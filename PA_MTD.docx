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65629548"/>
        <w:docPartObj>
          <w:docPartGallery w:val="Cover Pages"/>
          <w:docPartUnique/>
        </w:docPartObj>
      </w:sdtPr>
      <w:sdtEndPr/>
      <w:sdtContent>
        <w:p w14:paraId="2C0FE814" w14:textId="77777777" w:rsidR="0020294D" w:rsidRDefault="0020294D" w:rsidP="0020294D">
          <w:pPr>
            <w:rPr>
              <w:noProof/>
              <w:lang w:eastAsia="de-CH"/>
            </w:rPr>
          </w:pPr>
          <w:r>
            <w:rPr>
              <w:noProof/>
            </w:rPr>
            <w:drawing>
              <wp:anchor distT="0" distB="0" distL="114300" distR="114300" simplePos="0" relativeHeight="251658266" behindDoc="1" locked="0" layoutInCell="1" allowOverlap="1" wp14:anchorId="41353E52" wp14:editId="2590D16A">
                <wp:simplePos x="0" y="0"/>
                <wp:positionH relativeFrom="column">
                  <wp:posOffset>-914400</wp:posOffset>
                </wp:positionH>
                <wp:positionV relativeFrom="paragraph">
                  <wp:posOffset>-910700</wp:posOffset>
                </wp:positionV>
                <wp:extent cx="7557589" cy="10685217"/>
                <wp:effectExtent l="0" t="0" r="0" b="0"/>
                <wp:wrapNone/>
                <wp:docPr id="2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ZHAW-Universal.wm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557589" cy="1068521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p>
        <w:p w14:paraId="79470035" w14:textId="77777777" w:rsidR="0020294D" w:rsidRDefault="0020294D" w:rsidP="0020294D">
          <w:pPr>
            <w:rPr>
              <w:noProof/>
              <w:lang w:eastAsia="de-CH"/>
            </w:rPr>
          </w:pPr>
        </w:p>
        <w:p w14:paraId="33DFF341" w14:textId="77777777" w:rsidR="0020294D" w:rsidRDefault="0020294D" w:rsidP="0020294D">
          <w:pPr>
            <w:rPr>
              <w:noProof/>
              <w:lang w:eastAsia="de-CH"/>
            </w:rPr>
          </w:pPr>
        </w:p>
        <w:p w14:paraId="3183E426" w14:textId="77777777" w:rsidR="0020294D" w:rsidRPr="00932D5A" w:rsidRDefault="0020294D" w:rsidP="0020294D">
          <w:pPr>
            <w:rPr>
              <w:noProof/>
              <w:sz w:val="35"/>
              <w:szCs w:val="35"/>
              <w:lang w:eastAsia="de-CH"/>
            </w:rPr>
          </w:pPr>
        </w:p>
        <w:p w14:paraId="2BD44FFC" w14:textId="77777777" w:rsidR="0020294D" w:rsidRPr="00F934CF" w:rsidRDefault="0020294D" w:rsidP="0020294D">
          <w:pPr>
            <w:tabs>
              <w:tab w:val="left" w:pos="1276"/>
            </w:tabs>
            <w:ind w:left="1276"/>
            <w:rPr>
              <w:rFonts w:ascii="Arial" w:hAnsi="Arial" w:cs="Arial"/>
              <w:b/>
              <w:sz w:val="26"/>
              <w:szCs w:val="26"/>
              <w:u w:val="single"/>
            </w:rPr>
          </w:pPr>
        </w:p>
        <w:p w14:paraId="0B0D49A5" w14:textId="77777777" w:rsidR="0020294D" w:rsidRPr="001E2F1A" w:rsidRDefault="0020294D" w:rsidP="0020294D">
          <w:pPr>
            <w:tabs>
              <w:tab w:val="left" w:pos="1276"/>
            </w:tabs>
            <w:ind w:left="1276"/>
            <w:rPr>
              <w:rFonts w:ascii="Arial" w:hAnsi="Arial" w:cs="Arial"/>
              <w:b/>
              <w:sz w:val="42"/>
              <w:szCs w:val="42"/>
              <w:u w:val="single"/>
              <w:lang w:val="en-US"/>
              <w:rPrChange w:id="1" w:author="Cailleret Levi (cailllev)" w:date="2020-12-15T15:05:00Z">
                <w:rPr>
                  <w:rFonts w:ascii="Arial" w:hAnsi="Arial" w:cs="Arial"/>
                  <w:b/>
                  <w:sz w:val="42"/>
                  <w:szCs w:val="42"/>
                  <w:u w:val="single"/>
                </w:rPr>
              </w:rPrChange>
            </w:rPr>
          </w:pPr>
          <w:commentRangeStart w:id="2"/>
          <w:r w:rsidRPr="001E2F1A">
            <w:rPr>
              <w:rFonts w:ascii="Arial" w:hAnsi="Arial" w:cs="Arial"/>
              <w:b/>
              <w:sz w:val="42"/>
              <w:szCs w:val="42"/>
              <w:u w:val="single"/>
              <w:lang w:val="en-US"/>
              <w:rPrChange w:id="3" w:author="Cailleret Levi (cailllev)" w:date="2020-12-15T15:05:00Z">
                <w:rPr>
                  <w:rFonts w:ascii="Arial" w:hAnsi="Arial" w:cs="Arial"/>
                  <w:b/>
                  <w:sz w:val="42"/>
                  <w:szCs w:val="42"/>
                  <w:u w:val="single"/>
                </w:rPr>
              </w:rPrChange>
            </w:rPr>
            <w:t>Projektarbeit (IT)</w:t>
          </w:r>
          <w:commentRangeEnd w:id="2"/>
          <w:r w:rsidR="00815FD7" w:rsidRPr="00E3448A">
            <w:rPr>
              <w:rStyle w:val="CommentReference"/>
            </w:rPr>
            <w:commentReference w:id="2"/>
          </w:r>
        </w:p>
        <w:p w14:paraId="17CF0347" w14:textId="7B4D6FDE" w:rsidR="0020294D" w:rsidRPr="00D22612" w:rsidDel="00D22612" w:rsidRDefault="00D22612" w:rsidP="0020294D">
          <w:pPr>
            <w:tabs>
              <w:tab w:val="left" w:pos="1276"/>
            </w:tabs>
            <w:spacing w:before="120"/>
            <w:ind w:left="1276"/>
            <w:rPr>
              <w:del w:id="4" w:author="Bernhard Tellenbach" w:date="2020-12-12T12:05:00Z"/>
              <w:rFonts w:ascii="Arial" w:hAnsi="Arial" w:cs="Arial"/>
              <w:sz w:val="42"/>
              <w:szCs w:val="42"/>
              <w:lang w:val="en-US"/>
              <w:rPrChange w:id="5" w:author="Bernhard Tellenbach" w:date="2020-12-12T12:05:00Z">
                <w:rPr>
                  <w:del w:id="6" w:author="Bernhard Tellenbach" w:date="2020-12-12T12:05:00Z"/>
                  <w:rFonts w:ascii="Arial" w:hAnsi="Arial" w:cs="Arial"/>
                  <w:sz w:val="42"/>
                  <w:szCs w:val="42"/>
                </w:rPr>
              </w:rPrChange>
            </w:rPr>
          </w:pPr>
          <w:ins w:id="7" w:author="Bernhard Tellenbach" w:date="2020-12-12T12:05:00Z">
            <w:r w:rsidRPr="00D22612">
              <w:rPr>
                <w:rFonts w:ascii="Arial" w:hAnsi="Arial" w:cs="Arial"/>
                <w:sz w:val="42"/>
                <w:szCs w:val="42"/>
                <w:lang w:val="en-US"/>
                <w:rPrChange w:id="8" w:author="Bernhard Tellenbach" w:date="2020-12-12T12:05:00Z">
                  <w:rPr>
                    <w:rFonts w:ascii="Arial" w:hAnsi="Arial" w:cs="Arial"/>
                    <w:sz w:val="42"/>
                    <w:szCs w:val="42"/>
                  </w:rPr>
                </w:rPrChange>
              </w:rPr>
              <w:t xml:space="preserve">Machine Learning </w:t>
            </w:r>
            <w:r>
              <w:rPr>
                <w:rFonts w:ascii="Arial" w:hAnsi="Arial" w:cs="Arial"/>
                <w:sz w:val="42"/>
                <w:szCs w:val="42"/>
                <w:lang w:val="en-US"/>
              </w:rPr>
              <w:t>D</w:t>
            </w:r>
            <w:r w:rsidRPr="00D22612">
              <w:rPr>
                <w:rFonts w:ascii="Arial" w:hAnsi="Arial" w:cs="Arial"/>
                <w:sz w:val="42"/>
                <w:szCs w:val="42"/>
                <w:lang w:val="en-US"/>
                <w:rPrChange w:id="9" w:author="Bernhard Tellenbach" w:date="2020-12-12T12:05:00Z">
                  <w:rPr>
                    <w:rFonts w:ascii="Arial" w:hAnsi="Arial" w:cs="Arial"/>
                    <w:sz w:val="42"/>
                    <w:szCs w:val="42"/>
                  </w:rPr>
                </w:rPrChange>
              </w:rPr>
              <w:t xml:space="preserve">riven </w:t>
            </w:r>
            <w:r>
              <w:rPr>
                <w:rFonts w:ascii="Arial" w:hAnsi="Arial" w:cs="Arial"/>
                <w:sz w:val="42"/>
                <w:szCs w:val="42"/>
                <w:lang w:val="en-US"/>
              </w:rPr>
              <w:t>C</w:t>
            </w:r>
            <w:r w:rsidRPr="00D22612">
              <w:rPr>
                <w:rFonts w:ascii="Arial" w:hAnsi="Arial" w:cs="Arial"/>
                <w:sz w:val="42"/>
                <w:szCs w:val="42"/>
                <w:lang w:val="en-US"/>
                <w:rPrChange w:id="10" w:author="Bernhard Tellenbach" w:date="2020-12-12T12:05:00Z">
                  <w:rPr>
                    <w:rFonts w:ascii="Arial" w:hAnsi="Arial" w:cs="Arial"/>
                    <w:sz w:val="42"/>
                    <w:szCs w:val="42"/>
                  </w:rPr>
                </w:rPrChange>
              </w:rPr>
              <w:t xml:space="preserve">ontrol of Moving Target Defense (MTD) for </w:t>
            </w:r>
            <w:r>
              <w:rPr>
                <w:rFonts w:ascii="Arial" w:hAnsi="Arial" w:cs="Arial"/>
                <w:sz w:val="42"/>
                <w:szCs w:val="42"/>
                <w:lang w:val="en-US"/>
              </w:rPr>
              <w:t>C</w:t>
            </w:r>
            <w:r w:rsidRPr="00D22612">
              <w:rPr>
                <w:rFonts w:ascii="Arial" w:hAnsi="Arial" w:cs="Arial"/>
                <w:sz w:val="42"/>
                <w:szCs w:val="42"/>
                <w:lang w:val="en-US"/>
                <w:rPrChange w:id="11" w:author="Bernhard Tellenbach" w:date="2020-12-12T12:05:00Z">
                  <w:rPr>
                    <w:rFonts w:ascii="Arial" w:hAnsi="Arial" w:cs="Arial"/>
                    <w:sz w:val="42"/>
                    <w:szCs w:val="42"/>
                  </w:rPr>
                </w:rPrChange>
              </w:rPr>
              <w:t>ybersecurity</w:t>
            </w:r>
          </w:ins>
          <w:del w:id="12" w:author="Bernhard Tellenbach" w:date="2020-12-12T12:05:00Z">
            <w:r w:rsidR="0020294D" w:rsidRPr="00D22612" w:rsidDel="00D22612">
              <w:rPr>
                <w:rFonts w:ascii="Arial" w:hAnsi="Arial" w:cs="Arial"/>
                <w:sz w:val="42"/>
                <w:szCs w:val="42"/>
                <w:lang w:val="en-US"/>
                <w:rPrChange w:id="13" w:author="Bernhard Tellenbach" w:date="2020-12-12T12:05:00Z">
                  <w:rPr>
                    <w:rFonts w:ascii="Arial" w:hAnsi="Arial" w:cs="Arial"/>
                    <w:sz w:val="42"/>
                    <w:szCs w:val="42"/>
                  </w:rPr>
                </w:rPrChange>
              </w:rPr>
              <w:delText>Titel der Arbeit Titel der Arbeit Titel der Arbeit Titel der Arbeit Titel der Arbeit Titel der Arbeit Titel der Arbeit Titel der Arbeit Titel der Arbeit Titel der (max. 4 Zeilen)</w:delText>
            </w:r>
          </w:del>
        </w:p>
        <w:p w14:paraId="7BBD8771" w14:textId="77777777" w:rsidR="0020294D" w:rsidRPr="00D22612" w:rsidRDefault="0020294D" w:rsidP="0020294D">
          <w:pPr>
            <w:tabs>
              <w:tab w:val="left" w:pos="1276"/>
            </w:tabs>
            <w:spacing w:before="120"/>
            <w:ind w:left="1276"/>
            <w:rPr>
              <w:rFonts w:ascii="Arial" w:hAnsi="Arial" w:cs="Arial"/>
              <w:sz w:val="18"/>
              <w:szCs w:val="18"/>
              <w:lang w:val="en-US"/>
              <w:rPrChange w:id="14" w:author="Bernhard Tellenbach" w:date="2020-12-12T12:05:00Z">
                <w:rPr>
                  <w:rFonts w:ascii="Arial" w:hAnsi="Arial" w:cs="Arial"/>
                  <w:sz w:val="18"/>
                  <w:szCs w:val="18"/>
                </w:rPr>
              </w:rPrChange>
            </w:rPr>
          </w:pPr>
        </w:p>
        <w:tbl>
          <w:tblPr>
            <w:tblStyle w:val="TableGrid"/>
            <w:tblW w:w="0" w:type="auto"/>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20294D" w14:paraId="364B7233" w14:textId="77777777" w:rsidTr="00064E76">
            <w:tc>
              <w:tcPr>
                <w:tcW w:w="1951" w:type="dxa"/>
                <w:tcBorders>
                  <w:left w:val="nil"/>
                  <w:right w:val="nil"/>
                </w:tcBorders>
              </w:tcPr>
              <w:p w14:paraId="3101F349" w14:textId="77777777" w:rsidR="0020294D" w:rsidRDefault="0020294D" w:rsidP="00064E76">
                <w:pPr>
                  <w:tabs>
                    <w:tab w:val="left" w:pos="1276"/>
                  </w:tabs>
                  <w:spacing w:before="40"/>
                  <w:rPr>
                    <w:rFonts w:ascii="Arial" w:hAnsi="Arial" w:cs="Arial"/>
                    <w:b/>
                    <w:sz w:val="18"/>
                    <w:szCs w:val="18"/>
                  </w:rPr>
                </w:pPr>
                <w:r>
                  <w:rPr>
                    <w:rFonts w:ascii="Arial" w:hAnsi="Arial" w:cs="Arial"/>
                    <w:b/>
                    <w:sz w:val="18"/>
                    <w:szCs w:val="18"/>
                  </w:rPr>
                  <w:t>Autoren</w:t>
                </w:r>
              </w:p>
              <w:p w14:paraId="32DF0D77" w14:textId="77777777" w:rsidR="0020294D" w:rsidRDefault="0020294D" w:rsidP="00064E76">
                <w:pPr>
                  <w:tabs>
                    <w:tab w:val="left" w:pos="1276"/>
                  </w:tabs>
                  <w:spacing w:before="40"/>
                  <w:rPr>
                    <w:rFonts w:ascii="Arial" w:hAnsi="Arial" w:cs="Arial"/>
                    <w:b/>
                    <w:sz w:val="18"/>
                    <w:szCs w:val="18"/>
                  </w:rPr>
                </w:pPr>
              </w:p>
              <w:p w14:paraId="32144ED2" w14:textId="77777777" w:rsidR="0020294D" w:rsidRDefault="0020294D" w:rsidP="00064E76">
                <w:pPr>
                  <w:tabs>
                    <w:tab w:val="left" w:pos="1276"/>
                  </w:tabs>
                  <w:spacing w:before="40"/>
                  <w:rPr>
                    <w:rFonts w:ascii="Arial" w:hAnsi="Arial" w:cs="Arial"/>
                    <w:b/>
                    <w:sz w:val="18"/>
                    <w:szCs w:val="18"/>
                  </w:rPr>
                </w:pPr>
              </w:p>
              <w:p w14:paraId="502097CB" w14:textId="77777777" w:rsidR="0020294D" w:rsidRPr="00DF7C1F" w:rsidRDefault="0020294D" w:rsidP="00064E76">
                <w:pPr>
                  <w:tabs>
                    <w:tab w:val="left" w:pos="1276"/>
                  </w:tabs>
                  <w:spacing w:before="40"/>
                  <w:rPr>
                    <w:rFonts w:ascii="Arial" w:hAnsi="Arial" w:cs="Arial"/>
                    <w:b/>
                    <w:sz w:val="18"/>
                    <w:szCs w:val="18"/>
                  </w:rPr>
                </w:pPr>
              </w:p>
            </w:tc>
            <w:tc>
              <w:tcPr>
                <w:tcW w:w="236" w:type="dxa"/>
                <w:tcBorders>
                  <w:top w:val="nil"/>
                  <w:left w:val="nil"/>
                  <w:bottom w:val="nil"/>
                  <w:right w:val="nil"/>
                </w:tcBorders>
              </w:tcPr>
              <w:p w14:paraId="0D6C27DB" w14:textId="77777777" w:rsidR="0020294D" w:rsidRPr="00DF7C1F" w:rsidRDefault="0020294D" w:rsidP="00064E76">
                <w:pPr>
                  <w:tabs>
                    <w:tab w:val="left" w:pos="1276"/>
                  </w:tabs>
                  <w:spacing w:before="40"/>
                  <w:rPr>
                    <w:rFonts w:ascii="Arial" w:hAnsi="Arial" w:cs="Arial"/>
                    <w:b/>
                    <w:sz w:val="18"/>
                    <w:szCs w:val="18"/>
                  </w:rPr>
                </w:pPr>
              </w:p>
            </w:tc>
            <w:tc>
              <w:tcPr>
                <w:tcW w:w="5819" w:type="dxa"/>
                <w:tcBorders>
                  <w:left w:val="nil"/>
                  <w:right w:val="nil"/>
                </w:tcBorders>
              </w:tcPr>
              <w:p w14:paraId="0941BFA0" w14:textId="77777777" w:rsidR="0020294D" w:rsidRPr="00730839" w:rsidRDefault="0020294D" w:rsidP="00064E76">
                <w:pPr>
                  <w:tabs>
                    <w:tab w:val="left" w:pos="1276"/>
                  </w:tabs>
                  <w:spacing w:before="40"/>
                  <w:rPr>
                    <w:rFonts w:ascii="Arial" w:hAnsi="Arial" w:cs="Arial"/>
                    <w:sz w:val="18"/>
                    <w:szCs w:val="18"/>
                  </w:rPr>
                </w:pPr>
                <w:r>
                  <w:rPr>
                    <w:rFonts w:ascii="Arial" w:hAnsi="Arial" w:cs="Arial"/>
                    <w:sz w:val="18"/>
                    <w:szCs w:val="18"/>
                  </w:rPr>
                  <w:t>Levi</w:t>
                </w:r>
                <w:r w:rsidRPr="00730839">
                  <w:rPr>
                    <w:rFonts w:ascii="Arial" w:hAnsi="Arial" w:cs="Arial"/>
                    <w:sz w:val="18"/>
                    <w:szCs w:val="18"/>
                  </w:rPr>
                  <w:t xml:space="preserve"> </w:t>
                </w:r>
                <w:r>
                  <w:rPr>
                    <w:rFonts w:ascii="Arial" w:hAnsi="Arial" w:cs="Arial"/>
                    <w:sz w:val="18"/>
                    <w:szCs w:val="18"/>
                  </w:rPr>
                  <w:t>Cailleret</w:t>
                </w:r>
              </w:p>
              <w:p w14:paraId="3A61000B" w14:textId="77777777" w:rsidR="0020294D" w:rsidRPr="00730839" w:rsidRDefault="0020294D" w:rsidP="00064E76">
                <w:pPr>
                  <w:tabs>
                    <w:tab w:val="left" w:pos="1276"/>
                  </w:tabs>
                  <w:spacing w:before="40"/>
                  <w:rPr>
                    <w:rFonts w:ascii="Arial" w:hAnsi="Arial" w:cs="Arial"/>
                    <w:sz w:val="18"/>
                    <w:szCs w:val="18"/>
                  </w:rPr>
                </w:pPr>
                <w:r>
                  <w:rPr>
                    <w:rFonts w:ascii="Arial" w:hAnsi="Arial" w:cs="Arial"/>
                    <w:sz w:val="18"/>
                    <w:szCs w:val="18"/>
                  </w:rPr>
                  <w:t>Sascha</w:t>
                </w:r>
                <w:r w:rsidRPr="00730839">
                  <w:rPr>
                    <w:rFonts w:ascii="Arial" w:hAnsi="Arial" w:cs="Arial"/>
                    <w:sz w:val="18"/>
                    <w:szCs w:val="18"/>
                  </w:rPr>
                  <w:t xml:space="preserve"> </w:t>
                </w:r>
                <w:r>
                  <w:rPr>
                    <w:rFonts w:ascii="Arial" w:hAnsi="Arial" w:cs="Arial"/>
                    <w:sz w:val="18"/>
                    <w:szCs w:val="18"/>
                  </w:rPr>
                  <w:t>Kyburz</w:t>
                </w:r>
              </w:p>
            </w:tc>
          </w:tr>
          <w:tr w:rsidR="0020294D" w14:paraId="5409AB02" w14:textId="77777777" w:rsidTr="00064E76">
            <w:tc>
              <w:tcPr>
                <w:tcW w:w="1951" w:type="dxa"/>
                <w:tcBorders>
                  <w:left w:val="nil"/>
                  <w:right w:val="nil"/>
                </w:tcBorders>
              </w:tcPr>
              <w:p w14:paraId="0768DDF5" w14:textId="77777777" w:rsidR="0020294D" w:rsidRDefault="0020294D" w:rsidP="00064E76">
                <w:pPr>
                  <w:tabs>
                    <w:tab w:val="left" w:pos="1276"/>
                  </w:tabs>
                  <w:spacing w:before="40"/>
                  <w:rPr>
                    <w:rFonts w:ascii="Arial" w:hAnsi="Arial" w:cs="Arial"/>
                    <w:b/>
                    <w:sz w:val="18"/>
                    <w:szCs w:val="18"/>
                  </w:rPr>
                </w:pPr>
                <w:r>
                  <w:rPr>
                    <w:rFonts w:ascii="Arial" w:hAnsi="Arial" w:cs="Arial"/>
                    <w:b/>
                    <w:sz w:val="18"/>
                    <w:szCs w:val="18"/>
                  </w:rPr>
                  <w:t>Hauptbetreuung</w:t>
                </w:r>
              </w:p>
              <w:p w14:paraId="5D17A1CC" w14:textId="77777777" w:rsidR="0020294D" w:rsidRDefault="0020294D" w:rsidP="00064E76">
                <w:pPr>
                  <w:tabs>
                    <w:tab w:val="left" w:pos="1276"/>
                  </w:tabs>
                  <w:spacing w:before="40"/>
                  <w:rPr>
                    <w:rFonts w:ascii="Arial" w:hAnsi="Arial" w:cs="Arial"/>
                    <w:b/>
                    <w:sz w:val="18"/>
                    <w:szCs w:val="18"/>
                  </w:rPr>
                </w:pPr>
              </w:p>
              <w:p w14:paraId="6EA6E5E0" w14:textId="77777777" w:rsidR="0020294D" w:rsidRDefault="0020294D" w:rsidP="00064E76">
                <w:pPr>
                  <w:tabs>
                    <w:tab w:val="left" w:pos="1276"/>
                  </w:tabs>
                  <w:spacing w:before="40"/>
                  <w:rPr>
                    <w:rFonts w:ascii="Arial" w:hAnsi="Arial" w:cs="Arial"/>
                    <w:b/>
                    <w:sz w:val="18"/>
                    <w:szCs w:val="18"/>
                  </w:rPr>
                </w:pPr>
              </w:p>
              <w:p w14:paraId="13CDA941" w14:textId="77777777" w:rsidR="0020294D" w:rsidRPr="00DF7C1F" w:rsidRDefault="0020294D" w:rsidP="00064E76">
                <w:pPr>
                  <w:tabs>
                    <w:tab w:val="left" w:pos="1276"/>
                  </w:tabs>
                  <w:spacing w:before="40"/>
                  <w:rPr>
                    <w:rFonts w:ascii="Arial" w:hAnsi="Arial" w:cs="Arial"/>
                    <w:b/>
                    <w:sz w:val="18"/>
                    <w:szCs w:val="18"/>
                  </w:rPr>
                </w:pPr>
              </w:p>
            </w:tc>
            <w:tc>
              <w:tcPr>
                <w:tcW w:w="236" w:type="dxa"/>
                <w:tcBorders>
                  <w:top w:val="nil"/>
                  <w:left w:val="nil"/>
                  <w:bottom w:val="nil"/>
                  <w:right w:val="nil"/>
                </w:tcBorders>
              </w:tcPr>
              <w:p w14:paraId="53E2E539" w14:textId="77777777" w:rsidR="0020294D" w:rsidRPr="00DF7C1F" w:rsidRDefault="0020294D" w:rsidP="00064E76">
                <w:pPr>
                  <w:tabs>
                    <w:tab w:val="left" w:pos="1276"/>
                  </w:tabs>
                  <w:spacing w:before="40"/>
                  <w:rPr>
                    <w:rFonts w:ascii="Arial" w:hAnsi="Arial" w:cs="Arial"/>
                    <w:b/>
                    <w:sz w:val="18"/>
                    <w:szCs w:val="18"/>
                  </w:rPr>
                </w:pPr>
              </w:p>
            </w:tc>
            <w:tc>
              <w:tcPr>
                <w:tcW w:w="5819" w:type="dxa"/>
                <w:tcBorders>
                  <w:left w:val="nil"/>
                  <w:right w:val="nil"/>
                </w:tcBorders>
              </w:tcPr>
              <w:p w14:paraId="4280A7E7" w14:textId="59BDA8B1" w:rsidR="0020294D" w:rsidRPr="00730839" w:rsidRDefault="00D22612" w:rsidP="00064E76">
                <w:pPr>
                  <w:tabs>
                    <w:tab w:val="left" w:pos="1276"/>
                  </w:tabs>
                  <w:spacing w:before="40"/>
                  <w:rPr>
                    <w:rFonts w:ascii="Arial" w:hAnsi="Arial" w:cs="Arial"/>
                    <w:sz w:val="18"/>
                    <w:szCs w:val="18"/>
                  </w:rPr>
                </w:pPr>
                <w:ins w:id="15" w:author="Bernhard Tellenbach" w:date="2020-12-12T12:05:00Z">
                  <w:r>
                    <w:rPr>
                      <w:rFonts w:ascii="Arial" w:hAnsi="Arial" w:cs="Arial"/>
                      <w:sz w:val="18"/>
                      <w:szCs w:val="18"/>
                    </w:rPr>
                    <w:t xml:space="preserve">Dr. </w:t>
                  </w:r>
                </w:ins>
                <w:r w:rsidR="0020294D">
                  <w:rPr>
                    <w:rFonts w:ascii="Arial" w:hAnsi="Arial" w:cs="Arial"/>
                    <w:sz w:val="18"/>
                    <w:szCs w:val="18"/>
                  </w:rPr>
                  <w:t>Gürkan Gür</w:t>
                </w:r>
              </w:p>
              <w:p w14:paraId="5CB62DD8" w14:textId="7BE28EEE" w:rsidR="0020294D" w:rsidRPr="00730839" w:rsidRDefault="00D22612" w:rsidP="00064E76">
                <w:pPr>
                  <w:tabs>
                    <w:tab w:val="left" w:pos="1276"/>
                  </w:tabs>
                  <w:spacing w:before="40"/>
                  <w:rPr>
                    <w:rFonts w:ascii="Arial" w:hAnsi="Arial" w:cs="Arial"/>
                    <w:sz w:val="18"/>
                    <w:szCs w:val="18"/>
                  </w:rPr>
                </w:pPr>
                <w:ins w:id="16" w:author="Bernhard Tellenbach" w:date="2020-12-12T12:05:00Z">
                  <w:r>
                    <w:rPr>
                      <w:rFonts w:ascii="Arial" w:hAnsi="Arial" w:cs="Arial"/>
                      <w:sz w:val="18"/>
                      <w:szCs w:val="18"/>
                    </w:rPr>
                    <w:t xml:space="preserve">Prof. Dr. </w:t>
                  </w:r>
                </w:ins>
                <w:r w:rsidR="0020294D">
                  <w:rPr>
                    <w:rFonts w:ascii="Arial" w:hAnsi="Arial" w:cs="Arial"/>
                    <w:sz w:val="18"/>
                    <w:szCs w:val="18"/>
                  </w:rPr>
                  <w:t>Bernhard</w:t>
                </w:r>
                <w:r w:rsidR="0020294D" w:rsidRPr="00730839">
                  <w:rPr>
                    <w:rFonts w:ascii="Arial" w:hAnsi="Arial" w:cs="Arial"/>
                    <w:sz w:val="18"/>
                    <w:szCs w:val="18"/>
                  </w:rPr>
                  <w:t xml:space="preserve"> </w:t>
                </w:r>
                <w:r w:rsidR="0020294D">
                  <w:rPr>
                    <w:rFonts w:ascii="Arial" w:hAnsi="Arial" w:cs="Arial"/>
                    <w:sz w:val="18"/>
                    <w:szCs w:val="18"/>
                  </w:rPr>
                  <w:t>Tellenbach</w:t>
                </w:r>
              </w:p>
            </w:tc>
          </w:tr>
          <w:tr w:rsidR="0020294D" w14:paraId="01AADDF1" w14:textId="77777777" w:rsidTr="00064E76">
            <w:tc>
              <w:tcPr>
                <w:tcW w:w="1951" w:type="dxa"/>
                <w:tcBorders>
                  <w:left w:val="nil"/>
                  <w:bottom w:val="nil"/>
                  <w:right w:val="nil"/>
                </w:tcBorders>
              </w:tcPr>
              <w:p w14:paraId="11F24904" w14:textId="77777777" w:rsidR="0020294D" w:rsidRDefault="0020294D" w:rsidP="00064E76">
                <w:pPr>
                  <w:tabs>
                    <w:tab w:val="left" w:pos="1276"/>
                  </w:tabs>
                  <w:spacing w:before="40"/>
                  <w:rPr>
                    <w:rFonts w:ascii="Arial" w:hAnsi="Arial" w:cs="Arial"/>
                    <w:b/>
                    <w:sz w:val="18"/>
                    <w:szCs w:val="18"/>
                  </w:rPr>
                </w:pPr>
                <w:r>
                  <w:rPr>
                    <w:rFonts w:ascii="Arial" w:hAnsi="Arial" w:cs="Arial"/>
                    <w:b/>
                    <w:sz w:val="18"/>
                    <w:szCs w:val="18"/>
                  </w:rPr>
                  <w:t>Datum</w:t>
                </w:r>
              </w:p>
              <w:p w14:paraId="16E7D767" w14:textId="77777777" w:rsidR="0020294D" w:rsidRDefault="0020294D" w:rsidP="00064E76">
                <w:pPr>
                  <w:tabs>
                    <w:tab w:val="left" w:pos="1276"/>
                  </w:tabs>
                  <w:spacing w:before="40"/>
                  <w:rPr>
                    <w:rFonts w:ascii="Arial" w:hAnsi="Arial" w:cs="Arial"/>
                    <w:b/>
                    <w:sz w:val="18"/>
                    <w:szCs w:val="18"/>
                  </w:rPr>
                </w:pPr>
              </w:p>
              <w:p w14:paraId="573F3FB1" w14:textId="77777777" w:rsidR="0020294D" w:rsidRPr="00DF7C1F" w:rsidRDefault="0020294D" w:rsidP="00064E76">
                <w:pPr>
                  <w:tabs>
                    <w:tab w:val="left" w:pos="1276"/>
                  </w:tabs>
                  <w:spacing w:before="40"/>
                  <w:rPr>
                    <w:rFonts w:ascii="Arial" w:hAnsi="Arial" w:cs="Arial"/>
                    <w:b/>
                    <w:sz w:val="18"/>
                    <w:szCs w:val="18"/>
                  </w:rPr>
                </w:pPr>
              </w:p>
            </w:tc>
            <w:tc>
              <w:tcPr>
                <w:tcW w:w="236" w:type="dxa"/>
                <w:tcBorders>
                  <w:top w:val="nil"/>
                  <w:left w:val="nil"/>
                  <w:bottom w:val="nil"/>
                  <w:right w:val="nil"/>
                </w:tcBorders>
              </w:tcPr>
              <w:p w14:paraId="307B48C3" w14:textId="77777777" w:rsidR="0020294D" w:rsidRPr="00DF7C1F" w:rsidRDefault="0020294D" w:rsidP="00064E76">
                <w:pPr>
                  <w:tabs>
                    <w:tab w:val="left" w:pos="1276"/>
                  </w:tabs>
                  <w:spacing w:before="40"/>
                  <w:rPr>
                    <w:rFonts w:ascii="Arial" w:hAnsi="Arial" w:cs="Arial"/>
                    <w:b/>
                    <w:sz w:val="18"/>
                    <w:szCs w:val="18"/>
                  </w:rPr>
                </w:pPr>
              </w:p>
            </w:tc>
            <w:tc>
              <w:tcPr>
                <w:tcW w:w="5819" w:type="dxa"/>
                <w:tcBorders>
                  <w:left w:val="nil"/>
                  <w:bottom w:val="nil"/>
                  <w:right w:val="nil"/>
                </w:tcBorders>
              </w:tcPr>
              <w:p w14:paraId="04A3240E" w14:textId="77777777" w:rsidR="0020294D" w:rsidRPr="00730839" w:rsidRDefault="0020294D" w:rsidP="00064E76">
                <w:pPr>
                  <w:tabs>
                    <w:tab w:val="left" w:pos="1276"/>
                  </w:tabs>
                  <w:spacing w:before="40"/>
                  <w:rPr>
                    <w:rFonts w:ascii="Arial" w:hAnsi="Arial" w:cs="Arial"/>
                    <w:sz w:val="18"/>
                    <w:szCs w:val="18"/>
                  </w:rPr>
                </w:pPr>
                <w:r>
                  <w:rPr>
                    <w:rFonts w:ascii="Arial" w:hAnsi="Arial" w:cs="Arial"/>
                    <w:sz w:val="18"/>
                    <w:szCs w:val="18"/>
                  </w:rPr>
                  <w:t>19.12.2020</w:t>
                </w:r>
              </w:p>
            </w:tc>
          </w:tr>
        </w:tbl>
        <w:p w14:paraId="13112A84" w14:textId="77777777" w:rsidR="0020294D" w:rsidRPr="00C048D1" w:rsidRDefault="0020294D" w:rsidP="0020294D">
          <w:pPr>
            <w:tabs>
              <w:tab w:val="left" w:pos="1276"/>
            </w:tabs>
            <w:rPr>
              <w:rFonts w:ascii="Arial" w:hAnsi="Arial" w:cs="Arial"/>
              <w:color w:val="A6A6A6" w:themeColor="background1" w:themeShade="A6"/>
              <w:sz w:val="16"/>
              <w:szCs w:val="16"/>
            </w:rPr>
          </w:pPr>
        </w:p>
        <w:p w14:paraId="646F795B" w14:textId="1498B3C5" w:rsidR="0020294D" w:rsidRDefault="0020294D" w:rsidP="00EE1E53"/>
        <w:p w14:paraId="22244668" w14:textId="77777777" w:rsidR="0020294D" w:rsidRDefault="0020294D">
          <w:pPr>
            <w:jc w:val="left"/>
          </w:pPr>
          <w:r>
            <w:br w:type="page"/>
          </w:r>
        </w:p>
        <w:p w14:paraId="549FEACC" w14:textId="5B556DDB" w:rsidR="008456FD" w:rsidRPr="00BB0853" w:rsidRDefault="00AA303D" w:rsidP="00BB0853">
          <w:pPr>
            <w:pStyle w:val="Heading1withoutnumbers"/>
          </w:pPr>
          <w:bookmarkStart w:id="17" w:name="_Toc59300811"/>
          <w:r>
            <w:lastRenderedPageBreak/>
            <w:t>Formular</w:t>
          </w:r>
          <w:bookmarkEnd w:id="17"/>
        </w:p>
        <w:p w14:paraId="4FE0FDE6" w14:textId="6ACBB4EE" w:rsidR="004C6E30" w:rsidRPr="00226D28" w:rsidRDefault="004C6E30" w:rsidP="00BB0853">
          <w:pPr>
            <w:pStyle w:val="Heading2withoutnumbers"/>
          </w:pPr>
          <w:bookmarkStart w:id="18" w:name="_Toc59300812"/>
          <w:r w:rsidRPr="00BB0853">
            <w:t>Eigenständigkeitserklärung</w:t>
          </w:r>
          <w:bookmarkEnd w:id="18"/>
        </w:p>
        <w:p w14:paraId="29E65CCD" w14:textId="77777777" w:rsidR="00045B97" w:rsidRDefault="00045B97" w:rsidP="00045B97">
          <w:r>
            <w:t xml:space="preserve">Mit </w:t>
          </w:r>
          <w:r w:rsidRPr="00ED3B04">
            <w:t>der Abgabe dieser</w:t>
          </w:r>
          <w:r>
            <w:t xml:space="preserve"> Projektarbeit versichert der/die Studierende, dass er/sie die Arbeit selbständig und ohne fremde Hilfe verfasst hat. (Bei Gruppenarbeiten gelten die Leistungen der übrigen Gruppenmitglieder nicht als fremde Hilfe.) </w:t>
          </w:r>
        </w:p>
        <w:p w14:paraId="4A81061A" w14:textId="52D3FEE4" w:rsidR="00045B97" w:rsidRDefault="00045B97" w:rsidP="00045B97">
          <w:r>
            <w:t xml:space="preserve">Der/die unterzeichnende Studierende erklärt, dass alle zitierten Quellen (auch Internetseiten) im Text oder Anhang korrekt nachgewiesen sind, d.h. dass die Projektarbeit keine Plagiate enthält, also keine Teile, die teilweise oder vollständig aus einem fremden Text oder einer fremden Arbeit unter Vorgabe der eigenen Urheberschaft bzw. ohne Quellenangabe übernommen worden sind. </w:t>
          </w:r>
        </w:p>
        <w:p w14:paraId="1A797B8F" w14:textId="14A2F440" w:rsidR="00021E18" w:rsidRPr="00045B97" w:rsidRDefault="00045B97" w:rsidP="00045B97">
          <w:pPr>
            <w:rPr>
              <w:color w:val="FF0000"/>
            </w:rPr>
          </w:pPr>
          <w:r w:rsidRPr="00045B97">
            <w:rPr>
              <w:color w:val="FF0000"/>
            </w:rPr>
            <w:t>Bei Verfehlungen aller Art treten die Paragraphen 39 und 40 (Unredlichkeit und Verfahren bei Unredlichkeit) der ZHAW Prüfungsordnung sowie die Bestimmungen der Disziplinarmassnahmen der Hochschulordnung in Kraft.</w:t>
          </w:r>
        </w:p>
        <w:p w14:paraId="32735761" w14:textId="77777777" w:rsidR="009B13AB" w:rsidRPr="00021E18" w:rsidRDefault="009B13AB" w:rsidP="00EE1E53"/>
        <w:p w14:paraId="2C0F9D85" w14:textId="02688C7E" w:rsidR="008404AF" w:rsidRDefault="007B2F48" w:rsidP="007677B7">
          <w:pPr>
            <w:tabs>
              <w:tab w:val="left" w:pos="2127"/>
            </w:tabs>
          </w:pPr>
          <w:ins w:id="19" w:author="Cailleret Levi (cailllev)" w:date="2020-12-18T10:22:00Z">
            <w:r>
              <w:rPr>
                <w:noProof/>
              </w:rPr>
              <w:drawing>
                <wp:anchor distT="0" distB="0" distL="114300" distR="114300" simplePos="0" relativeHeight="251658264" behindDoc="1" locked="0" layoutInCell="1" allowOverlap="1" wp14:anchorId="08D8D4C4" wp14:editId="7B749AEA">
                  <wp:simplePos x="0" y="0"/>
                  <wp:positionH relativeFrom="column">
                    <wp:posOffset>4048626</wp:posOffset>
                  </wp:positionH>
                  <wp:positionV relativeFrom="paragraph">
                    <wp:posOffset>7086</wp:posOffset>
                  </wp:positionV>
                  <wp:extent cx="1491615" cy="548421"/>
                  <wp:effectExtent l="0" t="0" r="0" b="444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1615" cy="548421"/>
                          </a:xfrm>
                          <a:prstGeom prst="rect">
                            <a:avLst/>
                          </a:prstGeom>
                          <a:noFill/>
                          <a:ln>
                            <a:noFill/>
                          </a:ln>
                        </pic:spPr>
                      </pic:pic>
                    </a:graphicData>
                  </a:graphic>
                  <wp14:sizeRelH relativeFrom="margin">
                    <wp14:pctWidth>0</wp14:pctWidth>
                  </wp14:sizeRelH>
                  <wp14:sizeRelV relativeFrom="margin">
                    <wp14:pctHeight>0</wp14:pctHeight>
                  </wp14:sizeRelV>
                </wp:anchor>
              </w:drawing>
            </w:r>
          </w:ins>
          <w:r w:rsidR="00EC48A0">
            <w:t>Vorname, Name</w:t>
          </w:r>
          <w:r w:rsidR="0087794A">
            <w:t>:</w:t>
          </w:r>
          <w:r w:rsidR="0087794A">
            <w:tab/>
          </w:r>
          <w:ins w:id="20" w:author="Cailleret Levi (cailllev)" w:date="2020-12-18T10:23:00Z">
            <w:r>
              <w:t>Levi Cailleret</w:t>
            </w:r>
          </w:ins>
          <w:del w:id="21" w:author="Cailleret Levi (cailllev)" w:date="2020-12-18T10:23:00Z">
            <w:r w:rsidR="0087794A" w:rsidDel="007B2F48">
              <w:delText>_______________________</w:delText>
            </w:r>
          </w:del>
        </w:p>
        <w:p w14:paraId="4185E0FC" w14:textId="37350947" w:rsidR="004C6E30" w:rsidRPr="00226D28" w:rsidRDefault="004C6E30" w:rsidP="007677B7">
          <w:pPr>
            <w:tabs>
              <w:tab w:val="left" w:pos="2127"/>
            </w:tabs>
          </w:pPr>
          <w:r w:rsidRPr="00226D28">
            <w:t>Ort, Datum</w:t>
          </w:r>
          <w:ins w:id="22" w:author="Cailleret Levi (cailllev)" w:date="2020-12-18T10:24:00Z">
            <w:r w:rsidR="00F02D3F">
              <w:t>:</w:t>
            </w:r>
          </w:ins>
          <w:r>
            <w:tab/>
          </w:r>
          <w:ins w:id="23" w:author="Cailleret Levi (cailllev)" w:date="2020-12-18T10:23:00Z">
            <w:r w:rsidR="00892D90">
              <w:t>Bütschwil, 18.12.2020</w:t>
            </w:r>
            <w:r w:rsidR="00892D90">
              <w:tab/>
            </w:r>
          </w:ins>
          <w:del w:id="24" w:author="Cailleret Levi (cailllev)" w:date="2020-12-18T10:23:00Z">
            <w:r w:rsidR="0087794A" w:rsidDel="00892D90">
              <w:delText>_______________________</w:delText>
            </w:r>
          </w:del>
          <w:r w:rsidR="0087794A">
            <w:tab/>
          </w:r>
          <w:r w:rsidRPr="00226D28">
            <w:t>Unterschrift</w:t>
          </w:r>
          <w:r w:rsidR="0087794A">
            <w:t>:</w:t>
          </w:r>
          <w:r w:rsidR="00850A87">
            <w:tab/>
            <w:t>_______________________</w:t>
          </w:r>
        </w:p>
        <w:p w14:paraId="0A2F8515" w14:textId="4FFCF492" w:rsidR="00850A87" w:rsidRPr="00021E18" w:rsidRDefault="007619AE" w:rsidP="00EE1E53">
          <w:ins w:id="25" w:author="Kyburz Sascha (kybursas)" w:date="2020-12-18T10:24:00Z">
            <w:r>
              <w:rPr>
                <w:noProof/>
              </w:rPr>
              <w:drawing>
                <wp:anchor distT="0" distB="0" distL="114300" distR="114300" simplePos="0" relativeHeight="251658265" behindDoc="1" locked="0" layoutInCell="1" allowOverlap="1" wp14:anchorId="7F326F30" wp14:editId="76E76A59">
                  <wp:simplePos x="0" y="0"/>
                  <wp:positionH relativeFrom="column">
                    <wp:posOffset>3840121</wp:posOffset>
                  </wp:positionH>
                  <wp:positionV relativeFrom="paragraph">
                    <wp:posOffset>148038</wp:posOffset>
                  </wp:positionV>
                  <wp:extent cx="1987550" cy="842645"/>
                  <wp:effectExtent l="0" t="0" r="0" b="0"/>
                  <wp:wrapNone/>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7550" cy="842645"/>
                          </a:xfrm>
                          <a:prstGeom prst="rect">
                            <a:avLst/>
                          </a:prstGeom>
                          <a:noFill/>
                          <a:ln>
                            <a:noFill/>
                          </a:ln>
                        </pic:spPr>
                      </pic:pic>
                    </a:graphicData>
                  </a:graphic>
                </wp:anchor>
              </w:drawing>
            </w:r>
          </w:ins>
        </w:p>
        <w:p w14:paraId="5C111A12" w14:textId="11F9F054" w:rsidR="00850A87" w:rsidRDefault="00850A87" w:rsidP="00EE1E53">
          <w:r>
            <w:t>Vorname, Name:</w:t>
          </w:r>
          <w:r>
            <w:tab/>
          </w:r>
          <w:ins w:id="26" w:author="Kyburz Sascha (kybursas)" w:date="2020-12-18T10:24:00Z">
            <w:r w:rsidR="007619AE">
              <w:t>Sascha Kyburz</w:t>
            </w:r>
          </w:ins>
          <w:del w:id="27" w:author="Cailleret Levi (cailllev)" w:date="2020-12-18T10:25:00Z">
            <w:r w:rsidDel="006C7762">
              <w:delText>_______________________</w:delText>
            </w:r>
          </w:del>
        </w:p>
        <w:p w14:paraId="1721FB29" w14:textId="3619AC76" w:rsidR="00850A87" w:rsidRPr="00226D28" w:rsidRDefault="00850A87" w:rsidP="007677B7">
          <w:pPr>
            <w:tabs>
              <w:tab w:val="left" w:pos="2127"/>
            </w:tabs>
          </w:pPr>
          <w:r w:rsidRPr="00226D28">
            <w:t>Ort, Datum</w:t>
          </w:r>
          <w:ins w:id="28" w:author="Cailleret Levi (cailllev)" w:date="2020-12-18T10:24:00Z">
            <w:r w:rsidR="00F02D3F">
              <w:t>:</w:t>
            </w:r>
          </w:ins>
          <w:ins w:id="29" w:author="Kyburz Sascha (kybursas)" w:date="2020-12-18T10:24:00Z">
            <w:r>
              <w:tab/>
            </w:r>
            <w:r w:rsidR="00F476E6">
              <w:t>K</w:t>
            </w:r>
          </w:ins>
          <w:ins w:id="30" w:author="Kyburz Sascha (kybursas)" w:date="2020-12-18T10:25:00Z">
            <w:r w:rsidR="00F476E6">
              <w:t>reuzlingen, 18.12.2020</w:t>
            </w:r>
          </w:ins>
          <w:del w:id="31" w:author="Kyburz Sascha (kybursas)" w:date="2020-12-18T10:24:00Z">
            <w:r w:rsidDel="007619AE">
              <w:tab/>
            </w:r>
            <w:r>
              <w:delText>_______________________</w:delText>
            </w:r>
          </w:del>
          <w:r>
            <w:tab/>
          </w:r>
          <w:r w:rsidRPr="00226D28">
            <w:t>Unterschrift</w:t>
          </w:r>
          <w:r>
            <w:t>:</w:t>
          </w:r>
          <w:r>
            <w:tab/>
            <w:t>_______________________</w:t>
          </w:r>
        </w:p>
        <w:p w14:paraId="146F6D5F" w14:textId="2CFB88D6" w:rsidR="008456FD" w:rsidRDefault="008456FD" w:rsidP="00EE1E53"/>
        <w:p w14:paraId="48BD36E2" w14:textId="1BCF47DA" w:rsidR="00050EBA" w:rsidRDefault="00050EBA" w:rsidP="00EE1E53"/>
        <w:p w14:paraId="7A044804" w14:textId="77777777" w:rsidR="00050EBA" w:rsidRPr="00850A87" w:rsidRDefault="00050EBA" w:rsidP="00EE1E53"/>
        <w:p w14:paraId="24FF2294" w14:textId="7966E962" w:rsidR="008456FD" w:rsidRDefault="00725378" w:rsidP="00EE1E53">
          <w:r>
            <w:br w:type="page"/>
          </w:r>
        </w:p>
        <w:p w14:paraId="42EF435A" w14:textId="03FFC15B" w:rsidR="00944236" w:rsidRDefault="00955222" w:rsidP="00955222">
          <w:pPr>
            <w:pStyle w:val="Heading1withoutnumbers"/>
            <w:rPr>
              <w:del w:id="32" w:author="Kyburz Sascha (kybursas)" w:date="2020-12-14T10:25:00Z"/>
            </w:rPr>
          </w:pPr>
          <w:bookmarkStart w:id="33" w:name="_Toc59300813"/>
          <w:r>
            <w:lastRenderedPageBreak/>
            <w:t>Zusammenfassung</w:t>
          </w:r>
          <w:bookmarkEnd w:id="33"/>
        </w:p>
        <w:p w14:paraId="4FF1DBCA" w14:textId="77777777" w:rsidR="00A8313D" w:rsidRPr="00A8313D" w:rsidRDefault="00A8313D">
          <w:pPr>
            <w:pStyle w:val="Heading1withoutnumbers"/>
            <w:rPr>
              <w:ins w:id="34" w:author="Kyburz Sascha (kybursas)" w:date="2020-12-14T10:19:00Z"/>
            </w:rPr>
            <w:pPrChange w:id="35" w:author="Kyburz Sascha (kybursas)" w:date="2020-12-14T10:27:00Z">
              <w:pPr/>
            </w:pPrChange>
          </w:pPr>
        </w:p>
        <w:p w14:paraId="1EC8D445" w14:textId="5DF23FAC" w:rsidR="00E4053B" w:rsidRPr="0054303F" w:rsidRDefault="00E4053B">
          <w:pPr>
            <w:rPr>
              <w:ins w:id="36" w:author="Kyburz Sascha (kybursas)" w:date="2020-12-14T10:18:00Z"/>
            </w:rPr>
            <w:pPrChange w:id="37" w:author="Kyburz Sascha (kybursas)" w:date="2020-12-14T10:21:00Z">
              <w:pPr>
                <w:pStyle w:val="CommentText"/>
              </w:pPr>
            </w:pPrChange>
          </w:pPr>
          <w:ins w:id="38" w:author="Kyburz Sascha (kybursas)" w:date="2020-12-14T10:19:00Z">
            <w:r>
              <w:t>Diese Arbeit beschäftigt sich mit Moving Target Defense (MTD) im Zusammenhang mit Reinforcement Learning.</w:t>
            </w:r>
          </w:ins>
          <w:ins w:id="39" w:author="Kyburz Sascha (kybursas)" w:date="2020-12-14T10:20:00Z">
            <w:r w:rsidR="00990D33">
              <w:t xml:space="preserve"> </w:t>
            </w:r>
          </w:ins>
          <w:ins w:id="40" w:author="Kyburz Sascha (kybursas)" w:date="2020-12-14T10:18:00Z">
            <w:r w:rsidRPr="0054303F">
              <w:t xml:space="preserve">Die Asymmetrie zwischen Angreifern und </w:t>
            </w:r>
            <w:r w:rsidRPr="008444E2">
              <w:t xml:space="preserve">Verteidigern ist ein großes Problem beim Schutz von Informationssystemen. </w:t>
            </w:r>
          </w:ins>
          <w:ins w:id="41" w:author="Kyburz Sascha (kybursas)" w:date="2020-12-14T10:20:00Z">
            <w:r w:rsidR="00E709A7">
              <w:t>Angreifer</w:t>
            </w:r>
          </w:ins>
          <w:ins w:id="42" w:author="Kyburz Sascha (kybursas)" w:date="2020-12-14T10:18:00Z">
            <w:r w:rsidRPr="0054303F">
              <w:t xml:space="preserve"> </w:t>
            </w:r>
            <w:r w:rsidRPr="008444E2">
              <w:t xml:space="preserve">müssen nur eine einzige Schwachstelle finden, um erfolgreich zu sein. </w:t>
            </w:r>
          </w:ins>
          <w:ins w:id="43" w:author="Kyburz Sascha (kybursas)" w:date="2020-12-14T10:20:00Z">
            <w:r w:rsidR="00E709A7">
              <w:t>Verteidiger</w:t>
            </w:r>
          </w:ins>
          <w:ins w:id="44" w:author="Kyburz Sascha (kybursas)" w:date="2020-12-14T10:18:00Z">
            <w:r w:rsidRPr="0054303F">
              <w:t xml:space="preserve"> müssen alle Schwachstellen </w:t>
            </w:r>
            <w:del w:id="45" w:author="Cailleret Levi (cailllev)" w:date="2020-12-19T19:06:00Z">
              <w:r w:rsidRPr="008B4A42" w:rsidDel="00C81368">
                <w:delText>stopfen</w:delText>
              </w:r>
            </w:del>
          </w:ins>
          <w:ins w:id="46" w:author="Cailleret Levi (cailllev)" w:date="2020-12-19T19:06:00Z">
            <w:r w:rsidR="00C81368">
              <w:t>verschliessen</w:t>
            </w:r>
          </w:ins>
          <w:ins w:id="47" w:author="Kyburz Sascha (kybursas)" w:date="2020-12-14T10:21:00Z">
            <w:r w:rsidR="001F0177" w:rsidRPr="00574F63">
              <w:t>,</w:t>
            </w:r>
          </w:ins>
          <w:ins w:id="48" w:author="Kyburz Sascha (kybursas)" w:date="2020-12-14T10:20:00Z">
            <w:r w:rsidR="00E709A7">
              <w:t xml:space="preserve"> um sicher zu sein</w:t>
            </w:r>
          </w:ins>
          <w:ins w:id="49" w:author="Kyburz Sascha (kybursas)" w:date="2020-12-14T10:18:00Z">
            <w:r w:rsidRPr="0054303F">
              <w:t>.</w:t>
            </w:r>
            <w:r w:rsidRPr="008444E2">
              <w:t xml:space="preserve"> Moving-Target-Defense (MTD) macht die Identifikation und Ausnutzung solcher Schwachstellen schwierig, da MTD den Angreifern ein sich ständig </w:t>
            </w:r>
          </w:ins>
          <w:ins w:id="50" w:author="Kyburz Sascha (kybursas)" w:date="2020-12-14T10:21:00Z">
            <w:r w:rsidR="00F83128">
              <w:t>veränderndes</w:t>
            </w:r>
          </w:ins>
          <w:ins w:id="51" w:author="Kyburz Sascha (kybursas)" w:date="2020-12-14T10:18:00Z">
            <w:r w:rsidRPr="0054303F">
              <w:t xml:space="preserve"> </w:t>
            </w:r>
            <w:r w:rsidRPr="008444E2">
              <w:t xml:space="preserve">Informationssystem präsentiert. </w:t>
            </w:r>
          </w:ins>
          <w:ins w:id="52" w:author="Kyburz Sascha (kybursas)" w:date="2020-12-14T10:22:00Z">
            <w:r w:rsidR="009E20A5">
              <w:t>Der deutliche Schwachpunkt der MTD ist die Entscheidung zu fällen</w:t>
            </w:r>
          </w:ins>
          <w:ins w:id="53" w:author="Cailleret Levi (cailllev)" w:date="2020-12-19T19:06:00Z">
            <w:r w:rsidR="00C81368">
              <w:t>,</w:t>
            </w:r>
          </w:ins>
          <w:ins w:id="54" w:author="Kyburz Sascha (kybursas)" w:date="2020-12-14T10:22:00Z">
            <w:r w:rsidR="009E20A5">
              <w:t xml:space="preserve"> wann welche Aktion </w:t>
            </w:r>
            <w:r w:rsidR="002F620F">
              <w:t xml:space="preserve">zur Abwehr </w:t>
            </w:r>
          </w:ins>
          <w:ins w:id="55" w:author="Kyburz Sascha (kybursas)" w:date="2020-12-14T10:23:00Z">
            <w:r w:rsidR="00441FC9">
              <w:t>sinnvoll und richtig ist.</w:t>
            </w:r>
          </w:ins>
        </w:p>
        <w:p w14:paraId="19840F98" w14:textId="77777777" w:rsidR="00E4053B" w:rsidRPr="00E4053B" w:rsidRDefault="00E4053B" w:rsidP="00E4053B">
          <w:pPr>
            <w:pStyle w:val="CommentText"/>
            <w:rPr>
              <w:ins w:id="56" w:author="Kyburz Sascha (kybursas)" w:date="2020-12-14T10:18:00Z"/>
              <w:sz w:val="22"/>
              <w:szCs w:val="22"/>
              <w:rPrChange w:id="57" w:author="Kyburz Sascha (kybursas)" w:date="2020-12-14T10:19:00Z">
                <w:rPr>
                  <w:ins w:id="58" w:author="Kyburz Sascha (kybursas)" w:date="2020-12-14T10:18:00Z"/>
                </w:rPr>
              </w:rPrChange>
            </w:rPr>
          </w:pPr>
          <w:ins w:id="59" w:author="Kyburz Sascha (kybursas)" w:date="2020-12-14T10:18:00Z">
            <w:r w:rsidRPr="00E4053B">
              <w:rPr>
                <w:sz w:val="22"/>
                <w:szCs w:val="22"/>
                <w:rPrChange w:id="60" w:author="Kyburz Sascha (kybursas)" w:date="2020-12-14T10:19:00Z">
                  <w:rPr/>
                </w:rPrChange>
              </w:rPr>
              <w:t xml:space="preserve">Ein möglicher Lösungsansatz zum automatisierten Finden der richtigen MTD Reaktion könnte der Einsatz von Reinforcement Learning und passenden Angreifer- und Infrastrukturmodellen sein. </w:t>
            </w:r>
          </w:ins>
        </w:p>
        <w:p w14:paraId="567A9A11" w14:textId="44BAC92E" w:rsidR="00E4053B" w:rsidRPr="009C6BBD" w:rsidRDefault="00E4053B" w:rsidP="00955222">
          <w:ins w:id="61" w:author="Kyburz Sascha (kybursas)" w:date="2020-12-14T10:18:00Z">
            <w:r w:rsidRPr="0054303F">
              <w:t>Das</w:t>
            </w:r>
          </w:ins>
          <w:ins w:id="62" w:author="Cailleret Levi (cailllev)" w:date="2020-12-19T19:06:00Z">
            <w:r w:rsidR="00C81368">
              <w:t>s</w:t>
            </w:r>
          </w:ins>
          <w:ins w:id="63" w:author="Kyburz Sascha (kybursas)" w:date="2020-12-14T10:18:00Z">
            <w:r w:rsidRPr="0054303F">
              <w:t xml:space="preserve"> dies bisher kaum untersucht wurde</w:t>
            </w:r>
          </w:ins>
          <w:ins w:id="64" w:author="Cailleret Levi (cailllev)" w:date="2020-12-19T19:06:00Z">
            <w:r w:rsidR="00C81368">
              <w:t>,</w:t>
            </w:r>
          </w:ins>
          <w:ins w:id="65" w:author="Kyburz Sascha (kybursas)" w:date="2020-12-14T10:18:00Z">
            <w:r w:rsidRPr="0054303F">
              <w:t xml:space="preserve"> zeigt unser erst</w:t>
            </w:r>
            <w:r w:rsidRPr="008444E2">
              <w:t>er Beitrag, ein kurzer Überblick über den Stand der Technik und die grundlegende Kategorisierung von MTD Ansätze. Das eine eingehendere Untersuchung</w:t>
            </w:r>
            <w:r w:rsidRPr="008B4A42">
              <w:t xml:space="preserve"> </w:t>
            </w:r>
            <w:r w:rsidRPr="00574F63">
              <w:t>angebracht</w:t>
            </w:r>
            <w:r w:rsidRPr="001020C7">
              <w:t xml:space="preserve"> ist, zeigt unser zweiter Beitrag. Mittels eines MTD </w:t>
            </w:r>
            <w:r w:rsidRPr="001F2376">
              <w:t xml:space="preserve">Versuchsaufbaus </w:t>
            </w:r>
            <w:r w:rsidRPr="0053024A">
              <w:t>aus</w:t>
            </w:r>
            <w:r w:rsidRPr="00732606">
              <w:t xml:space="preserve"> existierenden Arbeiten </w:t>
            </w:r>
            <w:r w:rsidRPr="005C1621">
              <w:t>v</w:t>
            </w:r>
            <w:r w:rsidRPr="00897061">
              <w:t>ermessen</w:t>
            </w:r>
            <w:r w:rsidRPr="0043781A">
              <w:t xml:space="preserve"> wir die Performance von </w:t>
            </w:r>
            <w:r w:rsidRPr="0038754F">
              <w:t>statischen</w:t>
            </w:r>
          </w:ins>
          <w:ins w:id="66" w:author="Cailleret Levi (cailllev)" w:date="2020-12-19T19:07:00Z">
            <w:r w:rsidR="00D538EB">
              <w:t>,</w:t>
            </w:r>
          </w:ins>
          <w:ins w:id="67" w:author="Kyburz Sascha (kybursas)" w:date="2020-12-14T10:18:00Z">
            <w:del w:id="68" w:author="Cailleret Levi (cailllev)" w:date="2020-12-19T19:07:00Z">
              <w:r w:rsidRPr="002365E0" w:rsidDel="00D538EB">
                <w:delText>-</w:delText>
              </w:r>
            </w:del>
            <w:r w:rsidRPr="002365E0">
              <w:t xml:space="preserve"> und auf Reinforcement Learning basierend</w:t>
            </w:r>
            <w:r w:rsidRPr="00EE7958">
              <w:t xml:space="preserve">en </w:t>
            </w:r>
            <w:r w:rsidRPr="00251181">
              <w:t>MTD Ansätzen</w:t>
            </w:r>
            <w:r w:rsidRPr="00BC1423">
              <w:t xml:space="preserve"> und stellen fest, dass</w:t>
            </w:r>
            <w:r w:rsidRPr="0036112C">
              <w:t xml:space="preserve"> zweitere deutlich besser </w:t>
            </w:r>
            <w:r w:rsidRPr="00523B5B">
              <w:t xml:space="preserve">abschneiden. </w:t>
            </w:r>
            <w:r w:rsidRPr="0049414A">
              <w:t>Unsere Messungen zeigen aber auch, dass dies wahrscheinli</w:t>
            </w:r>
            <w:r w:rsidRPr="00462A77">
              <w:t xml:space="preserve">ch mit </w:t>
            </w:r>
            <w:r w:rsidRPr="00526F44">
              <w:t xml:space="preserve">einem </w:t>
            </w:r>
            <w:del w:id="69" w:author="Cailleret Levi (cailllev)" w:date="2020-12-18T10:30:00Z">
              <w:r w:rsidRPr="00574F63" w:rsidDel="00922B9F">
                <w:delText>hohen</w:delText>
              </w:r>
            </w:del>
          </w:ins>
          <w:ins w:id="70" w:author="Cailleret Levi (cailllev)" w:date="2020-12-18T10:30:00Z">
            <w:r w:rsidR="00922B9F">
              <w:t>etwas höheren</w:t>
            </w:r>
          </w:ins>
          <w:ins w:id="71" w:author="Kyburz Sascha (kybursas)" w:date="2020-12-14T10:18:00Z">
            <w:r w:rsidRPr="00574F63">
              <w:t xml:space="preserve"> Ress</w:t>
            </w:r>
            <w:r w:rsidRPr="001020C7">
              <w:t xml:space="preserve">ourcenverbrauch </w:t>
            </w:r>
            <w:r w:rsidRPr="00732606">
              <w:t>erkauft werden muss</w:t>
            </w:r>
            <w:r w:rsidRPr="005C1621">
              <w:t xml:space="preserve">. Ob sich ein Einsatz in der Praxis lohnt, </w:t>
            </w:r>
            <w:r w:rsidRPr="00897061">
              <w:t>kann nicht abs</w:t>
            </w:r>
            <w:r w:rsidRPr="0043781A">
              <w:t>chliessend geklärt werden un</w:t>
            </w:r>
            <w:r w:rsidRPr="0038754F">
              <w:t>d muss noch weiter untersucht werden.</w:t>
            </w:r>
          </w:ins>
        </w:p>
        <w:p w14:paraId="18D5679A" w14:textId="5D766D6B" w:rsidR="002F3228" w:rsidRDefault="009C79FD" w:rsidP="00955222">
          <w:pPr>
            <w:rPr>
              <w:del w:id="72" w:author="Kyburz Sascha (kybursas)" w:date="2020-12-14T10:25:00Z"/>
            </w:rPr>
          </w:pPr>
          <w:del w:id="73" w:author="Kyburz Sascha (kybursas)" w:date="2020-12-14T10:25:00Z">
            <w:r>
              <w:delText>Diese</w:delText>
            </w:r>
            <w:r w:rsidR="00BF6C01">
              <w:delText xml:space="preserve"> Arbeit beschäftigt sich mit Moving Target Defense</w:delText>
            </w:r>
            <w:r w:rsidR="00B03330">
              <w:delText xml:space="preserve"> (MTD)</w:delText>
            </w:r>
            <w:r w:rsidR="00BF6C01">
              <w:delText xml:space="preserve"> im Zusammenhang mit Reinforcement </w:delText>
            </w:r>
            <w:commentRangeStart w:id="74"/>
            <w:r w:rsidR="00BF6C01">
              <w:delText xml:space="preserve">Learning. </w:delText>
            </w:r>
            <w:r w:rsidR="00B03330">
              <w:delText>Netzwerkverteidigungen, auch solche die auf MTD basieren</w:delText>
            </w:r>
            <w:r w:rsidR="00E048BE">
              <w:delText xml:space="preserve">, sind oft statisch. Die </w:delText>
            </w:r>
            <w:r w:rsidR="00D73368">
              <w:delText>Frage,</w:delText>
            </w:r>
            <w:r w:rsidR="00E048BE">
              <w:delText xml:space="preserve"> die sich </w:delText>
            </w:r>
            <w:r w:rsidR="00F250D1">
              <w:delText>stellt,</w:delText>
            </w:r>
            <w:r w:rsidR="00E048BE">
              <w:delText xml:space="preserve"> ist </w:delText>
            </w:r>
            <w:r w:rsidR="00F250D1">
              <w:delText>inwiefern</w:delText>
            </w:r>
            <w:r w:rsidR="00E048BE">
              <w:delText xml:space="preserve"> ein Reinforcement Learning Algorithmus fähig ist eine MTD</w:delText>
            </w:r>
            <w:r w:rsidR="00D73368">
              <w:delText>, wenn er sie steuert,</w:delText>
            </w:r>
            <w:r w:rsidR="00E048BE">
              <w:delText xml:space="preserve"> zu </w:delText>
            </w:r>
            <w:r w:rsidR="006B5715">
              <w:delText xml:space="preserve">verbessern </w:delText>
            </w:r>
            <w:r w:rsidR="00E048BE">
              <w:delText xml:space="preserve">und welche Vorteile das </w:delText>
            </w:r>
            <w:r w:rsidR="007D0698">
              <w:delText>mit sich bringt</w:delText>
            </w:r>
            <w:r w:rsidR="00E048BE">
              <w:delText>.</w:delText>
            </w:r>
            <w:r w:rsidR="001618E7">
              <w:delText xml:space="preserve"> Um diese</w:delText>
            </w:r>
            <w:r w:rsidR="002E1E57">
              <w:delText xml:space="preserve"> Frage zu beantworten wurde eine Versuchsumgebung aufgebaut</w:delText>
            </w:r>
            <w:r w:rsidR="00FA2EC6">
              <w:delText>.</w:delText>
            </w:r>
            <w:r w:rsidR="002E1E57">
              <w:delText xml:space="preserve"> </w:delText>
            </w:r>
            <w:r w:rsidR="002C3717">
              <w:delText>Es</w:delText>
            </w:r>
            <w:r w:rsidR="00FA2EC6">
              <w:delText xml:space="preserve"> wurden</w:delText>
            </w:r>
            <w:r w:rsidR="002E1E57">
              <w:delText xml:space="preserve"> mehrere Arten statischer</w:delText>
            </w:r>
            <w:r w:rsidR="006A3383">
              <w:delText xml:space="preserve"> Algorithmen</w:delText>
            </w:r>
            <w:r w:rsidR="002E1E57">
              <w:delText xml:space="preserve"> als auch Reinforcement Learning Algorithmen </w:delText>
            </w:r>
            <w:r w:rsidR="006A3383">
              <w:delText xml:space="preserve">dabei </w:delText>
            </w:r>
            <w:r w:rsidR="00B66AA6">
              <w:delText>beobachtet,</w:delText>
            </w:r>
            <w:r w:rsidR="006A3383">
              <w:delText xml:space="preserve"> wie sie einen Angreifer </w:delText>
            </w:r>
            <w:r w:rsidR="002C3717">
              <w:delText xml:space="preserve">in dieser Umgebung </w:delText>
            </w:r>
            <w:r w:rsidR="00CE63B1">
              <w:delText>abzuwehren versuchen.</w:delText>
            </w:r>
            <w:r w:rsidR="007D0698">
              <w:delText xml:space="preserve"> </w:delText>
            </w:r>
            <w:r w:rsidR="00ED5F5F">
              <w:delText>Die Resultate dieser Versuche wurden verglichen und daraus ein Fazit gezogen.</w:delText>
            </w:r>
          </w:del>
        </w:p>
        <w:p w14:paraId="041D690D" w14:textId="77777777" w:rsidR="00C77A44" w:rsidRDefault="00C77A44" w:rsidP="00955222">
          <w:pPr>
            <w:rPr>
              <w:del w:id="75" w:author="Kyburz Sascha (kybursas)" w:date="2020-12-14T10:25:00Z"/>
            </w:rPr>
          </w:pPr>
        </w:p>
        <w:p w14:paraId="7DB0B4E7" w14:textId="6B39CB78" w:rsidR="00827CEA" w:rsidRDefault="000C0C8B" w:rsidP="00955222">
          <w:pPr>
            <w:rPr>
              <w:del w:id="76" w:author="Kyburz Sascha (kybursas)" w:date="2020-12-14T10:25:00Z"/>
            </w:rPr>
          </w:pPr>
          <w:del w:id="77" w:author="Kyburz Sascha (kybursas)" w:date="2020-12-14T10:25:00Z">
            <w:r>
              <w:delText>Es wurden</w:delText>
            </w:r>
            <w:r w:rsidR="00F250D1">
              <w:delText xml:space="preserve"> grundlegende theoretische Grundsätze der Moving Target Defense und des Reinforcement</w:delText>
            </w:r>
            <w:r w:rsidR="00810ED6">
              <w:delText xml:space="preserve"> L</w:delText>
            </w:r>
            <w:r w:rsidR="00F250D1">
              <w:delText xml:space="preserve">earning </w:delText>
            </w:r>
            <w:r w:rsidR="001618E7">
              <w:delText>zusammengetragen</w:delText>
            </w:r>
            <w:r w:rsidR="00810ED6">
              <w:delText xml:space="preserve">. </w:delText>
            </w:r>
            <w:r w:rsidR="001618E7">
              <w:delText>Der Stand der Technik und grundlegende Kategorisierungen w</w:delText>
            </w:r>
            <w:r w:rsidR="009C5D2B">
              <w:delText>u</w:delText>
            </w:r>
            <w:r w:rsidR="001618E7">
              <w:delText xml:space="preserve">rden </w:delText>
            </w:r>
            <w:r w:rsidR="009C5D2B">
              <w:delText>aufgearbeitet,</w:delText>
            </w:r>
            <w:r w:rsidR="001618E7">
              <w:delText xml:space="preserve"> um </w:delText>
            </w:r>
            <w:r w:rsidR="00FD0FC9">
              <w:delText xml:space="preserve">im weiteren Verlauf eine Versuchsumgebung, entsprechende statische </w:delText>
            </w:r>
            <w:r w:rsidR="00924069">
              <w:delText>Algorithmen</w:delText>
            </w:r>
            <w:r w:rsidR="00FD0FC9">
              <w:delText xml:space="preserve"> und auch eigene Reinforcement Learning Agenten</w:delText>
            </w:r>
            <w:r w:rsidR="002F2218">
              <w:delText xml:space="preserve"> </w:delText>
            </w:r>
            <w:r w:rsidR="00E658E0">
              <w:delText>selbst bereit stellen zu können.</w:delText>
            </w:r>
            <w:r w:rsidR="00827CEA">
              <w:delText xml:space="preserve"> </w:delText>
            </w:r>
            <w:r w:rsidR="00A62557">
              <w:delText>Das Modell der Versuchsumgebung ist linear gehalten. Der Angreifer wird über mehrere Wahrscheinlichkeitsparameter simuliert.</w:delText>
            </w:r>
          </w:del>
        </w:p>
        <w:p w14:paraId="628721B1" w14:textId="6D6E6865" w:rsidR="00827CEA" w:rsidRDefault="009F15C8" w:rsidP="00955222">
          <w:pPr>
            <w:rPr>
              <w:del w:id="78" w:author="Kyburz Sascha (kybursas)" w:date="2020-12-14T10:25:00Z"/>
            </w:rPr>
          </w:pPr>
          <w:del w:id="79" w:author="Kyburz Sascha (kybursas)" w:date="2020-12-14T10:25:00Z">
            <w:r>
              <w:delText xml:space="preserve">Der Aufbau der Versuchsumgebung </w:delText>
            </w:r>
            <w:r w:rsidR="00726D1A">
              <w:delText>und der statischen Agenten orientierte sich</w:delText>
            </w:r>
            <w:r w:rsidR="00A62557">
              <w:delText xml:space="preserve"> an</w:delText>
            </w:r>
            <w:r w:rsidR="00C8223F">
              <w:delText xml:space="preserve"> der Arbeit von Zhuang et al.</w:delText>
            </w:r>
            <w:r w:rsidR="00726D1A">
              <w:delText xml:space="preserve"> </w:delText>
            </w:r>
            <w:r w:rsidR="002637FC">
              <w:rPr>
                <w:color w:val="FF0000"/>
              </w:rPr>
              <w:fldChar w:fldCharType="begin"/>
            </w:r>
            <w:r w:rsidR="002637FC">
              <w:rPr>
                <w:color w:val="FF0000"/>
              </w:rPr>
              <w:delInstrText xml:space="preserve"> ADDIN ZOTERO_ITEM CSL_CITATION {"citationID":"AWZLDpW6","properties":{"formattedCitation":"[1]","plainCitation":"[1]","noteIndex":0},"citationItems":[{"id":30,"uris":["http://zotero.org/users/6945396/items/7JV7MGJ7"],"uri":["http://zotero.org/users/6945396/items/7JV7MGJ7"],"itemData":{"id":30,"type":"paper-conference","abstract":"This paper presents a preliminary design for a moving-target defense (MTD) for computer networks to combat an attacker's asymmetric advantage. The MTD system reasons over a set of abstract models that capture the network's configuration and its operational and security goals to select adaptations that maintain the operational integrity of the network. The paper examines both a simple (purely random) MTD system as well as an intelligent MTD system that uses attack indicators to augment adaptation selection. A set of simulation-based experiments show that such an MTD system may in fact be able to reduce an attacker's success likelihood. These results are a preliminary step towards understanding and quantifying the impact of MTDs on computer networks.","container-title":"2013 6th International Symposium on Resilient Control Systems (ISRCS)","DOI":"10.1109/ISRCS.2013.6623770","event":"2013 6th International Symposium on Resilient Control Systems (ISRCS)","page":"162-169","source":"IEEE Xplore","title":"Investigating the application of moving target defenses to network security","author":[{"family":"Zhuang","given":"Rui"},{"family":"Zhang","given":"Su"},{"family":"Bardas","given":"Alex"},{"family":"DeLoach","given":"Scott A."},{"family":"Ou","given":"Xinming"},{"family":"Singhal","given":"Anoop"}],"issued":{"date-parts":[["2013",8]]}}}],"schema":"https://github.com/citation-style-language/schema/raw/master/csl-citation.json"} </w:delInstrText>
            </w:r>
            <w:r w:rsidR="002637FC">
              <w:rPr>
                <w:color w:val="FF0000"/>
              </w:rPr>
              <w:fldChar w:fldCharType="separate"/>
            </w:r>
            <w:r w:rsidR="002637FC" w:rsidRPr="002637FC">
              <w:rPr>
                <w:rFonts w:ascii="Calibri" w:hAnsi="Calibri" w:cs="Calibri"/>
              </w:rPr>
              <w:delText>[1]</w:delText>
            </w:r>
            <w:r w:rsidR="002637FC">
              <w:rPr>
                <w:color w:val="FF0000"/>
              </w:rPr>
              <w:fldChar w:fldCharType="end"/>
            </w:r>
            <w:r w:rsidR="00726D1A">
              <w:delText xml:space="preserve">. </w:delText>
            </w:r>
            <w:r w:rsidR="00B710ED">
              <w:delText xml:space="preserve">Die Reinforcement Learning Agenten wurden </w:delText>
            </w:r>
            <w:r w:rsidR="00E00069">
              <w:delText xml:space="preserve">von OpenAI Stable Baselines </w:delText>
            </w:r>
            <w:r w:rsidR="002637FC">
              <w:fldChar w:fldCharType="begin"/>
            </w:r>
            <w:r w:rsidR="002637FC">
              <w:delInstrText xml:space="preserve"> ADDIN ZOTERO_ITEM CSL_CITATION {"citationID":"JluNm3Yg","properties":{"formattedCitation":"[2]","plainCitation":"[2]","noteIndex":0},"citationItems":[{"id":161,"uris":["http://zotero.org/users/6945396/items/VL8QTWG6"],"uri":["http://zotero.org/users/6945396/items/VL8QTWG6"],"itemData":{"id":161,"type":"webpage","title":"Welcome to Stable Baselines docs! - RL Baselines Made Easy — Stable Baselines 2.10.2a0 documentation","URL":"https://stable-baselines.readthedocs.io/en/master/","accessed":{"date-parts":[["2020",11,16]]}}}],"schema":"https://github.com/citation-style-language/schema/raw/master/csl-citation.json"} </w:delInstrText>
            </w:r>
            <w:r w:rsidR="002637FC">
              <w:fldChar w:fldCharType="separate"/>
            </w:r>
            <w:r w:rsidR="002637FC" w:rsidRPr="002637FC">
              <w:rPr>
                <w:rFonts w:ascii="Calibri" w:hAnsi="Calibri" w:cs="Calibri"/>
              </w:rPr>
              <w:delText>[2]</w:delText>
            </w:r>
            <w:r w:rsidR="002637FC">
              <w:fldChar w:fldCharType="end"/>
            </w:r>
            <w:r w:rsidR="00671878">
              <w:rPr>
                <w:color w:val="FF0000"/>
              </w:rPr>
              <w:delText xml:space="preserve"> </w:delText>
            </w:r>
            <w:r w:rsidR="00E00069">
              <w:delText>implementiert</w:delText>
            </w:r>
            <w:r w:rsidR="00671878">
              <w:delText>.</w:delText>
            </w:r>
          </w:del>
        </w:p>
        <w:p w14:paraId="07DAED96" w14:textId="247A16AC" w:rsidR="0085016F" w:rsidRDefault="00827CEA" w:rsidP="00955222">
          <w:pPr>
            <w:rPr>
              <w:del w:id="80" w:author="Kyburz Sascha (kybursas)" w:date="2020-12-14T10:25:00Z"/>
            </w:rPr>
          </w:pPr>
          <w:del w:id="81" w:author="Kyburz Sascha (kybursas)" w:date="2020-12-14T10:25:00Z">
            <w:r>
              <w:delText>In den Resultaten zeigt sich schnell, dass die Reinfor</w:delText>
            </w:r>
            <w:r w:rsidR="005337BB">
              <w:delText>cement Learning Agenten den statischen Algorithmen gegenüber klar im Vorteil sind.</w:delText>
            </w:r>
            <w:r w:rsidR="00C77A44">
              <w:delText xml:space="preserve"> Die Daten werfen allerdings auch die Frage nach der Effizienz solcher Reinforcement Learning Agenten auf.</w:delText>
            </w:r>
          </w:del>
        </w:p>
        <w:p w14:paraId="0C5524A7" w14:textId="77777777" w:rsidR="002F3228" w:rsidRDefault="002F3228" w:rsidP="00955222">
          <w:pPr>
            <w:rPr>
              <w:del w:id="82" w:author="Kyburz Sascha (kybursas)" w:date="2020-12-14T10:25:00Z"/>
            </w:rPr>
          </w:pPr>
        </w:p>
        <w:p w14:paraId="42EAE116" w14:textId="57A47FE4" w:rsidR="002F3228" w:rsidRDefault="00FB4AA5" w:rsidP="00955222">
          <w:pPr>
            <w:rPr>
              <w:del w:id="83" w:author="Kyburz Sascha (kybursas)" w:date="2020-12-14T10:25:00Z"/>
            </w:rPr>
          </w:pPr>
          <w:del w:id="84" w:author="Kyburz Sascha (kybursas)" w:date="2020-12-14T10:25:00Z">
            <w:r>
              <w:delText xml:space="preserve">Die getesteten Reinforcement Learning Agenten haben in allen </w:delText>
            </w:r>
            <w:r w:rsidR="004A45FB">
              <w:delText>V</w:delText>
            </w:r>
            <w:r>
              <w:delText xml:space="preserve">ersuchen deutlich besser abgeschnitten als die statischen Algorithmen, die </w:delText>
            </w:r>
            <w:r w:rsidR="00A97DDD">
              <w:delText>derselben</w:delText>
            </w:r>
            <w:r>
              <w:delText xml:space="preserve"> Umgebung ausgesetzt wurde</w:delText>
            </w:r>
            <w:r w:rsidR="00A97DDD">
              <w:delText>n</w:delText>
            </w:r>
            <w:r>
              <w:delText xml:space="preserve">. Dies </w:delText>
            </w:r>
            <w:r w:rsidR="00270D10">
              <w:delText>zeigt</w:delText>
            </w:r>
            <w:r>
              <w:delText xml:space="preserve">, dass Moving Target Defense allgemein bessere </w:delText>
            </w:r>
            <w:r w:rsidR="004A45FB">
              <w:delText>Chancen darauf hat einen Angreifer abzuwehren, wenn sie von einer Reinforcement Learning Agenten gesteuert wird.</w:delText>
            </w:r>
            <w:r w:rsidR="00FB2103">
              <w:delText xml:space="preserve"> Es wird aber auch vermutet, dass die Reinforcement Learning Agenten deutlich mehr Ressourcen benötigen als die </w:delText>
            </w:r>
            <w:r w:rsidR="007D7CEC">
              <w:delText>statischen Algorithmen. Die Frage der Effizienz in einer realen Umgebung bleibt damit noch offen. Der</w:delText>
            </w:r>
            <w:r w:rsidR="000040A6">
              <w:delText xml:space="preserve"> genutzte Versuchsaufbau ist sehr stark abstrahiert. Obwohl diese Arbeit eine generelle Antwort </w:delText>
            </w:r>
            <w:r w:rsidR="0057535F">
              <w:delText>auf die Frage</w:delText>
            </w:r>
            <w:r w:rsidR="00A62487">
              <w:delText xml:space="preserve"> liefert</w:delText>
            </w:r>
            <w:r w:rsidR="000040A6">
              <w:delText xml:space="preserve">, </w:delText>
            </w:r>
            <w:r w:rsidR="00A62487">
              <w:delText xml:space="preserve">ob Reinforcement Learning Algorithmen in Moving Target Defense Systemen besser Angreifer abwehren können, </w:delText>
            </w:r>
            <w:r w:rsidR="000040A6">
              <w:delText xml:space="preserve">muss genauer untersucht </w:delText>
            </w:r>
            <w:r w:rsidR="002F09A7">
              <w:delText>werden,</w:delText>
            </w:r>
            <w:r w:rsidR="000040A6">
              <w:delText xml:space="preserve"> wie </w:delText>
            </w:r>
            <w:r w:rsidR="002E42F7">
              <w:delText xml:space="preserve">der Ressourcenverbrauch in realen Systemen mit </w:delText>
            </w:r>
            <w:r w:rsidR="002F09A7">
              <w:delText>realeren</w:delText>
            </w:r>
            <w:r w:rsidR="002E42F7">
              <w:delText xml:space="preserve"> Angreifern die Effizient der Rei</w:delText>
            </w:r>
            <w:r w:rsidR="002F09A7">
              <w:delText>n</w:delText>
            </w:r>
            <w:r w:rsidR="002E42F7">
              <w:delText xml:space="preserve">forcement Learning Agenten beeinflusst. </w:delText>
            </w:r>
            <w:r w:rsidR="002F09A7">
              <w:delText xml:space="preserve">Im schlechtesten Falle könnte der Ressourcenverbrauch derart hoch liegen, dass es sich zum aktuellen Stand der </w:delText>
            </w:r>
            <w:r w:rsidR="000C0C8B">
              <w:delText>Technik</w:delText>
            </w:r>
            <w:r w:rsidR="002F09A7">
              <w:delText xml:space="preserve"> nicht lohnt Moving Target Defense mit Reinforcement Learning Agenten zu verbinden.</w:delText>
            </w:r>
            <w:commentRangeEnd w:id="74"/>
            <w:r w:rsidR="00C71222">
              <w:rPr>
                <w:rStyle w:val="CommentReference"/>
              </w:rPr>
              <w:commentReference w:id="74"/>
            </w:r>
          </w:del>
        </w:p>
        <w:p w14:paraId="30CEC8C0" w14:textId="07F84BA4" w:rsidR="00B91008" w:rsidRDefault="00B91008" w:rsidP="00EE1E53">
          <w:r>
            <w:br w:type="page"/>
          </w:r>
        </w:p>
        <w:p w14:paraId="2FFF8D18" w14:textId="77777777" w:rsidR="00955222" w:rsidRPr="0053024A" w:rsidRDefault="00955222" w:rsidP="00955222">
          <w:pPr>
            <w:pStyle w:val="Heading1withoutnumbers"/>
            <w:rPr>
              <w:lang w:val="en-US"/>
              <w:rPrChange w:id="85" w:author="Cailleret Levi (cailllev)" w:date="2020-12-14T10:26:00Z">
                <w:rPr/>
              </w:rPrChange>
            </w:rPr>
          </w:pPr>
          <w:bookmarkStart w:id="86" w:name="_Toc59300814"/>
          <w:r w:rsidRPr="0053024A">
            <w:rPr>
              <w:lang w:val="en-US"/>
              <w:rPrChange w:id="87" w:author="Cailleret Levi (cailllev)" w:date="2020-12-14T10:26:00Z">
                <w:rPr/>
              </w:rPrChange>
            </w:rPr>
            <w:lastRenderedPageBreak/>
            <w:t>Abstract</w:t>
          </w:r>
          <w:bookmarkEnd w:id="86"/>
        </w:p>
        <w:p w14:paraId="67035AEA" w14:textId="4ED9861B" w:rsidR="00944C5B" w:rsidRDefault="00552A9F" w:rsidP="00955222">
          <w:pPr>
            <w:rPr>
              <w:ins w:id="88" w:author="Kyburz Sascha (kybursas)" w:date="2020-12-14T10:31:00Z"/>
              <w:rStyle w:val="jlqj4b"/>
              <w:lang w:val="en"/>
            </w:rPr>
          </w:pPr>
          <w:ins w:id="89" w:author="Kyburz Sascha (kybursas)" w:date="2020-12-14T10:26:00Z">
            <w:r>
              <w:rPr>
                <w:rStyle w:val="jlqj4b"/>
                <w:lang w:val="en"/>
              </w:rPr>
              <w:t xml:space="preserve">This thesis </w:t>
            </w:r>
          </w:ins>
          <w:ins w:id="90" w:author="Kyburz Sascha (kybursas)" w:date="2020-12-14T10:27:00Z">
            <w:r w:rsidR="00C21729">
              <w:rPr>
                <w:rStyle w:val="jlqj4b"/>
                <w:lang w:val="en"/>
              </w:rPr>
              <w:t>is about</w:t>
            </w:r>
          </w:ins>
          <w:ins w:id="91" w:author="Kyburz Sascha (kybursas)" w:date="2020-12-14T10:26:00Z">
            <w:r>
              <w:rPr>
                <w:rStyle w:val="jlqj4b"/>
                <w:lang w:val="en"/>
              </w:rPr>
              <w:t xml:space="preserve"> Moving Target Defense (MTD) in connection with reinforcement learning. The asymmetry between attackers and defenders is a major problem in protecting information systems. Attackers only need to find a single vulnerability to be successful. Defenders need to </w:t>
            </w:r>
          </w:ins>
          <w:ins w:id="92" w:author="Kyburz Sascha (kybursas)" w:date="2020-12-14T10:27:00Z">
            <w:r w:rsidR="00AE767A">
              <w:rPr>
                <w:rStyle w:val="jlqj4b"/>
                <w:lang w:val="en"/>
              </w:rPr>
              <w:t>find</w:t>
            </w:r>
          </w:ins>
          <w:ins w:id="93" w:author="Kyburz Sascha (kybursas)" w:date="2020-12-14T10:26:00Z">
            <w:r>
              <w:rPr>
                <w:rStyle w:val="jlqj4b"/>
                <w:lang w:val="en"/>
              </w:rPr>
              <w:t xml:space="preserve"> any vulnerabilities to be safe. Moving Target Defense (MTD) makes the identification and exploitation of such vulnerabilities difficult, </w:t>
            </w:r>
          </w:ins>
          <w:ins w:id="94" w:author="Kyburz Sascha (kybursas)" w:date="2020-12-14T10:30:00Z">
            <w:r w:rsidR="00944C5B">
              <w:rPr>
                <w:rStyle w:val="jlqj4b"/>
                <w:lang w:val="en"/>
              </w:rPr>
              <w:t>since</w:t>
            </w:r>
          </w:ins>
          <w:ins w:id="95" w:author="Kyburz Sascha (kybursas)" w:date="2020-12-14T10:26:00Z">
            <w:r>
              <w:rPr>
                <w:rStyle w:val="jlqj4b"/>
                <w:lang w:val="en"/>
              </w:rPr>
              <w:t xml:space="preserve"> MTD presents the attacker with a constantly changing information system. The weak point of the MTD is the decision </w:t>
            </w:r>
          </w:ins>
          <w:ins w:id="96" w:author="Kyburz Sascha (kybursas)" w:date="2020-12-14T10:32:00Z">
            <w:r w:rsidR="00656AB9">
              <w:rPr>
                <w:rStyle w:val="jlqj4b"/>
                <w:lang w:val="en"/>
              </w:rPr>
              <w:t>making</w:t>
            </w:r>
          </w:ins>
          <w:ins w:id="97" w:author="Kyburz Sascha (kybursas)" w:date="2020-12-14T10:35:00Z">
            <w:r w:rsidR="00AC72B0">
              <w:rPr>
                <w:rStyle w:val="jlqj4b"/>
                <w:lang w:val="en"/>
              </w:rPr>
              <w:t xml:space="preserve">, the </w:t>
            </w:r>
            <w:del w:id="98" w:author="Cailleret Levi (cailllev)" w:date="2020-12-19T19:08:00Z">
              <w:r w:rsidR="00AC72B0" w:rsidDel="00D5058A">
                <w:rPr>
                  <w:rStyle w:val="jlqj4b"/>
                  <w:lang w:val="en"/>
                </w:rPr>
                <w:delText>Q</w:delText>
              </w:r>
            </w:del>
          </w:ins>
          <w:ins w:id="99" w:author="Cailleret Levi (cailllev)" w:date="2020-12-19T19:08:00Z">
            <w:r w:rsidR="00D5058A">
              <w:rPr>
                <w:rStyle w:val="jlqj4b"/>
                <w:lang w:val="en"/>
              </w:rPr>
              <w:t>q</w:t>
            </w:r>
          </w:ins>
          <w:ins w:id="100" w:author="Kyburz Sascha (kybursas)" w:date="2020-12-14T10:35:00Z">
            <w:r w:rsidR="00AC72B0">
              <w:rPr>
                <w:rStyle w:val="jlqj4b"/>
                <w:lang w:val="en"/>
              </w:rPr>
              <w:t>uestion w</w:t>
            </w:r>
          </w:ins>
          <w:ins w:id="101" w:author="Kyburz Sascha (kybursas)" w:date="2020-12-14T10:26:00Z">
            <w:r>
              <w:rPr>
                <w:rStyle w:val="jlqj4b"/>
                <w:lang w:val="en"/>
              </w:rPr>
              <w:t>hich action</w:t>
            </w:r>
          </w:ins>
          <w:ins w:id="102" w:author="Kyburz Sascha (kybursas)" w:date="2020-12-14T10:32:00Z">
            <w:r w:rsidR="00656AB9">
              <w:rPr>
                <w:rStyle w:val="jlqj4b"/>
                <w:lang w:val="en"/>
              </w:rPr>
              <w:t xml:space="preserve"> should </w:t>
            </w:r>
          </w:ins>
          <w:ins w:id="103" w:author="Kyburz Sascha (kybursas)" w:date="2020-12-14T10:33:00Z">
            <w:r w:rsidR="00656AB9">
              <w:rPr>
                <w:rStyle w:val="jlqj4b"/>
                <w:lang w:val="en"/>
              </w:rPr>
              <w:t>be taken at</w:t>
            </w:r>
          </w:ins>
          <w:ins w:id="104" w:author="Kyburz Sascha (kybursas)" w:date="2020-12-14T10:26:00Z">
            <w:r>
              <w:rPr>
                <w:rStyle w:val="jlqj4b"/>
                <w:lang w:val="en"/>
              </w:rPr>
              <w:t xml:space="preserve"> which </w:t>
            </w:r>
          </w:ins>
          <w:ins w:id="105" w:author="Kyburz Sascha (kybursas)" w:date="2020-12-14T10:33:00Z">
            <w:r w:rsidR="00656AB9">
              <w:rPr>
                <w:rStyle w:val="jlqj4b"/>
                <w:lang w:val="en"/>
              </w:rPr>
              <w:t>time</w:t>
            </w:r>
          </w:ins>
          <w:ins w:id="106" w:author="Kyburz Sascha (kybursas)" w:date="2020-12-14T10:26:00Z">
            <w:r>
              <w:rPr>
                <w:rStyle w:val="jlqj4b"/>
                <w:lang w:val="en"/>
              </w:rPr>
              <w:t xml:space="preserve"> to defend against </w:t>
            </w:r>
          </w:ins>
          <w:ins w:id="107" w:author="Kyburz Sascha (kybursas)" w:date="2020-12-14T10:33:00Z">
            <w:r w:rsidR="00656AB9">
              <w:rPr>
                <w:rStyle w:val="jlqj4b"/>
                <w:lang w:val="en"/>
              </w:rPr>
              <w:t>an attacker</w:t>
            </w:r>
          </w:ins>
          <w:ins w:id="108" w:author="Kyburz Sascha (kybursas)" w:date="2020-12-14T10:26:00Z">
            <w:r>
              <w:rPr>
                <w:rStyle w:val="jlqj4b"/>
                <w:lang w:val="en"/>
              </w:rPr>
              <w:t>.</w:t>
            </w:r>
          </w:ins>
        </w:p>
        <w:p w14:paraId="07CE3628" w14:textId="68E1069A" w:rsidR="00944C5B" w:rsidRDefault="00552A9F" w:rsidP="00955222">
          <w:pPr>
            <w:rPr>
              <w:ins w:id="109" w:author="Kyburz Sascha (kybursas)" w:date="2020-12-14T10:31:00Z"/>
              <w:rStyle w:val="jlqj4b"/>
              <w:lang w:val="en"/>
            </w:rPr>
          </w:pPr>
          <w:ins w:id="110" w:author="Kyburz Sascha (kybursas)" w:date="2020-12-14T10:26:00Z">
            <w:r>
              <w:rPr>
                <w:rStyle w:val="jlqj4b"/>
                <w:lang w:val="en"/>
              </w:rPr>
              <w:t xml:space="preserve">A possible solution for the automated </w:t>
            </w:r>
          </w:ins>
          <w:ins w:id="111" w:author="Kyburz Sascha (kybursas)" w:date="2020-12-14T10:34:00Z">
            <w:r w:rsidR="00656AB9">
              <w:rPr>
                <w:rStyle w:val="jlqj4b"/>
                <w:lang w:val="en"/>
              </w:rPr>
              <w:t>selection</w:t>
            </w:r>
          </w:ins>
          <w:ins w:id="112" w:author="Kyburz Sascha (kybursas)" w:date="2020-12-14T10:26:00Z">
            <w:r>
              <w:rPr>
                <w:rStyle w:val="jlqj4b"/>
                <w:lang w:val="en"/>
              </w:rPr>
              <w:t xml:space="preserve"> of the correct MTD reaction could be the use of reinforcement learning and suitable attacker and infrastructure models.</w:t>
            </w:r>
          </w:ins>
        </w:p>
        <w:p w14:paraId="31A6A192" w14:textId="41890A6B" w:rsidR="00955222" w:rsidRPr="00BC1423" w:rsidRDefault="00944C5B" w:rsidP="00955222">
          <w:pPr>
            <w:rPr>
              <w:lang w:val="en-US"/>
              <w:rPrChange w:id="113" w:author="Cailleret Levi (cailllev)" w:date="2020-12-14T10:38:00Z">
                <w:rPr/>
              </w:rPrChange>
            </w:rPr>
          </w:pPr>
          <w:ins w:id="114" w:author="Kyburz Sascha (kybursas)" w:date="2020-12-14T10:31:00Z">
            <w:r>
              <w:rPr>
                <w:rStyle w:val="jlqj4b"/>
                <w:lang w:val="en"/>
              </w:rPr>
              <w:t>Because</w:t>
            </w:r>
          </w:ins>
          <w:ins w:id="115" w:author="Kyburz Sascha (kybursas)" w:date="2020-12-14T10:26:00Z">
            <w:r w:rsidR="00552A9F">
              <w:rPr>
                <w:rStyle w:val="jlqj4b"/>
                <w:lang w:val="en"/>
              </w:rPr>
              <w:t xml:space="preserve"> this has hardly been investigated so far</w:t>
            </w:r>
          </w:ins>
          <w:ins w:id="116" w:author="Kyburz Sascha (kybursas)" w:date="2020-12-14T10:37:00Z">
            <w:r w:rsidR="00990D08">
              <w:rPr>
                <w:rStyle w:val="jlqj4b"/>
                <w:lang w:val="en"/>
              </w:rPr>
              <w:t>,</w:t>
            </w:r>
          </w:ins>
          <w:ins w:id="117" w:author="Kyburz Sascha (kybursas)" w:date="2020-12-14T10:26:00Z">
            <w:r w:rsidR="00552A9F">
              <w:rPr>
                <w:rStyle w:val="jlqj4b"/>
                <w:lang w:val="en"/>
              </w:rPr>
              <w:t xml:space="preserve"> our first </w:t>
            </w:r>
          </w:ins>
          <w:ins w:id="118" w:author="Kyburz Sascha (kybursas)" w:date="2020-12-14T10:37:00Z">
            <w:r w:rsidR="00990D08">
              <w:rPr>
                <w:rStyle w:val="jlqj4b"/>
                <w:lang w:val="en"/>
              </w:rPr>
              <w:t>chapter</w:t>
            </w:r>
          </w:ins>
          <w:ins w:id="119" w:author="Kyburz Sascha (kybursas)" w:date="2020-12-14T10:36:00Z">
            <w:r w:rsidR="00A11056">
              <w:rPr>
                <w:rStyle w:val="jlqj4b"/>
                <w:lang w:val="en"/>
              </w:rPr>
              <w:t xml:space="preserve"> shows</w:t>
            </w:r>
          </w:ins>
          <w:ins w:id="120" w:author="Kyburz Sascha (kybursas)" w:date="2020-12-14T10:26:00Z">
            <w:r w:rsidR="00552A9F">
              <w:rPr>
                <w:rStyle w:val="jlqj4b"/>
                <w:lang w:val="en"/>
              </w:rPr>
              <w:t xml:space="preserve"> a brief overview of the state of the art and the basic categorization of MTD approaches. Our second </w:t>
            </w:r>
          </w:ins>
          <w:ins w:id="121" w:author="Kyburz Sascha (kybursas)" w:date="2020-12-16T08:46:00Z">
            <w:r w:rsidR="001E5C83">
              <w:rPr>
                <w:rStyle w:val="jlqj4b"/>
                <w:lang w:val="en"/>
              </w:rPr>
              <w:t>chapter</w:t>
            </w:r>
          </w:ins>
          <w:ins w:id="122" w:author="Kyburz Sascha (kybursas)" w:date="2020-12-14T10:26:00Z">
            <w:r w:rsidR="00552A9F">
              <w:rPr>
                <w:rStyle w:val="jlqj4b"/>
                <w:lang w:val="en"/>
              </w:rPr>
              <w:t xml:space="preserve"> shows that a more detailed investigation is appropriate</w:t>
            </w:r>
          </w:ins>
          <w:ins w:id="123" w:author="Kyburz Sascha (kybursas)" w:date="2020-12-14T10:38:00Z">
            <w:r w:rsidR="00990D08">
              <w:rPr>
                <w:rStyle w:val="jlqj4b"/>
                <w:lang w:val="en"/>
              </w:rPr>
              <w:t>,</w:t>
            </w:r>
          </w:ins>
          <w:ins w:id="124" w:author="Kyburz Sascha (kybursas)" w:date="2020-12-14T10:26:00Z">
            <w:r w:rsidR="00552A9F">
              <w:rPr>
                <w:rStyle w:val="jlqj4b"/>
                <w:lang w:val="en"/>
              </w:rPr>
              <w:t xml:space="preserve"> </w:t>
            </w:r>
          </w:ins>
          <w:ins w:id="125" w:author="Kyburz Sascha (kybursas)" w:date="2020-12-14T10:38:00Z">
            <w:r w:rsidR="00990D08">
              <w:rPr>
                <w:rStyle w:val="jlqj4b"/>
                <w:lang w:val="en"/>
              </w:rPr>
              <w:t>u</w:t>
            </w:r>
          </w:ins>
          <w:ins w:id="126" w:author="Kyburz Sascha (kybursas)" w:date="2020-12-14T10:26:00Z">
            <w:r w:rsidR="00552A9F">
              <w:rPr>
                <w:rStyle w:val="jlqj4b"/>
                <w:lang w:val="en"/>
              </w:rPr>
              <w:t>sing an MTD test setup from existing work</w:t>
            </w:r>
          </w:ins>
          <w:ins w:id="127" w:author="Kyburz Sascha (kybursas)" w:date="2020-12-14T10:39:00Z">
            <w:r w:rsidR="00402A1C">
              <w:rPr>
                <w:rStyle w:val="jlqj4b"/>
                <w:lang w:val="en"/>
              </w:rPr>
              <w:t>.</w:t>
            </w:r>
          </w:ins>
          <w:ins w:id="128" w:author="Kyburz Sascha (kybursas)" w:date="2020-12-14T10:26:00Z">
            <w:r w:rsidR="00552A9F">
              <w:rPr>
                <w:rStyle w:val="jlqj4b"/>
                <w:lang w:val="en"/>
              </w:rPr>
              <w:t xml:space="preserve"> </w:t>
            </w:r>
          </w:ins>
          <w:ins w:id="129" w:author="Kyburz Sascha (kybursas)" w:date="2020-12-14T10:39:00Z">
            <w:r w:rsidR="00402A1C">
              <w:rPr>
                <w:rStyle w:val="jlqj4b"/>
                <w:lang w:val="en"/>
              </w:rPr>
              <w:t>W</w:t>
            </w:r>
          </w:ins>
          <w:ins w:id="130" w:author="Kyburz Sascha (kybursas)" w:date="2020-12-14T10:26:00Z">
            <w:r w:rsidR="00552A9F">
              <w:rPr>
                <w:rStyle w:val="jlqj4b"/>
                <w:lang w:val="en"/>
              </w:rPr>
              <w:t>e measure the performance of static and reinforcement learning</w:t>
            </w:r>
          </w:ins>
          <w:ins w:id="131" w:author="Kyburz Sascha (kybursas)" w:date="2020-12-14T10:39:00Z">
            <w:r w:rsidR="00402A1C">
              <w:rPr>
                <w:rStyle w:val="jlqj4b"/>
                <w:lang w:val="en"/>
              </w:rPr>
              <w:t xml:space="preserve"> </w:t>
            </w:r>
          </w:ins>
          <w:ins w:id="132" w:author="Kyburz Sascha (kybursas)" w:date="2020-12-14T10:26:00Z">
            <w:r w:rsidR="00552A9F">
              <w:rPr>
                <w:rStyle w:val="jlqj4b"/>
                <w:lang w:val="en"/>
              </w:rPr>
              <w:t>based MTD approaches and find that the latter perform</w:t>
            </w:r>
          </w:ins>
          <w:ins w:id="133" w:author="Kyburz Sascha (kybursas)" w:date="2020-12-14T10:39:00Z">
            <w:r w:rsidR="00402A1C">
              <w:rPr>
                <w:rStyle w:val="jlqj4b"/>
                <w:lang w:val="en"/>
              </w:rPr>
              <w:t>s</w:t>
            </w:r>
          </w:ins>
          <w:ins w:id="134" w:author="Kyburz Sascha (kybursas)" w:date="2020-12-14T10:26:00Z">
            <w:r w:rsidR="00552A9F">
              <w:rPr>
                <w:rStyle w:val="jlqj4b"/>
                <w:lang w:val="en"/>
              </w:rPr>
              <w:t xml:space="preserve"> significantly better. However, our measurements also show that this probably </w:t>
            </w:r>
          </w:ins>
          <w:ins w:id="135" w:author="Kyburz Sascha (kybursas)" w:date="2020-12-14T10:39:00Z">
            <w:del w:id="136" w:author="Cailleret Levi (cailllev)" w:date="2020-12-18T10:31:00Z">
              <w:r w:rsidR="00402A1C" w:rsidDel="00623D89">
                <w:rPr>
                  <w:rStyle w:val="jlqj4b"/>
                  <w:lang w:val="en"/>
                </w:rPr>
                <w:delText>must</w:delText>
              </w:r>
            </w:del>
          </w:ins>
          <w:ins w:id="137" w:author="Kyburz Sascha (kybursas)" w:date="2020-12-14T10:26:00Z">
            <w:del w:id="138" w:author="Cailleret Levi (cailllev)" w:date="2020-12-18T10:31:00Z">
              <w:r w:rsidR="00552A9F" w:rsidDel="00623D89">
                <w:rPr>
                  <w:rStyle w:val="jlqj4b"/>
                  <w:lang w:val="en"/>
                </w:rPr>
                <w:delText xml:space="preserve"> be bought with</w:delText>
              </w:r>
            </w:del>
          </w:ins>
          <w:ins w:id="139" w:author="Cailleret Levi (cailllev)" w:date="2020-12-18T10:31:00Z">
            <w:r w:rsidR="00623D89">
              <w:rPr>
                <w:rStyle w:val="jlqj4b"/>
                <w:lang w:val="en"/>
              </w:rPr>
              <w:t>has</w:t>
            </w:r>
          </w:ins>
          <w:ins w:id="140" w:author="Kyburz Sascha (kybursas)" w:date="2020-12-14T10:26:00Z">
            <w:r w:rsidR="00552A9F">
              <w:rPr>
                <w:rStyle w:val="jlqj4b"/>
                <w:lang w:val="en"/>
              </w:rPr>
              <w:t xml:space="preserve"> a high</w:t>
            </w:r>
          </w:ins>
          <w:ins w:id="141" w:author="Kyburz Sascha (kybursas)" w:date="2020-12-18T10:31:00Z">
            <w:r w:rsidR="009D6178">
              <w:rPr>
                <w:rStyle w:val="jlqj4b"/>
                <w:lang w:val="en"/>
              </w:rPr>
              <w:t>er</w:t>
            </w:r>
          </w:ins>
          <w:ins w:id="142" w:author="Kyburz Sascha (kybursas)" w:date="2020-12-14T10:26:00Z">
            <w:r w:rsidR="00552A9F">
              <w:rPr>
                <w:rStyle w:val="jlqj4b"/>
                <w:lang w:val="en"/>
              </w:rPr>
              <w:t xml:space="preserve"> consumption of resources. Whether it is worthwhile to use it in practice cannot be determined and </w:t>
            </w:r>
          </w:ins>
          <w:ins w:id="143" w:author="Kyburz Sascha (kybursas)" w:date="2020-12-14T10:41:00Z">
            <w:r w:rsidR="002E2791">
              <w:rPr>
                <w:rStyle w:val="jlqj4b"/>
                <w:lang w:val="en"/>
              </w:rPr>
              <w:t>must</w:t>
            </w:r>
          </w:ins>
          <w:ins w:id="144" w:author="Kyburz Sascha (kybursas)" w:date="2020-12-14T10:26:00Z">
            <w:r w:rsidR="00552A9F">
              <w:rPr>
                <w:rStyle w:val="jlqj4b"/>
                <w:lang w:val="en"/>
              </w:rPr>
              <w:t xml:space="preserve"> be investigated further.</w:t>
            </w:r>
          </w:ins>
        </w:p>
        <w:p w14:paraId="05313FE1" w14:textId="41C063BD" w:rsidR="00EB5D6F" w:rsidRPr="00FD4AF5" w:rsidRDefault="00FD4AF5" w:rsidP="00EE1E53">
          <w:r w:rsidRPr="00BC1423">
            <w:rPr>
              <w:lang w:val="en-US"/>
              <w:rPrChange w:id="145" w:author="Cailleret Levi (cailllev)" w:date="2020-12-14T10:38:00Z">
                <w:rPr/>
              </w:rPrChange>
            </w:rPr>
            <w:br w:type="page"/>
          </w:r>
        </w:p>
      </w:sdtContent>
    </w:sdt>
    <w:bookmarkStart w:id="146" w:name="_Toc59300815" w:displacedByCustomXml="next"/>
    <w:sdt>
      <w:sdtPr>
        <w:rPr>
          <w:rFonts w:asciiTheme="minorHAnsi" w:eastAsiaTheme="minorHAnsi" w:hAnsiTheme="minorHAnsi" w:cstheme="minorBidi"/>
          <w:color w:val="auto"/>
          <w:sz w:val="22"/>
          <w:szCs w:val="22"/>
        </w:rPr>
        <w:id w:val="498010154"/>
        <w:docPartObj>
          <w:docPartGallery w:val="Table of Contents"/>
          <w:docPartUnique/>
        </w:docPartObj>
      </w:sdtPr>
      <w:sdtEndPr>
        <w:rPr>
          <w:noProof/>
        </w:rPr>
      </w:sdtEndPr>
      <w:sdtContent>
        <w:p w14:paraId="59886CF4" w14:textId="36C9CF0C" w:rsidR="0072497F" w:rsidRPr="00C9175B" w:rsidRDefault="0072497F" w:rsidP="00BB0853">
          <w:pPr>
            <w:pStyle w:val="Heading1withoutnumbers"/>
          </w:pPr>
          <w:r w:rsidRPr="00A46D7F">
            <w:rPr>
              <w:rStyle w:val="Heading1withoutnumbersChar"/>
            </w:rPr>
            <w:t>Inhalts</w:t>
          </w:r>
          <w:r w:rsidR="00175061" w:rsidRPr="00A46D7F">
            <w:rPr>
              <w:rStyle w:val="Heading1withoutnumbersChar"/>
            </w:rPr>
            <w:t>v</w:t>
          </w:r>
          <w:r w:rsidRPr="00A46D7F">
            <w:rPr>
              <w:rStyle w:val="Heading1withoutnumbersChar"/>
            </w:rPr>
            <w:t>erzeichnis</w:t>
          </w:r>
          <w:bookmarkEnd w:id="146"/>
          <w:r w:rsidR="00D22B8C">
            <w:tab/>
          </w:r>
        </w:p>
        <w:p w14:paraId="0758C997" w14:textId="11C9134D" w:rsidR="00C07399" w:rsidRDefault="0072497F">
          <w:pPr>
            <w:pStyle w:val="TOC1"/>
            <w:rPr>
              <w:ins w:id="147" w:author="Cailleret Levi (cailllev)" w:date="2020-12-19T20:06:00Z"/>
              <w:rFonts w:eastAsiaTheme="minorEastAsia"/>
              <w:noProof/>
              <w:lang w:eastAsia="de-CH"/>
            </w:rPr>
          </w:pPr>
          <w:r>
            <w:fldChar w:fldCharType="begin"/>
          </w:r>
          <w:r>
            <w:instrText xml:space="preserve"> TOC \o "1-3" \h \z \u </w:instrText>
          </w:r>
          <w:r>
            <w:fldChar w:fldCharType="separate"/>
          </w:r>
          <w:ins w:id="148" w:author="Cailleret Levi (cailllev)" w:date="2020-12-19T20:06:00Z">
            <w:r w:rsidR="00C07399" w:rsidRPr="009571CD">
              <w:rPr>
                <w:rStyle w:val="Hyperlink"/>
                <w:noProof/>
              </w:rPr>
              <w:fldChar w:fldCharType="begin"/>
            </w:r>
            <w:r w:rsidR="00C07399" w:rsidRPr="009571CD">
              <w:rPr>
                <w:rStyle w:val="Hyperlink"/>
                <w:noProof/>
              </w:rPr>
              <w:instrText xml:space="preserve"> </w:instrText>
            </w:r>
            <w:r w:rsidR="00C07399">
              <w:rPr>
                <w:noProof/>
              </w:rPr>
              <w:instrText>HYPERLINK \l "_Toc59300811"</w:instrText>
            </w:r>
            <w:r w:rsidR="00C07399" w:rsidRPr="009571CD">
              <w:rPr>
                <w:rStyle w:val="Hyperlink"/>
                <w:noProof/>
              </w:rPr>
              <w:instrText xml:space="preserve"> </w:instrText>
            </w:r>
            <w:r w:rsidR="00C07399" w:rsidRPr="009571CD">
              <w:rPr>
                <w:rStyle w:val="Hyperlink"/>
                <w:noProof/>
              </w:rPr>
            </w:r>
            <w:r w:rsidR="00C07399" w:rsidRPr="009571CD">
              <w:rPr>
                <w:rStyle w:val="Hyperlink"/>
                <w:noProof/>
              </w:rPr>
              <w:fldChar w:fldCharType="separate"/>
            </w:r>
            <w:r w:rsidR="00C07399" w:rsidRPr="009571CD">
              <w:rPr>
                <w:rStyle w:val="Hyperlink"/>
                <w:noProof/>
              </w:rPr>
              <w:t>Formular</w:t>
            </w:r>
            <w:r w:rsidR="00C07399">
              <w:rPr>
                <w:noProof/>
                <w:webHidden/>
              </w:rPr>
              <w:tab/>
            </w:r>
            <w:r w:rsidR="00C07399">
              <w:rPr>
                <w:noProof/>
                <w:webHidden/>
              </w:rPr>
              <w:fldChar w:fldCharType="begin"/>
            </w:r>
            <w:r w:rsidR="00C07399">
              <w:rPr>
                <w:noProof/>
                <w:webHidden/>
              </w:rPr>
              <w:instrText xml:space="preserve"> PAGEREF _Toc59300811 \h </w:instrText>
            </w:r>
            <w:r w:rsidR="00C07399">
              <w:rPr>
                <w:noProof/>
                <w:webHidden/>
              </w:rPr>
            </w:r>
          </w:ins>
          <w:r w:rsidR="00C07399">
            <w:rPr>
              <w:noProof/>
              <w:webHidden/>
            </w:rPr>
            <w:fldChar w:fldCharType="separate"/>
          </w:r>
          <w:ins w:id="149" w:author="Cailleret Levi (cailllev)" w:date="2020-12-19T20:06:00Z">
            <w:r w:rsidR="00C07399">
              <w:rPr>
                <w:noProof/>
                <w:webHidden/>
              </w:rPr>
              <w:t>1</w:t>
            </w:r>
            <w:r w:rsidR="00C07399">
              <w:rPr>
                <w:noProof/>
                <w:webHidden/>
              </w:rPr>
              <w:fldChar w:fldCharType="end"/>
            </w:r>
            <w:r w:rsidR="00C07399" w:rsidRPr="009571CD">
              <w:rPr>
                <w:rStyle w:val="Hyperlink"/>
                <w:noProof/>
              </w:rPr>
              <w:fldChar w:fldCharType="end"/>
            </w:r>
          </w:ins>
        </w:p>
        <w:p w14:paraId="743A47B8" w14:textId="38757B37" w:rsidR="00C07399" w:rsidRDefault="00C07399">
          <w:pPr>
            <w:pStyle w:val="TOC2"/>
            <w:tabs>
              <w:tab w:val="right" w:leader="dot" w:pos="9016"/>
            </w:tabs>
            <w:rPr>
              <w:ins w:id="150" w:author="Cailleret Levi (cailllev)" w:date="2020-12-19T20:06:00Z"/>
              <w:rFonts w:eastAsiaTheme="minorEastAsia"/>
              <w:noProof/>
              <w:lang w:eastAsia="de-CH"/>
            </w:rPr>
          </w:pPr>
          <w:ins w:id="151"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"_Toc59300812"</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Eigenständigkeitserklärung</w:t>
            </w:r>
            <w:r>
              <w:rPr>
                <w:noProof/>
                <w:webHidden/>
              </w:rPr>
              <w:tab/>
            </w:r>
            <w:r>
              <w:rPr>
                <w:noProof/>
                <w:webHidden/>
              </w:rPr>
              <w:fldChar w:fldCharType="begin"/>
            </w:r>
            <w:r>
              <w:rPr>
                <w:noProof/>
                <w:webHidden/>
              </w:rPr>
              <w:instrText xml:space="preserve"> PAGEREF _Toc59300812 \h </w:instrText>
            </w:r>
            <w:r>
              <w:rPr>
                <w:noProof/>
                <w:webHidden/>
              </w:rPr>
            </w:r>
          </w:ins>
          <w:r>
            <w:rPr>
              <w:noProof/>
              <w:webHidden/>
            </w:rPr>
            <w:fldChar w:fldCharType="separate"/>
          </w:r>
          <w:ins w:id="152" w:author="Cailleret Levi (cailllev)" w:date="2020-12-19T20:06:00Z">
            <w:r>
              <w:rPr>
                <w:noProof/>
                <w:webHidden/>
              </w:rPr>
              <w:t>1</w:t>
            </w:r>
            <w:r>
              <w:rPr>
                <w:noProof/>
                <w:webHidden/>
              </w:rPr>
              <w:fldChar w:fldCharType="end"/>
            </w:r>
            <w:r w:rsidRPr="009571CD">
              <w:rPr>
                <w:rStyle w:val="Hyperlink"/>
                <w:noProof/>
              </w:rPr>
              <w:fldChar w:fldCharType="end"/>
            </w:r>
          </w:ins>
        </w:p>
        <w:p w14:paraId="7ADE61F0" w14:textId="1B4E2E59" w:rsidR="00C07399" w:rsidRDefault="00C07399">
          <w:pPr>
            <w:pStyle w:val="TOC1"/>
            <w:rPr>
              <w:ins w:id="153" w:author="Cailleret Levi (cailllev)" w:date="2020-12-19T20:06:00Z"/>
              <w:rFonts w:eastAsiaTheme="minorEastAsia"/>
              <w:noProof/>
              <w:lang w:eastAsia="de-CH"/>
            </w:rPr>
          </w:pPr>
          <w:ins w:id="154"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"_Toc59300813"</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Zusammenfassung</w:t>
            </w:r>
            <w:r>
              <w:rPr>
                <w:noProof/>
                <w:webHidden/>
              </w:rPr>
              <w:tab/>
            </w:r>
            <w:r>
              <w:rPr>
                <w:noProof/>
                <w:webHidden/>
              </w:rPr>
              <w:fldChar w:fldCharType="begin"/>
            </w:r>
            <w:r>
              <w:rPr>
                <w:noProof/>
                <w:webHidden/>
              </w:rPr>
              <w:instrText xml:space="preserve"> PAGEREF _Toc59300813 \h </w:instrText>
            </w:r>
            <w:r>
              <w:rPr>
                <w:noProof/>
                <w:webHidden/>
              </w:rPr>
            </w:r>
          </w:ins>
          <w:r>
            <w:rPr>
              <w:noProof/>
              <w:webHidden/>
            </w:rPr>
            <w:fldChar w:fldCharType="separate"/>
          </w:r>
          <w:ins w:id="155" w:author="Cailleret Levi (cailllev)" w:date="2020-12-19T20:06:00Z">
            <w:r>
              <w:rPr>
                <w:noProof/>
                <w:webHidden/>
              </w:rPr>
              <w:t>2</w:t>
            </w:r>
            <w:r>
              <w:rPr>
                <w:noProof/>
                <w:webHidden/>
              </w:rPr>
              <w:fldChar w:fldCharType="end"/>
            </w:r>
            <w:r w:rsidRPr="009571CD">
              <w:rPr>
                <w:rStyle w:val="Hyperlink"/>
                <w:noProof/>
              </w:rPr>
              <w:fldChar w:fldCharType="end"/>
            </w:r>
          </w:ins>
        </w:p>
        <w:p w14:paraId="40603D62" w14:textId="74DCB708" w:rsidR="00C07399" w:rsidRDefault="00C07399">
          <w:pPr>
            <w:pStyle w:val="TOC1"/>
            <w:rPr>
              <w:ins w:id="156" w:author="Cailleret Levi (cailllev)" w:date="2020-12-19T20:06:00Z"/>
              <w:rFonts w:eastAsiaTheme="minorEastAsia"/>
              <w:noProof/>
              <w:lang w:eastAsia="de-CH"/>
            </w:rPr>
          </w:pPr>
          <w:ins w:id="157"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"_Toc59300814"</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lang w:val="en-US"/>
              </w:rPr>
              <w:t>Abstract</w:t>
            </w:r>
            <w:r>
              <w:rPr>
                <w:noProof/>
                <w:webHidden/>
              </w:rPr>
              <w:tab/>
            </w:r>
            <w:r>
              <w:rPr>
                <w:noProof/>
                <w:webHidden/>
              </w:rPr>
              <w:fldChar w:fldCharType="begin"/>
            </w:r>
            <w:r>
              <w:rPr>
                <w:noProof/>
                <w:webHidden/>
              </w:rPr>
              <w:instrText xml:space="preserve"> PAGEREF _Toc59300814 \h </w:instrText>
            </w:r>
            <w:r>
              <w:rPr>
                <w:noProof/>
                <w:webHidden/>
              </w:rPr>
            </w:r>
          </w:ins>
          <w:r>
            <w:rPr>
              <w:noProof/>
              <w:webHidden/>
            </w:rPr>
            <w:fldChar w:fldCharType="separate"/>
          </w:r>
          <w:ins w:id="158" w:author="Cailleret Levi (cailllev)" w:date="2020-12-19T20:06:00Z">
            <w:r>
              <w:rPr>
                <w:noProof/>
                <w:webHidden/>
              </w:rPr>
              <w:t>3</w:t>
            </w:r>
            <w:r>
              <w:rPr>
                <w:noProof/>
                <w:webHidden/>
              </w:rPr>
              <w:fldChar w:fldCharType="end"/>
            </w:r>
            <w:r w:rsidRPr="009571CD">
              <w:rPr>
                <w:rStyle w:val="Hyperlink"/>
                <w:noProof/>
              </w:rPr>
              <w:fldChar w:fldCharType="end"/>
            </w:r>
          </w:ins>
        </w:p>
        <w:p w14:paraId="471FA28E" w14:textId="018FE3EF" w:rsidR="00C07399" w:rsidRDefault="00C07399">
          <w:pPr>
            <w:pStyle w:val="TOC1"/>
            <w:rPr>
              <w:ins w:id="159" w:author="Cailleret Levi (cailllev)" w:date="2020-12-19T20:06:00Z"/>
              <w:rFonts w:eastAsiaTheme="minorEastAsia"/>
              <w:noProof/>
              <w:lang w:eastAsia="de-CH"/>
            </w:rPr>
          </w:pPr>
          <w:ins w:id="160"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"_Toc59300815"</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Inhaltsverzeichnis</w:t>
            </w:r>
            <w:r>
              <w:rPr>
                <w:noProof/>
                <w:webHidden/>
              </w:rPr>
              <w:tab/>
            </w:r>
            <w:r>
              <w:rPr>
                <w:noProof/>
                <w:webHidden/>
              </w:rPr>
              <w:fldChar w:fldCharType="begin"/>
            </w:r>
            <w:r>
              <w:rPr>
                <w:noProof/>
                <w:webHidden/>
              </w:rPr>
              <w:instrText xml:space="preserve"> PAGEREF _Toc59300815 \h </w:instrText>
            </w:r>
            <w:r>
              <w:rPr>
                <w:noProof/>
                <w:webHidden/>
              </w:rPr>
            </w:r>
          </w:ins>
          <w:r>
            <w:rPr>
              <w:noProof/>
              <w:webHidden/>
            </w:rPr>
            <w:fldChar w:fldCharType="separate"/>
          </w:r>
          <w:ins w:id="161" w:author="Cailleret Levi (cailllev)" w:date="2020-12-19T20:06:00Z">
            <w:r>
              <w:rPr>
                <w:noProof/>
                <w:webHidden/>
              </w:rPr>
              <w:t>4</w:t>
            </w:r>
            <w:r>
              <w:rPr>
                <w:noProof/>
                <w:webHidden/>
              </w:rPr>
              <w:fldChar w:fldCharType="end"/>
            </w:r>
            <w:r w:rsidRPr="009571CD">
              <w:rPr>
                <w:rStyle w:val="Hyperlink"/>
                <w:noProof/>
              </w:rPr>
              <w:fldChar w:fldCharType="end"/>
            </w:r>
          </w:ins>
        </w:p>
        <w:p w14:paraId="23AC0624" w14:textId="2CCB421B" w:rsidR="00C07399" w:rsidRDefault="00C07399">
          <w:pPr>
            <w:pStyle w:val="TOC1"/>
            <w:tabs>
              <w:tab w:val="left" w:pos="440"/>
            </w:tabs>
            <w:rPr>
              <w:ins w:id="162" w:author="Cailleret Levi (cailllev)" w:date="2020-12-19T20:06:00Z"/>
              <w:rFonts w:eastAsiaTheme="minorEastAsia"/>
              <w:noProof/>
              <w:lang w:eastAsia="de-CH"/>
            </w:rPr>
          </w:pPr>
          <w:ins w:id="163"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"_Toc59300816"</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1</w:t>
            </w:r>
            <w:r>
              <w:rPr>
                <w:rFonts w:eastAsiaTheme="minorEastAsia"/>
                <w:noProof/>
                <w:lang w:eastAsia="de-CH"/>
              </w:rPr>
              <w:tab/>
            </w:r>
            <w:r w:rsidRPr="009571CD">
              <w:rPr>
                <w:rStyle w:val="Hyperlink"/>
                <w:noProof/>
              </w:rPr>
              <w:t>Einleitung</w:t>
            </w:r>
            <w:r>
              <w:rPr>
                <w:noProof/>
                <w:webHidden/>
              </w:rPr>
              <w:tab/>
            </w:r>
            <w:r>
              <w:rPr>
                <w:noProof/>
                <w:webHidden/>
              </w:rPr>
              <w:fldChar w:fldCharType="begin"/>
            </w:r>
            <w:r>
              <w:rPr>
                <w:noProof/>
                <w:webHidden/>
              </w:rPr>
              <w:instrText xml:space="preserve"> PAGEREF _Toc59300816 \h </w:instrText>
            </w:r>
            <w:r>
              <w:rPr>
                <w:noProof/>
                <w:webHidden/>
              </w:rPr>
            </w:r>
          </w:ins>
          <w:r>
            <w:rPr>
              <w:noProof/>
              <w:webHidden/>
            </w:rPr>
            <w:fldChar w:fldCharType="separate"/>
          </w:r>
          <w:ins w:id="164" w:author="Cailleret Levi (cailllev)" w:date="2020-12-19T20:06:00Z">
            <w:r>
              <w:rPr>
                <w:noProof/>
                <w:webHidden/>
              </w:rPr>
              <w:t>6</w:t>
            </w:r>
            <w:r>
              <w:rPr>
                <w:noProof/>
                <w:webHidden/>
              </w:rPr>
              <w:fldChar w:fldCharType="end"/>
            </w:r>
            <w:r w:rsidRPr="009571CD">
              <w:rPr>
                <w:rStyle w:val="Hyperlink"/>
                <w:noProof/>
              </w:rPr>
              <w:fldChar w:fldCharType="end"/>
            </w:r>
          </w:ins>
        </w:p>
        <w:p w14:paraId="197463C7" w14:textId="0B7FDE9A" w:rsidR="00C07399" w:rsidRDefault="00C07399">
          <w:pPr>
            <w:pStyle w:val="TOC2"/>
            <w:tabs>
              <w:tab w:val="left" w:pos="880"/>
              <w:tab w:val="right" w:leader="dot" w:pos="9016"/>
            </w:tabs>
            <w:rPr>
              <w:ins w:id="165" w:author="Cailleret Levi (cailllev)" w:date="2020-12-19T20:06:00Z"/>
              <w:rFonts w:eastAsiaTheme="minorEastAsia"/>
              <w:noProof/>
              <w:lang w:eastAsia="de-CH"/>
            </w:rPr>
          </w:pPr>
          <w:ins w:id="166"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"_Toc59300817"</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1.1</w:t>
            </w:r>
            <w:r>
              <w:rPr>
                <w:rFonts w:eastAsiaTheme="minorEastAsia"/>
                <w:noProof/>
                <w:lang w:eastAsia="de-CH"/>
              </w:rPr>
              <w:tab/>
            </w:r>
            <w:r w:rsidRPr="009571CD">
              <w:rPr>
                <w:rStyle w:val="Hyperlink"/>
                <w:noProof/>
              </w:rPr>
              <w:t>Ausgangslage</w:t>
            </w:r>
            <w:r>
              <w:rPr>
                <w:noProof/>
                <w:webHidden/>
              </w:rPr>
              <w:tab/>
            </w:r>
            <w:r>
              <w:rPr>
                <w:noProof/>
                <w:webHidden/>
              </w:rPr>
              <w:fldChar w:fldCharType="begin"/>
            </w:r>
            <w:r>
              <w:rPr>
                <w:noProof/>
                <w:webHidden/>
              </w:rPr>
              <w:instrText xml:space="preserve"> PAGEREF _Toc59300817 \h </w:instrText>
            </w:r>
            <w:r>
              <w:rPr>
                <w:noProof/>
                <w:webHidden/>
              </w:rPr>
            </w:r>
          </w:ins>
          <w:r>
            <w:rPr>
              <w:noProof/>
              <w:webHidden/>
            </w:rPr>
            <w:fldChar w:fldCharType="separate"/>
          </w:r>
          <w:ins w:id="167" w:author="Cailleret Levi (cailllev)" w:date="2020-12-19T20:06:00Z">
            <w:r>
              <w:rPr>
                <w:noProof/>
                <w:webHidden/>
              </w:rPr>
              <w:t>6</w:t>
            </w:r>
            <w:r>
              <w:rPr>
                <w:noProof/>
                <w:webHidden/>
              </w:rPr>
              <w:fldChar w:fldCharType="end"/>
            </w:r>
            <w:r w:rsidRPr="009571CD">
              <w:rPr>
                <w:rStyle w:val="Hyperlink"/>
                <w:noProof/>
              </w:rPr>
              <w:fldChar w:fldCharType="end"/>
            </w:r>
          </w:ins>
        </w:p>
        <w:p w14:paraId="212494D3" w14:textId="676E586F" w:rsidR="00C07399" w:rsidRDefault="00C07399">
          <w:pPr>
            <w:pStyle w:val="TOC2"/>
            <w:tabs>
              <w:tab w:val="left" w:pos="880"/>
              <w:tab w:val="right" w:leader="dot" w:pos="9016"/>
            </w:tabs>
            <w:rPr>
              <w:ins w:id="168" w:author="Cailleret Levi (cailllev)" w:date="2020-12-19T20:06:00Z"/>
              <w:rFonts w:eastAsiaTheme="minorEastAsia"/>
              <w:noProof/>
              <w:lang w:eastAsia="de-CH"/>
            </w:rPr>
          </w:pPr>
          <w:ins w:id="169"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"_Toc59300818"</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1.2</w:t>
            </w:r>
            <w:r>
              <w:rPr>
                <w:rFonts w:eastAsiaTheme="minorEastAsia"/>
                <w:noProof/>
                <w:lang w:eastAsia="de-CH"/>
              </w:rPr>
              <w:tab/>
            </w:r>
            <w:r w:rsidRPr="009571CD">
              <w:rPr>
                <w:rStyle w:val="Hyperlink"/>
                <w:noProof/>
              </w:rPr>
              <w:t>Zielsetzung</w:t>
            </w:r>
            <w:r>
              <w:rPr>
                <w:noProof/>
                <w:webHidden/>
              </w:rPr>
              <w:tab/>
            </w:r>
            <w:r>
              <w:rPr>
                <w:noProof/>
                <w:webHidden/>
              </w:rPr>
              <w:fldChar w:fldCharType="begin"/>
            </w:r>
            <w:r>
              <w:rPr>
                <w:noProof/>
                <w:webHidden/>
              </w:rPr>
              <w:instrText xml:space="preserve"> PAGEREF _Toc59300818 \h </w:instrText>
            </w:r>
            <w:r>
              <w:rPr>
                <w:noProof/>
                <w:webHidden/>
              </w:rPr>
            </w:r>
          </w:ins>
          <w:r>
            <w:rPr>
              <w:noProof/>
              <w:webHidden/>
            </w:rPr>
            <w:fldChar w:fldCharType="separate"/>
          </w:r>
          <w:ins w:id="170" w:author="Cailleret Levi (cailllev)" w:date="2020-12-19T20:06:00Z">
            <w:r>
              <w:rPr>
                <w:noProof/>
                <w:webHidden/>
              </w:rPr>
              <w:t>6</w:t>
            </w:r>
            <w:r>
              <w:rPr>
                <w:noProof/>
                <w:webHidden/>
              </w:rPr>
              <w:fldChar w:fldCharType="end"/>
            </w:r>
            <w:r w:rsidRPr="009571CD">
              <w:rPr>
                <w:rStyle w:val="Hyperlink"/>
                <w:noProof/>
              </w:rPr>
              <w:fldChar w:fldCharType="end"/>
            </w:r>
          </w:ins>
        </w:p>
        <w:p w14:paraId="136E19BA" w14:textId="271207BD" w:rsidR="00C07399" w:rsidRDefault="00C07399">
          <w:pPr>
            <w:pStyle w:val="TOC1"/>
            <w:tabs>
              <w:tab w:val="left" w:pos="440"/>
            </w:tabs>
            <w:rPr>
              <w:ins w:id="171" w:author="Cailleret Levi (cailllev)" w:date="2020-12-19T20:06:00Z"/>
              <w:rFonts w:eastAsiaTheme="minorEastAsia"/>
              <w:noProof/>
              <w:lang w:eastAsia="de-CH"/>
            </w:rPr>
          </w:pPr>
          <w:ins w:id="172"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"_Toc59300819"</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2</w:t>
            </w:r>
            <w:r>
              <w:rPr>
                <w:rFonts w:eastAsiaTheme="minorEastAsia"/>
                <w:noProof/>
                <w:lang w:eastAsia="de-CH"/>
              </w:rPr>
              <w:tab/>
            </w:r>
            <w:r w:rsidRPr="009571CD">
              <w:rPr>
                <w:rStyle w:val="Hyperlink"/>
                <w:noProof/>
              </w:rPr>
              <w:t>Theoretische Grundlage</w:t>
            </w:r>
            <w:r>
              <w:rPr>
                <w:noProof/>
                <w:webHidden/>
              </w:rPr>
              <w:tab/>
            </w:r>
            <w:r>
              <w:rPr>
                <w:noProof/>
                <w:webHidden/>
              </w:rPr>
              <w:fldChar w:fldCharType="begin"/>
            </w:r>
            <w:r>
              <w:rPr>
                <w:noProof/>
                <w:webHidden/>
              </w:rPr>
              <w:instrText xml:space="preserve"> PAGEREF _Toc59300819 \h </w:instrText>
            </w:r>
            <w:r>
              <w:rPr>
                <w:noProof/>
                <w:webHidden/>
              </w:rPr>
            </w:r>
          </w:ins>
          <w:r>
            <w:rPr>
              <w:noProof/>
              <w:webHidden/>
            </w:rPr>
            <w:fldChar w:fldCharType="separate"/>
          </w:r>
          <w:ins w:id="173" w:author="Cailleret Levi (cailllev)" w:date="2020-12-19T20:06:00Z">
            <w:r>
              <w:rPr>
                <w:noProof/>
                <w:webHidden/>
              </w:rPr>
              <w:t>7</w:t>
            </w:r>
            <w:r>
              <w:rPr>
                <w:noProof/>
                <w:webHidden/>
              </w:rPr>
              <w:fldChar w:fldCharType="end"/>
            </w:r>
            <w:r w:rsidRPr="009571CD">
              <w:rPr>
                <w:rStyle w:val="Hyperlink"/>
                <w:noProof/>
              </w:rPr>
              <w:fldChar w:fldCharType="end"/>
            </w:r>
          </w:ins>
        </w:p>
        <w:p w14:paraId="01DDBB75" w14:textId="373189F6" w:rsidR="00C07399" w:rsidRDefault="00C07399">
          <w:pPr>
            <w:pStyle w:val="TOC2"/>
            <w:tabs>
              <w:tab w:val="left" w:pos="880"/>
              <w:tab w:val="right" w:leader="dot" w:pos="9016"/>
            </w:tabs>
            <w:rPr>
              <w:ins w:id="174" w:author="Cailleret Levi (cailllev)" w:date="2020-12-19T20:06:00Z"/>
              <w:rFonts w:eastAsiaTheme="minorEastAsia"/>
              <w:noProof/>
              <w:lang w:eastAsia="de-CH"/>
            </w:rPr>
          </w:pPr>
          <w:ins w:id="175"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"_Toc59300820"</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2.1</w:t>
            </w:r>
            <w:r>
              <w:rPr>
                <w:rFonts w:eastAsiaTheme="minorEastAsia"/>
                <w:noProof/>
                <w:lang w:eastAsia="de-CH"/>
              </w:rPr>
              <w:tab/>
            </w:r>
            <w:r w:rsidRPr="009571CD">
              <w:rPr>
                <w:rStyle w:val="Hyperlink"/>
                <w:noProof/>
              </w:rPr>
              <w:t>Grundlegendes und Klassifikation des Modells</w:t>
            </w:r>
            <w:r>
              <w:rPr>
                <w:noProof/>
                <w:webHidden/>
              </w:rPr>
              <w:tab/>
            </w:r>
            <w:r>
              <w:rPr>
                <w:noProof/>
                <w:webHidden/>
              </w:rPr>
              <w:fldChar w:fldCharType="begin"/>
            </w:r>
            <w:r>
              <w:rPr>
                <w:noProof/>
                <w:webHidden/>
              </w:rPr>
              <w:instrText xml:space="preserve"> PAGEREF _Toc59300820 \h </w:instrText>
            </w:r>
            <w:r>
              <w:rPr>
                <w:noProof/>
                <w:webHidden/>
              </w:rPr>
            </w:r>
          </w:ins>
          <w:r>
            <w:rPr>
              <w:noProof/>
              <w:webHidden/>
            </w:rPr>
            <w:fldChar w:fldCharType="separate"/>
          </w:r>
          <w:ins w:id="176" w:author="Cailleret Levi (cailllev)" w:date="2020-12-19T20:06:00Z">
            <w:r>
              <w:rPr>
                <w:noProof/>
                <w:webHidden/>
              </w:rPr>
              <w:t>7</w:t>
            </w:r>
            <w:r>
              <w:rPr>
                <w:noProof/>
                <w:webHidden/>
              </w:rPr>
              <w:fldChar w:fldCharType="end"/>
            </w:r>
            <w:r w:rsidRPr="009571CD">
              <w:rPr>
                <w:rStyle w:val="Hyperlink"/>
                <w:noProof/>
              </w:rPr>
              <w:fldChar w:fldCharType="end"/>
            </w:r>
          </w:ins>
        </w:p>
        <w:p w14:paraId="326D2489" w14:textId="088033C8" w:rsidR="00C07399" w:rsidRDefault="00C07399">
          <w:pPr>
            <w:pStyle w:val="TOC3"/>
            <w:tabs>
              <w:tab w:val="left" w:pos="1320"/>
              <w:tab w:val="right" w:leader="dot" w:pos="9016"/>
            </w:tabs>
            <w:rPr>
              <w:ins w:id="177" w:author="Cailleret Levi (cailllev)" w:date="2020-12-19T20:06:00Z"/>
              <w:rFonts w:eastAsiaTheme="minorEastAsia"/>
              <w:noProof/>
              <w:lang w:eastAsia="de-CH"/>
            </w:rPr>
          </w:pPr>
          <w:ins w:id="178"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"_Toc59300821"</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2.1.1</w:t>
            </w:r>
            <w:r>
              <w:rPr>
                <w:rFonts w:eastAsiaTheme="minorEastAsia"/>
                <w:noProof/>
                <w:lang w:eastAsia="de-CH"/>
              </w:rPr>
              <w:tab/>
            </w:r>
            <w:r w:rsidRPr="009571CD">
              <w:rPr>
                <w:rStyle w:val="Hyperlink"/>
                <w:noProof/>
              </w:rPr>
              <w:t>Grundlegende Idee von MTD</w:t>
            </w:r>
            <w:r>
              <w:rPr>
                <w:noProof/>
                <w:webHidden/>
              </w:rPr>
              <w:tab/>
            </w:r>
            <w:r>
              <w:rPr>
                <w:noProof/>
                <w:webHidden/>
              </w:rPr>
              <w:fldChar w:fldCharType="begin"/>
            </w:r>
            <w:r>
              <w:rPr>
                <w:noProof/>
                <w:webHidden/>
              </w:rPr>
              <w:instrText xml:space="preserve"> PAGEREF _Toc59300821 \h </w:instrText>
            </w:r>
            <w:r>
              <w:rPr>
                <w:noProof/>
                <w:webHidden/>
              </w:rPr>
            </w:r>
          </w:ins>
          <w:r>
            <w:rPr>
              <w:noProof/>
              <w:webHidden/>
            </w:rPr>
            <w:fldChar w:fldCharType="separate"/>
          </w:r>
          <w:ins w:id="179" w:author="Cailleret Levi (cailllev)" w:date="2020-12-19T20:06:00Z">
            <w:r>
              <w:rPr>
                <w:noProof/>
                <w:webHidden/>
              </w:rPr>
              <w:t>7</w:t>
            </w:r>
            <w:r>
              <w:rPr>
                <w:noProof/>
                <w:webHidden/>
              </w:rPr>
              <w:fldChar w:fldCharType="end"/>
            </w:r>
            <w:r w:rsidRPr="009571CD">
              <w:rPr>
                <w:rStyle w:val="Hyperlink"/>
                <w:noProof/>
              </w:rPr>
              <w:fldChar w:fldCharType="end"/>
            </w:r>
          </w:ins>
        </w:p>
        <w:p w14:paraId="201F7BFB" w14:textId="6A4EEC10" w:rsidR="00C07399" w:rsidRDefault="00C07399">
          <w:pPr>
            <w:pStyle w:val="TOC3"/>
            <w:tabs>
              <w:tab w:val="left" w:pos="1320"/>
              <w:tab w:val="right" w:leader="dot" w:pos="9016"/>
            </w:tabs>
            <w:rPr>
              <w:ins w:id="180" w:author="Cailleret Levi (cailllev)" w:date="2020-12-19T20:06:00Z"/>
              <w:rFonts w:eastAsiaTheme="minorEastAsia"/>
              <w:noProof/>
              <w:lang w:eastAsia="de-CH"/>
            </w:rPr>
          </w:pPr>
          <w:ins w:id="181"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"_Toc59300822"</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2.1.2</w:t>
            </w:r>
            <w:r>
              <w:rPr>
                <w:rFonts w:eastAsiaTheme="minorEastAsia"/>
                <w:noProof/>
                <w:lang w:eastAsia="de-CH"/>
              </w:rPr>
              <w:tab/>
            </w:r>
            <w:r w:rsidRPr="009571CD">
              <w:rPr>
                <w:rStyle w:val="Hyperlink"/>
                <w:noProof/>
              </w:rPr>
              <w:t>Klassifikationen von MTD Modellen</w:t>
            </w:r>
            <w:r>
              <w:rPr>
                <w:noProof/>
                <w:webHidden/>
              </w:rPr>
              <w:tab/>
            </w:r>
            <w:r>
              <w:rPr>
                <w:noProof/>
                <w:webHidden/>
              </w:rPr>
              <w:fldChar w:fldCharType="begin"/>
            </w:r>
            <w:r>
              <w:rPr>
                <w:noProof/>
                <w:webHidden/>
              </w:rPr>
              <w:instrText xml:space="preserve"> PAGEREF _Toc59300822 \h </w:instrText>
            </w:r>
            <w:r>
              <w:rPr>
                <w:noProof/>
                <w:webHidden/>
              </w:rPr>
            </w:r>
          </w:ins>
          <w:r>
            <w:rPr>
              <w:noProof/>
              <w:webHidden/>
            </w:rPr>
            <w:fldChar w:fldCharType="separate"/>
          </w:r>
          <w:ins w:id="182" w:author="Cailleret Levi (cailllev)" w:date="2020-12-19T20:06:00Z">
            <w:r>
              <w:rPr>
                <w:noProof/>
                <w:webHidden/>
              </w:rPr>
              <w:t>7</w:t>
            </w:r>
            <w:r>
              <w:rPr>
                <w:noProof/>
                <w:webHidden/>
              </w:rPr>
              <w:fldChar w:fldCharType="end"/>
            </w:r>
            <w:r w:rsidRPr="009571CD">
              <w:rPr>
                <w:rStyle w:val="Hyperlink"/>
                <w:noProof/>
              </w:rPr>
              <w:fldChar w:fldCharType="end"/>
            </w:r>
          </w:ins>
        </w:p>
        <w:p w14:paraId="72E41F5A" w14:textId="342D2985" w:rsidR="00C07399" w:rsidRDefault="00C07399">
          <w:pPr>
            <w:pStyle w:val="TOC3"/>
            <w:tabs>
              <w:tab w:val="left" w:pos="1320"/>
              <w:tab w:val="right" w:leader="dot" w:pos="9016"/>
            </w:tabs>
            <w:rPr>
              <w:ins w:id="183" w:author="Cailleret Levi (cailllev)" w:date="2020-12-19T20:06:00Z"/>
              <w:rFonts w:eastAsiaTheme="minorEastAsia"/>
              <w:noProof/>
              <w:lang w:eastAsia="de-CH"/>
            </w:rPr>
          </w:pPr>
          <w:ins w:id="184"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"_Toc59300823"</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2.1.3</w:t>
            </w:r>
            <w:r>
              <w:rPr>
                <w:rFonts w:eastAsiaTheme="minorEastAsia"/>
                <w:noProof/>
                <w:lang w:eastAsia="de-CH"/>
              </w:rPr>
              <w:tab/>
            </w:r>
            <w:r w:rsidRPr="009571CD">
              <w:rPr>
                <w:rStyle w:val="Hyperlink"/>
                <w:noProof/>
              </w:rPr>
              <w:t>Angriffsoberfläche</w:t>
            </w:r>
            <w:r>
              <w:rPr>
                <w:noProof/>
                <w:webHidden/>
              </w:rPr>
              <w:tab/>
            </w:r>
            <w:r>
              <w:rPr>
                <w:noProof/>
                <w:webHidden/>
              </w:rPr>
              <w:fldChar w:fldCharType="begin"/>
            </w:r>
            <w:r>
              <w:rPr>
                <w:noProof/>
                <w:webHidden/>
              </w:rPr>
              <w:instrText xml:space="preserve"> PAGEREF _Toc59300823 \h </w:instrText>
            </w:r>
            <w:r>
              <w:rPr>
                <w:noProof/>
                <w:webHidden/>
              </w:rPr>
            </w:r>
          </w:ins>
          <w:r>
            <w:rPr>
              <w:noProof/>
              <w:webHidden/>
            </w:rPr>
            <w:fldChar w:fldCharType="separate"/>
          </w:r>
          <w:ins w:id="185" w:author="Cailleret Levi (cailllev)" w:date="2020-12-19T20:06:00Z">
            <w:r>
              <w:rPr>
                <w:noProof/>
                <w:webHidden/>
              </w:rPr>
              <w:t>9</w:t>
            </w:r>
            <w:r>
              <w:rPr>
                <w:noProof/>
                <w:webHidden/>
              </w:rPr>
              <w:fldChar w:fldCharType="end"/>
            </w:r>
            <w:r w:rsidRPr="009571CD">
              <w:rPr>
                <w:rStyle w:val="Hyperlink"/>
                <w:noProof/>
              </w:rPr>
              <w:fldChar w:fldCharType="end"/>
            </w:r>
          </w:ins>
        </w:p>
        <w:p w14:paraId="3493B15D" w14:textId="617F2D0E" w:rsidR="00C07399" w:rsidRDefault="00C07399">
          <w:pPr>
            <w:pStyle w:val="TOC3"/>
            <w:tabs>
              <w:tab w:val="left" w:pos="1320"/>
              <w:tab w:val="right" w:leader="dot" w:pos="9016"/>
            </w:tabs>
            <w:rPr>
              <w:ins w:id="186" w:author="Cailleret Levi (cailllev)" w:date="2020-12-19T20:06:00Z"/>
              <w:rFonts w:eastAsiaTheme="minorEastAsia"/>
              <w:noProof/>
              <w:lang w:eastAsia="de-CH"/>
            </w:rPr>
          </w:pPr>
          <w:ins w:id="187"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"_Toc59300824"</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lang w:val="en-US"/>
              </w:rPr>
              <w:t>2.1.4</w:t>
            </w:r>
            <w:r>
              <w:rPr>
                <w:rFonts w:eastAsiaTheme="minorEastAsia"/>
                <w:noProof/>
                <w:lang w:eastAsia="de-CH"/>
              </w:rPr>
              <w:tab/>
            </w:r>
            <w:r w:rsidRPr="009571CD">
              <w:rPr>
                <w:rStyle w:val="Hyperlink"/>
                <w:noProof/>
              </w:rPr>
              <w:t>Aspekte</w:t>
            </w:r>
            <w:r w:rsidRPr="009571CD">
              <w:rPr>
                <w:rStyle w:val="Hyperlink"/>
                <w:noProof/>
                <w:lang w:val="en-US"/>
              </w:rPr>
              <w:t xml:space="preserve"> von MTDs</w:t>
            </w:r>
            <w:r>
              <w:rPr>
                <w:noProof/>
                <w:webHidden/>
              </w:rPr>
              <w:tab/>
            </w:r>
            <w:r>
              <w:rPr>
                <w:noProof/>
                <w:webHidden/>
              </w:rPr>
              <w:fldChar w:fldCharType="begin"/>
            </w:r>
            <w:r>
              <w:rPr>
                <w:noProof/>
                <w:webHidden/>
              </w:rPr>
              <w:instrText xml:space="preserve"> PAGEREF _Toc59300824 \h </w:instrText>
            </w:r>
            <w:r>
              <w:rPr>
                <w:noProof/>
                <w:webHidden/>
              </w:rPr>
            </w:r>
          </w:ins>
          <w:r>
            <w:rPr>
              <w:noProof/>
              <w:webHidden/>
            </w:rPr>
            <w:fldChar w:fldCharType="separate"/>
          </w:r>
          <w:ins w:id="188" w:author="Cailleret Levi (cailllev)" w:date="2020-12-19T20:06:00Z">
            <w:r>
              <w:rPr>
                <w:noProof/>
                <w:webHidden/>
              </w:rPr>
              <w:t>10</w:t>
            </w:r>
            <w:r>
              <w:rPr>
                <w:noProof/>
                <w:webHidden/>
              </w:rPr>
              <w:fldChar w:fldCharType="end"/>
            </w:r>
            <w:r w:rsidRPr="009571CD">
              <w:rPr>
                <w:rStyle w:val="Hyperlink"/>
                <w:noProof/>
              </w:rPr>
              <w:fldChar w:fldCharType="end"/>
            </w:r>
          </w:ins>
        </w:p>
        <w:p w14:paraId="21080565" w14:textId="3A595629" w:rsidR="00C07399" w:rsidRDefault="00C07399">
          <w:pPr>
            <w:pStyle w:val="TOC3"/>
            <w:tabs>
              <w:tab w:val="left" w:pos="1320"/>
              <w:tab w:val="right" w:leader="dot" w:pos="9016"/>
            </w:tabs>
            <w:rPr>
              <w:ins w:id="189" w:author="Cailleret Levi (cailllev)" w:date="2020-12-19T20:06:00Z"/>
              <w:rFonts w:eastAsiaTheme="minorEastAsia"/>
              <w:noProof/>
              <w:lang w:eastAsia="de-CH"/>
            </w:rPr>
          </w:pPr>
          <w:ins w:id="190"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"_Toc59300825"</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2.1.5</w:t>
            </w:r>
            <w:r>
              <w:rPr>
                <w:rFonts w:eastAsiaTheme="minorEastAsia"/>
                <w:noProof/>
                <w:lang w:eastAsia="de-CH"/>
              </w:rPr>
              <w:tab/>
            </w:r>
            <w:r w:rsidRPr="009571CD">
              <w:rPr>
                <w:rStyle w:val="Hyperlink"/>
                <w:noProof/>
              </w:rPr>
              <w:t>Effektivität von MTDs</w:t>
            </w:r>
            <w:r>
              <w:rPr>
                <w:noProof/>
                <w:webHidden/>
              </w:rPr>
              <w:tab/>
            </w:r>
            <w:r>
              <w:rPr>
                <w:noProof/>
                <w:webHidden/>
              </w:rPr>
              <w:fldChar w:fldCharType="begin"/>
            </w:r>
            <w:r>
              <w:rPr>
                <w:noProof/>
                <w:webHidden/>
              </w:rPr>
              <w:instrText xml:space="preserve"> PAGEREF _Toc59300825 \h </w:instrText>
            </w:r>
            <w:r>
              <w:rPr>
                <w:noProof/>
                <w:webHidden/>
              </w:rPr>
            </w:r>
          </w:ins>
          <w:r>
            <w:rPr>
              <w:noProof/>
              <w:webHidden/>
            </w:rPr>
            <w:fldChar w:fldCharType="separate"/>
          </w:r>
          <w:ins w:id="191" w:author="Cailleret Levi (cailllev)" w:date="2020-12-19T20:06:00Z">
            <w:r>
              <w:rPr>
                <w:noProof/>
                <w:webHidden/>
              </w:rPr>
              <w:t>12</w:t>
            </w:r>
            <w:r>
              <w:rPr>
                <w:noProof/>
                <w:webHidden/>
              </w:rPr>
              <w:fldChar w:fldCharType="end"/>
            </w:r>
            <w:r w:rsidRPr="009571CD">
              <w:rPr>
                <w:rStyle w:val="Hyperlink"/>
                <w:noProof/>
              </w:rPr>
              <w:fldChar w:fldCharType="end"/>
            </w:r>
          </w:ins>
        </w:p>
        <w:p w14:paraId="4BC3A78B" w14:textId="7FA3521A" w:rsidR="00C07399" w:rsidRDefault="00C07399">
          <w:pPr>
            <w:pStyle w:val="TOC3"/>
            <w:tabs>
              <w:tab w:val="left" w:pos="1320"/>
              <w:tab w:val="right" w:leader="dot" w:pos="9016"/>
            </w:tabs>
            <w:rPr>
              <w:ins w:id="192" w:author="Cailleret Levi (cailllev)" w:date="2020-12-19T20:06:00Z"/>
              <w:rFonts w:eastAsiaTheme="minorEastAsia"/>
              <w:noProof/>
              <w:lang w:eastAsia="de-CH"/>
            </w:rPr>
          </w:pPr>
          <w:ins w:id="193"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"_Toc59300826"</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2.1.6</w:t>
            </w:r>
            <w:r>
              <w:rPr>
                <w:rFonts w:eastAsiaTheme="minorEastAsia"/>
                <w:noProof/>
                <w:lang w:eastAsia="de-CH"/>
              </w:rPr>
              <w:tab/>
            </w:r>
            <w:r w:rsidRPr="009571CD">
              <w:rPr>
                <w:rStyle w:val="Hyperlink"/>
                <w:noProof/>
              </w:rPr>
              <w:t>Charakteristiken von Netzwerken und bekannte Angriffe</w:t>
            </w:r>
            <w:r>
              <w:rPr>
                <w:noProof/>
                <w:webHidden/>
              </w:rPr>
              <w:tab/>
            </w:r>
            <w:r>
              <w:rPr>
                <w:noProof/>
                <w:webHidden/>
              </w:rPr>
              <w:fldChar w:fldCharType="begin"/>
            </w:r>
            <w:r>
              <w:rPr>
                <w:noProof/>
                <w:webHidden/>
              </w:rPr>
              <w:instrText xml:space="preserve"> PAGEREF _Toc59300826 \h </w:instrText>
            </w:r>
            <w:r>
              <w:rPr>
                <w:noProof/>
                <w:webHidden/>
              </w:rPr>
            </w:r>
          </w:ins>
          <w:r>
            <w:rPr>
              <w:noProof/>
              <w:webHidden/>
            </w:rPr>
            <w:fldChar w:fldCharType="separate"/>
          </w:r>
          <w:ins w:id="194" w:author="Cailleret Levi (cailllev)" w:date="2020-12-19T20:06:00Z">
            <w:r>
              <w:rPr>
                <w:noProof/>
                <w:webHidden/>
              </w:rPr>
              <w:t>13</w:t>
            </w:r>
            <w:r>
              <w:rPr>
                <w:noProof/>
                <w:webHidden/>
              </w:rPr>
              <w:fldChar w:fldCharType="end"/>
            </w:r>
            <w:r w:rsidRPr="009571CD">
              <w:rPr>
                <w:rStyle w:val="Hyperlink"/>
                <w:noProof/>
              </w:rPr>
              <w:fldChar w:fldCharType="end"/>
            </w:r>
          </w:ins>
        </w:p>
        <w:p w14:paraId="2BFF4DA6" w14:textId="07D7A4C0" w:rsidR="00C07399" w:rsidRDefault="00C07399">
          <w:pPr>
            <w:pStyle w:val="TOC2"/>
            <w:tabs>
              <w:tab w:val="left" w:pos="880"/>
              <w:tab w:val="right" w:leader="dot" w:pos="9016"/>
            </w:tabs>
            <w:rPr>
              <w:ins w:id="195" w:author="Cailleret Levi (cailllev)" w:date="2020-12-19T20:06:00Z"/>
              <w:rFonts w:eastAsiaTheme="minorEastAsia"/>
              <w:noProof/>
              <w:lang w:eastAsia="de-CH"/>
            </w:rPr>
          </w:pPr>
          <w:ins w:id="196"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"_Toc59300827"</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2.2</w:t>
            </w:r>
            <w:r>
              <w:rPr>
                <w:rFonts w:eastAsiaTheme="minorEastAsia"/>
                <w:noProof/>
                <w:lang w:eastAsia="de-CH"/>
              </w:rPr>
              <w:tab/>
            </w:r>
            <w:r w:rsidRPr="009571CD">
              <w:rPr>
                <w:rStyle w:val="Hyperlink"/>
                <w:noProof/>
              </w:rPr>
              <w:t>Reinforcement Learning</w:t>
            </w:r>
            <w:r>
              <w:rPr>
                <w:noProof/>
                <w:webHidden/>
              </w:rPr>
              <w:tab/>
            </w:r>
            <w:r>
              <w:rPr>
                <w:noProof/>
                <w:webHidden/>
              </w:rPr>
              <w:fldChar w:fldCharType="begin"/>
            </w:r>
            <w:r>
              <w:rPr>
                <w:noProof/>
                <w:webHidden/>
              </w:rPr>
              <w:instrText xml:space="preserve"> PAGEREF _Toc59300827 \h </w:instrText>
            </w:r>
            <w:r>
              <w:rPr>
                <w:noProof/>
                <w:webHidden/>
              </w:rPr>
            </w:r>
          </w:ins>
          <w:r>
            <w:rPr>
              <w:noProof/>
              <w:webHidden/>
            </w:rPr>
            <w:fldChar w:fldCharType="separate"/>
          </w:r>
          <w:ins w:id="197" w:author="Cailleret Levi (cailllev)" w:date="2020-12-19T20:06:00Z">
            <w:r>
              <w:rPr>
                <w:noProof/>
                <w:webHidden/>
              </w:rPr>
              <w:t>14</w:t>
            </w:r>
            <w:r>
              <w:rPr>
                <w:noProof/>
                <w:webHidden/>
              </w:rPr>
              <w:fldChar w:fldCharType="end"/>
            </w:r>
            <w:r w:rsidRPr="009571CD">
              <w:rPr>
                <w:rStyle w:val="Hyperlink"/>
                <w:noProof/>
              </w:rPr>
              <w:fldChar w:fldCharType="end"/>
            </w:r>
          </w:ins>
        </w:p>
        <w:p w14:paraId="7C529E16" w14:textId="3BAA65BB" w:rsidR="00C07399" w:rsidRDefault="00C07399">
          <w:pPr>
            <w:pStyle w:val="TOC3"/>
            <w:tabs>
              <w:tab w:val="left" w:pos="1320"/>
              <w:tab w:val="right" w:leader="dot" w:pos="9016"/>
            </w:tabs>
            <w:rPr>
              <w:ins w:id="198" w:author="Cailleret Levi (cailllev)" w:date="2020-12-19T20:06:00Z"/>
              <w:rFonts w:eastAsiaTheme="minorEastAsia"/>
              <w:noProof/>
              <w:lang w:eastAsia="de-CH"/>
            </w:rPr>
          </w:pPr>
          <w:ins w:id="199"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"_Toc59300828"</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2.2.1</w:t>
            </w:r>
            <w:r>
              <w:rPr>
                <w:rFonts w:eastAsiaTheme="minorEastAsia"/>
                <w:noProof/>
                <w:lang w:eastAsia="de-CH"/>
              </w:rPr>
              <w:tab/>
            </w:r>
            <w:r w:rsidRPr="009571CD">
              <w:rPr>
                <w:rStyle w:val="Hyperlink"/>
                <w:noProof/>
              </w:rPr>
              <w:t>Einleitung in Reinforcement Learning</w:t>
            </w:r>
            <w:r>
              <w:rPr>
                <w:noProof/>
                <w:webHidden/>
              </w:rPr>
              <w:tab/>
            </w:r>
            <w:r>
              <w:rPr>
                <w:noProof/>
                <w:webHidden/>
              </w:rPr>
              <w:fldChar w:fldCharType="begin"/>
            </w:r>
            <w:r>
              <w:rPr>
                <w:noProof/>
                <w:webHidden/>
              </w:rPr>
              <w:instrText xml:space="preserve"> PAGEREF _Toc59300828 \h </w:instrText>
            </w:r>
            <w:r>
              <w:rPr>
                <w:noProof/>
                <w:webHidden/>
              </w:rPr>
            </w:r>
          </w:ins>
          <w:r>
            <w:rPr>
              <w:noProof/>
              <w:webHidden/>
            </w:rPr>
            <w:fldChar w:fldCharType="separate"/>
          </w:r>
          <w:ins w:id="200" w:author="Cailleret Levi (cailllev)" w:date="2020-12-19T20:06:00Z">
            <w:r>
              <w:rPr>
                <w:noProof/>
                <w:webHidden/>
              </w:rPr>
              <w:t>14</w:t>
            </w:r>
            <w:r>
              <w:rPr>
                <w:noProof/>
                <w:webHidden/>
              </w:rPr>
              <w:fldChar w:fldCharType="end"/>
            </w:r>
            <w:r w:rsidRPr="009571CD">
              <w:rPr>
                <w:rStyle w:val="Hyperlink"/>
                <w:noProof/>
              </w:rPr>
              <w:fldChar w:fldCharType="end"/>
            </w:r>
          </w:ins>
        </w:p>
        <w:p w14:paraId="0887A875" w14:textId="7C707361" w:rsidR="00C07399" w:rsidRDefault="00C07399">
          <w:pPr>
            <w:pStyle w:val="TOC3"/>
            <w:tabs>
              <w:tab w:val="left" w:pos="1320"/>
              <w:tab w:val="right" w:leader="dot" w:pos="9016"/>
            </w:tabs>
            <w:rPr>
              <w:ins w:id="201" w:author="Cailleret Levi (cailllev)" w:date="2020-12-19T20:06:00Z"/>
              <w:rFonts w:eastAsiaTheme="minorEastAsia"/>
              <w:noProof/>
              <w:lang w:eastAsia="de-CH"/>
            </w:rPr>
          </w:pPr>
          <w:ins w:id="202"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"_Toc59300829"</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2.2.2</w:t>
            </w:r>
            <w:r>
              <w:rPr>
                <w:rFonts w:eastAsiaTheme="minorEastAsia"/>
                <w:noProof/>
                <w:lang w:eastAsia="de-CH"/>
              </w:rPr>
              <w:tab/>
            </w:r>
            <w:r w:rsidRPr="009571CD">
              <w:rPr>
                <w:rStyle w:val="Hyperlink"/>
                <w:noProof/>
              </w:rPr>
              <w:t>Arten von Reinforcement Learning</w:t>
            </w:r>
            <w:r>
              <w:rPr>
                <w:noProof/>
                <w:webHidden/>
              </w:rPr>
              <w:tab/>
            </w:r>
            <w:r>
              <w:rPr>
                <w:noProof/>
                <w:webHidden/>
              </w:rPr>
              <w:fldChar w:fldCharType="begin"/>
            </w:r>
            <w:r>
              <w:rPr>
                <w:noProof/>
                <w:webHidden/>
              </w:rPr>
              <w:instrText xml:space="preserve"> PAGEREF _Toc59300829 \h </w:instrText>
            </w:r>
            <w:r>
              <w:rPr>
                <w:noProof/>
                <w:webHidden/>
              </w:rPr>
            </w:r>
          </w:ins>
          <w:r>
            <w:rPr>
              <w:noProof/>
              <w:webHidden/>
            </w:rPr>
            <w:fldChar w:fldCharType="separate"/>
          </w:r>
          <w:ins w:id="203" w:author="Cailleret Levi (cailllev)" w:date="2020-12-19T20:06:00Z">
            <w:r>
              <w:rPr>
                <w:noProof/>
                <w:webHidden/>
              </w:rPr>
              <w:t>15</w:t>
            </w:r>
            <w:r>
              <w:rPr>
                <w:noProof/>
                <w:webHidden/>
              </w:rPr>
              <w:fldChar w:fldCharType="end"/>
            </w:r>
            <w:r w:rsidRPr="009571CD">
              <w:rPr>
                <w:rStyle w:val="Hyperlink"/>
                <w:noProof/>
              </w:rPr>
              <w:fldChar w:fldCharType="end"/>
            </w:r>
          </w:ins>
        </w:p>
        <w:p w14:paraId="57564AB9" w14:textId="298C90E9" w:rsidR="00C07399" w:rsidRDefault="00C07399">
          <w:pPr>
            <w:pStyle w:val="TOC3"/>
            <w:tabs>
              <w:tab w:val="left" w:pos="1320"/>
              <w:tab w:val="right" w:leader="dot" w:pos="9016"/>
            </w:tabs>
            <w:rPr>
              <w:ins w:id="204" w:author="Cailleret Levi (cailllev)" w:date="2020-12-19T20:06:00Z"/>
              <w:rFonts w:eastAsiaTheme="minorEastAsia"/>
              <w:noProof/>
              <w:lang w:eastAsia="de-CH"/>
            </w:rPr>
          </w:pPr>
          <w:ins w:id="205"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"_Toc59300830"</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2.2.3</w:t>
            </w:r>
            <w:r>
              <w:rPr>
                <w:rFonts w:eastAsiaTheme="minorEastAsia"/>
                <w:noProof/>
                <w:lang w:eastAsia="de-CH"/>
              </w:rPr>
              <w:tab/>
            </w:r>
            <w:r w:rsidRPr="009571CD">
              <w:rPr>
                <w:rStyle w:val="Hyperlink"/>
                <w:noProof/>
              </w:rPr>
              <w:t>Ad-Hoc Techniken</w:t>
            </w:r>
            <w:r>
              <w:rPr>
                <w:noProof/>
                <w:webHidden/>
              </w:rPr>
              <w:tab/>
            </w:r>
            <w:r>
              <w:rPr>
                <w:noProof/>
                <w:webHidden/>
              </w:rPr>
              <w:fldChar w:fldCharType="begin"/>
            </w:r>
            <w:r>
              <w:rPr>
                <w:noProof/>
                <w:webHidden/>
              </w:rPr>
              <w:instrText xml:space="preserve"> PAGEREF _Toc59300830 \h </w:instrText>
            </w:r>
            <w:r>
              <w:rPr>
                <w:noProof/>
                <w:webHidden/>
              </w:rPr>
            </w:r>
          </w:ins>
          <w:r>
            <w:rPr>
              <w:noProof/>
              <w:webHidden/>
            </w:rPr>
            <w:fldChar w:fldCharType="separate"/>
          </w:r>
          <w:ins w:id="206" w:author="Cailleret Levi (cailllev)" w:date="2020-12-19T20:06:00Z">
            <w:r>
              <w:rPr>
                <w:noProof/>
                <w:webHidden/>
              </w:rPr>
              <w:t>17</w:t>
            </w:r>
            <w:r>
              <w:rPr>
                <w:noProof/>
                <w:webHidden/>
              </w:rPr>
              <w:fldChar w:fldCharType="end"/>
            </w:r>
            <w:r w:rsidRPr="009571CD">
              <w:rPr>
                <w:rStyle w:val="Hyperlink"/>
                <w:noProof/>
              </w:rPr>
              <w:fldChar w:fldCharType="end"/>
            </w:r>
          </w:ins>
        </w:p>
        <w:p w14:paraId="247D7A38" w14:textId="1861750B" w:rsidR="00C07399" w:rsidRDefault="00C07399">
          <w:pPr>
            <w:pStyle w:val="TOC3"/>
            <w:tabs>
              <w:tab w:val="left" w:pos="1320"/>
              <w:tab w:val="right" w:leader="dot" w:pos="9016"/>
            </w:tabs>
            <w:rPr>
              <w:ins w:id="207" w:author="Cailleret Levi (cailllev)" w:date="2020-12-19T20:06:00Z"/>
              <w:rFonts w:eastAsiaTheme="minorEastAsia"/>
              <w:noProof/>
              <w:lang w:eastAsia="de-CH"/>
            </w:rPr>
          </w:pPr>
          <w:ins w:id="208"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"_Toc59300831"</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2.2.4</w:t>
            </w:r>
            <w:r>
              <w:rPr>
                <w:rFonts w:eastAsiaTheme="minorEastAsia"/>
                <w:noProof/>
                <w:lang w:eastAsia="de-CH"/>
              </w:rPr>
              <w:tab/>
            </w:r>
            <w:r w:rsidRPr="009571CD">
              <w:rPr>
                <w:rStyle w:val="Hyperlink"/>
                <w:noProof/>
              </w:rPr>
              <w:t>Reinforcement Learning und MTDs</w:t>
            </w:r>
            <w:r>
              <w:rPr>
                <w:noProof/>
                <w:webHidden/>
              </w:rPr>
              <w:tab/>
            </w:r>
            <w:r>
              <w:rPr>
                <w:noProof/>
                <w:webHidden/>
              </w:rPr>
              <w:fldChar w:fldCharType="begin"/>
            </w:r>
            <w:r>
              <w:rPr>
                <w:noProof/>
                <w:webHidden/>
              </w:rPr>
              <w:instrText xml:space="preserve"> PAGEREF _Toc59300831 \h </w:instrText>
            </w:r>
            <w:r>
              <w:rPr>
                <w:noProof/>
                <w:webHidden/>
              </w:rPr>
            </w:r>
          </w:ins>
          <w:r>
            <w:rPr>
              <w:noProof/>
              <w:webHidden/>
            </w:rPr>
            <w:fldChar w:fldCharType="separate"/>
          </w:r>
          <w:ins w:id="209" w:author="Cailleret Levi (cailllev)" w:date="2020-12-19T20:06:00Z">
            <w:r>
              <w:rPr>
                <w:noProof/>
                <w:webHidden/>
              </w:rPr>
              <w:t>17</w:t>
            </w:r>
            <w:r>
              <w:rPr>
                <w:noProof/>
                <w:webHidden/>
              </w:rPr>
              <w:fldChar w:fldCharType="end"/>
            </w:r>
            <w:r w:rsidRPr="009571CD">
              <w:rPr>
                <w:rStyle w:val="Hyperlink"/>
                <w:noProof/>
              </w:rPr>
              <w:fldChar w:fldCharType="end"/>
            </w:r>
          </w:ins>
        </w:p>
        <w:p w14:paraId="7CC6761B" w14:textId="0BDC70D6" w:rsidR="00C07399" w:rsidRDefault="00C07399">
          <w:pPr>
            <w:pStyle w:val="TOC1"/>
            <w:tabs>
              <w:tab w:val="left" w:pos="440"/>
            </w:tabs>
            <w:rPr>
              <w:ins w:id="210" w:author="Cailleret Levi (cailllev)" w:date="2020-12-19T20:06:00Z"/>
              <w:rFonts w:eastAsiaTheme="minorEastAsia"/>
              <w:noProof/>
              <w:lang w:eastAsia="de-CH"/>
            </w:rPr>
          </w:pPr>
          <w:ins w:id="211"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"_Toc59300832"</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3</w:t>
            </w:r>
            <w:r>
              <w:rPr>
                <w:rFonts w:eastAsiaTheme="minorEastAsia"/>
                <w:noProof/>
                <w:lang w:eastAsia="de-CH"/>
              </w:rPr>
              <w:tab/>
            </w:r>
            <w:r w:rsidRPr="009571CD">
              <w:rPr>
                <w:rStyle w:val="Hyperlink"/>
                <w:noProof/>
              </w:rPr>
              <w:t>Methodik</w:t>
            </w:r>
            <w:r>
              <w:rPr>
                <w:noProof/>
                <w:webHidden/>
              </w:rPr>
              <w:tab/>
            </w:r>
            <w:r>
              <w:rPr>
                <w:noProof/>
                <w:webHidden/>
              </w:rPr>
              <w:fldChar w:fldCharType="begin"/>
            </w:r>
            <w:r>
              <w:rPr>
                <w:noProof/>
                <w:webHidden/>
              </w:rPr>
              <w:instrText xml:space="preserve"> PAGEREF _Toc59300832 \h </w:instrText>
            </w:r>
            <w:r>
              <w:rPr>
                <w:noProof/>
                <w:webHidden/>
              </w:rPr>
            </w:r>
          </w:ins>
          <w:r>
            <w:rPr>
              <w:noProof/>
              <w:webHidden/>
            </w:rPr>
            <w:fldChar w:fldCharType="separate"/>
          </w:r>
          <w:ins w:id="212" w:author="Cailleret Levi (cailllev)" w:date="2020-12-19T20:06:00Z">
            <w:r>
              <w:rPr>
                <w:noProof/>
                <w:webHidden/>
              </w:rPr>
              <w:t>18</w:t>
            </w:r>
            <w:r>
              <w:rPr>
                <w:noProof/>
                <w:webHidden/>
              </w:rPr>
              <w:fldChar w:fldCharType="end"/>
            </w:r>
            <w:r w:rsidRPr="009571CD">
              <w:rPr>
                <w:rStyle w:val="Hyperlink"/>
                <w:noProof/>
              </w:rPr>
              <w:fldChar w:fldCharType="end"/>
            </w:r>
          </w:ins>
        </w:p>
        <w:p w14:paraId="64ADD9C0" w14:textId="5E029261" w:rsidR="00C07399" w:rsidRDefault="00C07399">
          <w:pPr>
            <w:pStyle w:val="TOC2"/>
            <w:tabs>
              <w:tab w:val="left" w:pos="880"/>
              <w:tab w:val="right" w:leader="dot" w:pos="9016"/>
            </w:tabs>
            <w:rPr>
              <w:ins w:id="213" w:author="Cailleret Levi (cailllev)" w:date="2020-12-19T20:06:00Z"/>
              <w:rFonts w:eastAsiaTheme="minorEastAsia"/>
              <w:noProof/>
              <w:lang w:eastAsia="de-CH"/>
            </w:rPr>
          </w:pPr>
          <w:ins w:id="214"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"_Toc59300833"</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3.1</w:t>
            </w:r>
            <w:r>
              <w:rPr>
                <w:rFonts w:eastAsiaTheme="minorEastAsia"/>
                <w:noProof/>
                <w:lang w:eastAsia="de-CH"/>
              </w:rPr>
              <w:tab/>
            </w:r>
            <w:r w:rsidRPr="009571CD">
              <w:rPr>
                <w:rStyle w:val="Hyperlink"/>
                <w:noProof/>
              </w:rPr>
              <w:t>Modell 1.0</w:t>
            </w:r>
            <w:r>
              <w:rPr>
                <w:noProof/>
                <w:webHidden/>
              </w:rPr>
              <w:tab/>
            </w:r>
            <w:r>
              <w:rPr>
                <w:noProof/>
                <w:webHidden/>
              </w:rPr>
              <w:fldChar w:fldCharType="begin"/>
            </w:r>
            <w:r>
              <w:rPr>
                <w:noProof/>
                <w:webHidden/>
              </w:rPr>
              <w:instrText xml:space="preserve"> PAGEREF _Toc59300833 \h </w:instrText>
            </w:r>
            <w:r>
              <w:rPr>
                <w:noProof/>
                <w:webHidden/>
              </w:rPr>
            </w:r>
          </w:ins>
          <w:r>
            <w:rPr>
              <w:noProof/>
              <w:webHidden/>
            </w:rPr>
            <w:fldChar w:fldCharType="separate"/>
          </w:r>
          <w:ins w:id="215" w:author="Cailleret Levi (cailllev)" w:date="2020-12-19T20:06:00Z">
            <w:r>
              <w:rPr>
                <w:noProof/>
                <w:webHidden/>
              </w:rPr>
              <w:t>18</w:t>
            </w:r>
            <w:r>
              <w:rPr>
                <w:noProof/>
                <w:webHidden/>
              </w:rPr>
              <w:fldChar w:fldCharType="end"/>
            </w:r>
            <w:r w:rsidRPr="009571CD">
              <w:rPr>
                <w:rStyle w:val="Hyperlink"/>
                <w:noProof/>
              </w:rPr>
              <w:fldChar w:fldCharType="end"/>
            </w:r>
          </w:ins>
        </w:p>
        <w:p w14:paraId="7C8782F9" w14:textId="78F2BEC1" w:rsidR="00C07399" w:rsidRDefault="00C07399">
          <w:pPr>
            <w:pStyle w:val="TOC2"/>
            <w:tabs>
              <w:tab w:val="left" w:pos="880"/>
              <w:tab w:val="right" w:leader="dot" w:pos="9016"/>
            </w:tabs>
            <w:rPr>
              <w:ins w:id="216" w:author="Cailleret Levi (cailllev)" w:date="2020-12-19T20:06:00Z"/>
              <w:rFonts w:eastAsiaTheme="minorEastAsia"/>
              <w:noProof/>
              <w:lang w:eastAsia="de-CH"/>
            </w:rPr>
          </w:pPr>
          <w:ins w:id="217"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"_Toc59300834"</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3.2</w:t>
            </w:r>
            <w:r>
              <w:rPr>
                <w:rFonts w:eastAsiaTheme="minorEastAsia"/>
                <w:noProof/>
                <w:lang w:eastAsia="de-CH"/>
              </w:rPr>
              <w:tab/>
            </w:r>
            <w:r w:rsidRPr="009571CD">
              <w:rPr>
                <w:rStyle w:val="Hyperlink"/>
                <w:noProof/>
              </w:rPr>
              <w:t>Hilfsmittel und Frameworks</w:t>
            </w:r>
            <w:r>
              <w:rPr>
                <w:noProof/>
                <w:webHidden/>
              </w:rPr>
              <w:tab/>
            </w:r>
            <w:r>
              <w:rPr>
                <w:noProof/>
                <w:webHidden/>
              </w:rPr>
              <w:fldChar w:fldCharType="begin"/>
            </w:r>
            <w:r>
              <w:rPr>
                <w:noProof/>
                <w:webHidden/>
              </w:rPr>
              <w:instrText xml:space="preserve"> PAGEREF _Toc59300834 \h </w:instrText>
            </w:r>
            <w:r>
              <w:rPr>
                <w:noProof/>
                <w:webHidden/>
              </w:rPr>
            </w:r>
          </w:ins>
          <w:r>
            <w:rPr>
              <w:noProof/>
              <w:webHidden/>
            </w:rPr>
            <w:fldChar w:fldCharType="separate"/>
          </w:r>
          <w:ins w:id="218" w:author="Cailleret Levi (cailllev)" w:date="2020-12-19T20:06:00Z">
            <w:r>
              <w:rPr>
                <w:noProof/>
                <w:webHidden/>
              </w:rPr>
              <w:t>20</w:t>
            </w:r>
            <w:r>
              <w:rPr>
                <w:noProof/>
                <w:webHidden/>
              </w:rPr>
              <w:fldChar w:fldCharType="end"/>
            </w:r>
            <w:r w:rsidRPr="009571CD">
              <w:rPr>
                <w:rStyle w:val="Hyperlink"/>
                <w:noProof/>
              </w:rPr>
              <w:fldChar w:fldCharType="end"/>
            </w:r>
          </w:ins>
        </w:p>
        <w:p w14:paraId="75B87DB2" w14:textId="66A1ED70" w:rsidR="00C07399" w:rsidRDefault="00C07399">
          <w:pPr>
            <w:pStyle w:val="TOC2"/>
            <w:tabs>
              <w:tab w:val="left" w:pos="880"/>
              <w:tab w:val="right" w:leader="dot" w:pos="9016"/>
            </w:tabs>
            <w:rPr>
              <w:ins w:id="219" w:author="Cailleret Levi (cailllev)" w:date="2020-12-19T20:06:00Z"/>
              <w:rFonts w:eastAsiaTheme="minorEastAsia"/>
              <w:noProof/>
              <w:lang w:eastAsia="de-CH"/>
            </w:rPr>
          </w:pPr>
          <w:ins w:id="220"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"_Toc59300835"</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lang w:val="en-US"/>
              </w:rPr>
              <w:t>3.3</w:t>
            </w:r>
            <w:r>
              <w:rPr>
                <w:rFonts w:eastAsiaTheme="minorEastAsia"/>
                <w:noProof/>
                <w:lang w:eastAsia="de-CH"/>
              </w:rPr>
              <w:tab/>
            </w:r>
            <w:r w:rsidRPr="009571CD">
              <w:rPr>
                <w:rStyle w:val="Hyperlink"/>
                <w:noProof/>
                <w:lang w:val="en-US"/>
              </w:rPr>
              <w:t>Modell 2.0</w:t>
            </w:r>
            <w:r>
              <w:rPr>
                <w:noProof/>
                <w:webHidden/>
              </w:rPr>
              <w:tab/>
            </w:r>
            <w:r>
              <w:rPr>
                <w:noProof/>
                <w:webHidden/>
              </w:rPr>
              <w:fldChar w:fldCharType="begin"/>
            </w:r>
            <w:r>
              <w:rPr>
                <w:noProof/>
                <w:webHidden/>
              </w:rPr>
              <w:instrText xml:space="preserve"> PAGEREF _Toc59300835 \h </w:instrText>
            </w:r>
            <w:r>
              <w:rPr>
                <w:noProof/>
                <w:webHidden/>
              </w:rPr>
            </w:r>
          </w:ins>
          <w:r>
            <w:rPr>
              <w:noProof/>
              <w:webHidden/>
            </w:rPr>
            <w:fldChar w:fldCharType="separate"/>
          </w:r>
          <w:ins w:id="221" w:author="Cailleret Levi (cailllev)" w:date="2020-12-19T20:06:00Z">
            <w:r>
              <w:rPr>
                <w:noProof/>
                <w:webHidden/>
              </w:rPr>
              <w:t>21</w:t>
            </w:r>
            <w:r>
              <w:rPr>
                <w:noProof/>
                <w:webHidden/>
              </w:rPr>
              <w:fldChar w:fldCharType="end"/>
            </w:r>
            <w:r w:rsidRPr="009571CD">
              <w:rPr>
                <w:rStyle w:val="Hyperlink"/>
                <w:noProof/>
              </w:rPr>
              <w:fldChar w:fldCharType="end"/>
            </w:r>
          </w:ins>
        </w:p>
        <w:p w14:paraId="41BAFD97" w14:textId="10009634" w:rsidR="00C07399" w:rsidRDefault="00C07399">
          <w:pPr>
            <w:pStyle w:val="TOC3"/>
            <w:tabs>
              <w:tab w:val="left" w:pos="1320"/>
              <w:tab w:val="right" w:leader="dot" w:pos="9016"/>
            </w:tabs>
            <w:rPr>
              <w:ins w:id="222" w:author="Cailleret Levi (cailllev)" w:date="2020-12-19T20:06:00Z"/>
              <w:rFonts w:eastAsiaTheme="minorEastAsia"/>
              <w:noProof/>
              <w:lang w:eastAsia="de-CH"/>
            </w:rPr>
          </w:pPr>
          <w:ins w:id="223"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"_Toc59300836"</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3.3.1</w:t>
            </w:r>
            <w:r>
              <w:rPr>
                <w:rFonts w:eastAsiaTheme="minorEastAsia"/>
                <w:noProof/>
                <w:lang w:eastAsia="de-CH"/>
              </w:rPr>
              <w:tab/>
            </w:r>
            <w:r w:rsidRPr="009571CD">
              <w:rPr>
                <w:rStyle w:val="Hyperlink"/>
                <w:noProof/>
              </w:rPr>
              <w:t>Angreifer</w:t>
            </w:r>
            <w:r>
              <w:rPr>
                <w:noProof/>
                <w:webHidden/>
              </w:rPr>
              <w:tab/>
            </w:r>
            <w:r>
              <w:rPr>
                <w:noProof/>
                <w:webHidden/>
              </w:rPr>
              <w:fldChar w:fldCharType="begin"/>
            </w:r>
            <w:r>
              <w:rPr>
                <w:noProof/>
                <w:webHidden/>
              </w:rPr>
              <w:instrText xml:space="preserve"> PAGEREF _Toc59300836 \h </w:instrText>
            </w:r>
            <w:r>
              <w:rPr>
                <w:noProof/>
                <w:webHidden/>
              </w:rPr>
            </w:r>
          </w:ins>
          <w:r>
            <w:rPr>
              <w:noProof/>
              <w:webHidden/>
            </w:rPr>
            <w:fldChar w:fldCharType="separate"/>
          </w:r>
          <w:ins w:id="224" w:author="Cailleret Levi (cailllev)" w:date="2020-12-19T20:06:00Z">
            <w:r>
              <w:rPr>
                <w:noProof/>
                <w:webHidden/>
              </w:rPr>
              <w:t>21</w:t>
            </w:r>
            <w:r>
              <w:rPr>
                <w:noProof/>
                <w:webHidden/>
              </w:rPr>
              <w:fldChar w:fldCharType="end"/>
            </w:r>
            <w:r w:rsidRPr="009571CD">
              <w:rPr>
                <w:rStyle w:val="Hyperlink"/>
                <w:noProof/>
              </w:rPr>
              <w:fldChar w:fldCharType="end"/>
            </w:r>
          </w:ins>
        </w:p>
        <w:p w14:paraId="3D9F614C" w14:textId="1EE56714" w:rsidR="00C07399" w:rsidRDefault="00C07399">
          <w:pPr>
            <w:pStyle w:val="TOC3"/>
            <w:tabs>
              <w:tab w:val="left" w:pos="1320"/>
              <w:tab w:val="right" w:leader="dot" w:pos="9016"/>
            </w:tabs>
            <w:rPr>
              <w:ins w:id="225" w:author="Cailleret Levi (cailllev)" w:date="2020-12-19T20:06:00Z"/>
              <w:rFonts w:eastAsiaTheme="minorEastAsia"/>
              <w:noProof/>
              <w:lang w:eastAsia="de-CH"/>
            </w:rPr>
          </w:pPr>
          <w:ins w:id="226"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"_Toc59300837"</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3.3.2</w:t>
            </w:r>
            <w:r>
              <w:rPr>
                <w:rFonts w:eastAsiaTheme="minorEastAsia"/>
                <w:noProof/>
                <w:lang w:eastAsia="de-CH"/>
              </w:rPr>
              <w:tab/>
            </w:r>
            <w:r w:rsidRPr="009571CD">
              <w:rPr>
                <w:rStyle w:val="Hyperlink"/>
                <w:noProof/>
              </w:rPr>
              <w:t>Verteidiger</w:t>
            </w:r>
            <w:r>
              <w:rPr>
                <w:noProof/>
                <w:webHidden/>
              </w:rPr>
              <w:tab/>
            </w:r>
            <w:r>
              <w:rPr>
                <w:noProof/>
                <w:webHidden/>
              </w:rPr>
              <w:fldChar w:fldCharType="begin"/>
            </w:r>
            <w:r>
              <w:rPr>
                <w:noProof/>
                <w:webHidden/>
              </w:rPr>
              <w:instrText xml:space="preserve"> PAGEREF _Toc59300837 \h </w:instrText>
            </w:r>
            <w:r>
              <w:rPr>
                <w:noProof/>
                <w:webHidden/>
              </w:rPr>
            </w:r>
          </w:ins>
          <w:r>
            <w:rPr>
              <w:noProof/>
              <w:webHidden/>
            </w:rPr>
            <w:fldChar w:fldCharType="separate"/>
          </w:r>
          <w:ins w:id="227" w:author="Cailleret Levi (cailllev)" w:date="2020-12-19T20:06:00Z">
            <w:r>
              <w:rPr>
                <w:noProof/>
                <w:webHidden/>
              </w:rPr>
              <w:t>24</w:t>
            </w:r>
            <w:r>
              <w:rPr>
                <w:noProof/>
                <w:webHidden/>
              </w:rPr>
              <w:fldChar w:fldCharType="end"/>
            </w:r>
            <w:r w:rsidRPr="009571CD">
              <w:rPr>
                <w:rStyle w:val="Hyperlink"/>
                <w:noProof/>
              </w:rPr>
              <w:fldChar w:fldCharType="end"/>
            </w:r>
          </w:ins>
        </w:p>
        <w:p w14:paraId="2664797A" w14:textId="339686F2" w:rsidR="00C07399" w:rsidRDefault="00C07399">
          <w:pPr>
            <w:pStyle w:val="TOC3"/>
            <w:tabs>
              <w:tab w:val="left" w:pos="1320"/>
              <w:tab w:val="right" w:leader="dot" w:pos="9016"/>
            </w:tabs>
            <w:rPr>
              <w:ins w:id="228" w:author="Cailleret Levi (cailllev)" w:date="2020-12-19T20:06:00Z"/>
              <w:rFonts w:eastAsiaTheme="minorEastAsia"/>
              <w:noProof/>
              <w:lang w:eastAsia="de-CH"/>
            </w:rPr>
          </w:pPr>
          <w:ins w:id="229"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"_Toc59300838"</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3.3.3</w:t>
            </w:r>
            <w:r>
              <w:rPr>
                <w:rFonts w:eastAsiaTheme="minorEastAsia"/>
                <w:noProof/>
                <w:lang w:eastAsia="de-CH"/>
              </w:rPr>
              <w:tab/>
            </w:r>
            <w:r w:rsidRPr="009571CD">
              <w:rPr>
                <w:rStyle w:val="Hyperlink"/>
                <w:noProof/>
              </w:rPr>
              <w:t>Zeitschritt t</w:t>
            </w:r>
            <w:r>
              <w:rPr>
                <w:noProof/>
                <w:webHidden/>
              </w:rPr>
              <w:tab/>
            </w:r>
            <w:r>
              <w:rPr>
                <w:noProof/>
                <w:webHidden/>
              </w:rPr>
              <w:fldChar w:fldCharType="begin"/>
            </w:r>
            <w:r>
              <w:rPr>
                <w:noProof/>
                <w:webHidden/>
              </w:rPr>
              <w:instrText xml:space="preserve"> PAGEREF _Toc59300838 \h </w:instrText>
            </w:r>
            <w:r>
              <w:rPr>
                <w:noProof/>
                <w:webHidden/>
              </w:rPr>
            </w:r>
          </w:ins>
          <w:r>
            <w:rPr>
              <w:noProof/>
              <w:webHidden/>
            </w:rPr>
            <w:fldChar w:fldCharType="separate"/>
          </w:r>
          <w:ins w:id="230" w:author="Cailleret Levi (cailllev)" w:date="2020-12-19T20:06:00Z">
            <w:r>
              <w:rPr>
                <w:noProof/>
                <w:webHidden/>
              </w:rPr>
              <w:t>24</w:t>
            </w:r>
            <w:r>
              <w:rPr>
                <w:noProof/>
                <w:webHidden/>
              </w:rPr>
              <w:fldChar w:fldCharType="end"/>
            </w:r>
            <w:r w:rsidRPr="009571CD">
              <w:rPr>
                <w:rStyle w:val="Hyperlink"/>
                <w:noProof/>
              </w:rPr>
              <w:fldChar w:fldCharType="end"/>
            </w:r>
          </w:ins>
        </w:p>
        <w:p w14:paraId="77950121" w14:textId="14A369F2" w:rsidR="00C07399" w:rsidRDefault="00C07399">
          <w:pPr>
            <w:pStyle w:val="TOC3"/>
            <w:tabs>
              <w:tab w:val="left" w:pos="1320"/>
              <w:tab w:val="right" w:leader="dot" w:pos="9016"/>
            </w:tabs>
            <w:rPr>
              <w:ins w:id="231" w:author="Cailleret Levi (cailllev)" w:date="2020-12-19T20:06:00Z"/>
              <w:rFonts w:eastAsiaTheme="minorEastAsia"/>
              <w:noProof/>
              <w:lang w:eastAsia="de-CH"/>
            </w:rPr>
          </w:pPr>
          <w:ins w:id="232"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"_Toc59300839"</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3.3.4</w:t>
            </w:r>
            <w:r>
              <w:rPr>
                <w:rFonts w:eastAsiaTheme="minorEastAsia"/>
                <w:noProof/>
                <w:lang w:eastAsia="de-CH"/>
              </w:rPr>
              <w:tab/>
            </w:r>
            <w:r w:rsidRPr="009571CD">
              <w:rPr>
                <w:rStyle w:val="Hyperlink"/>
                <w:noProof/>
              </w:rPr>
              <w:t>Aktionen und Auswirkungen</w:t>
            </w:r>
            <w:r>
              <w:rPr>
                <w:noProof/>
                <w:webHidden/>
              </w:rPr>
              <w:tab/>
            </w:r>
            <w:r>
              <w:rPr>
                <w:noProof/>
                <w:webHidden/>
              </w:rPr>
              <w:fldChar w:fldCharType="begin"/>
            </w:r>
            <w:r>
              <w:rPr>
                <w:noProof/>
                <w:webHidden/>
              </w:rPr>
              <w:instrText xml:space="preserve"> PAGEREF _Toc59300839 \h </w:instrText>
            </w:r>
            <w:r>
              <w:rPr>
                <w:noProof/>
                <w:webHidden/>
              </w:rPr>
            </w:r>
          </w:ins>
          <w:r>
            <w:rPr>
              <w:noProof/>
              <w:webHidden/>
            </w:rPr>
            <w:fldChar w:fldCharType="separate"/>
          </w:r>
          <w:ins w:id="233" w:author="Cailleret Levi (cailllev)" w:date="2020-12-19T20:06:00Z">
            <w:r>
              <w:rPr>
                <w:noProof/>
                <w:webHidden/>
              </w:rPr>
              <w:t>25</w:t>
            </w:r>
            <w:r>
              <w:rPr>
                <w:noProof/>
                <w:webHidden/>
              </w:rPr>
              <w:fldChar w:fldCharType="end"/>
            </w:r>
            <w:r w:rsidRPr="009571CD">
              <w:rPr>
                <w:rStyle w:val="Hyperlink"/>
                <w:noProof/>
              </w:rPr>
              <w:fldChar w:fldCharType="end"/>
            </w:r>
          </w:ins>
        </w:p>
        <w:p w14:paraId="2A593797" w14:textId="5575DCBC" w:rsidR="00C07399" w:rsidRDefault="00C07399">
          <w:pPr>
            <w:pStyle w:val="TOC2"/>
            <w:tabs>
              <w:tab w:val="left" w:pos="880"/>
              <w:tab w:val="right" w:leader="dot" w:pos="9016"/>
            </w:tabs>
            <w:rPr>
              <w:ins w:id="234" w:author="Cailleret Levi (cailllev)" w:date="2020-12-19T20:06:00Z"/>
              <w:rFonts w:eastAsiaTheme="minorEastAsia"/>
              <w:noProof/>
              <w:lang w:eastAsia="de-CH"/>
            </w:rPr>
          </w:pPr>
          <w:ins w:id="235"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"_Toc59300840"</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3.4</w:t>
            </w:r>
            <w:r>
              <w:rPr>
                <w:rFonts w:eastAsiaTheme="minorEastAsia"/>
                <w:noProof/>
                <w:lang w:eastAsia="de-CH"/>
              </w:rPr>
              <w:tab/>
            </w:r>
            <w:r w:rsidRPr="009571CD">
              <w:rPr>
                <w:rStyle w:val="Hyperlink"/>
                <w:noProof/>
              </w:rPr>
              <w:t>Reinforcement Learning Agenten</w:t>
            </w:r>
            <w:r>
              <w:rPr>
                <w:noProof/>
                <w:webHidden/>
              </w:rPr>
              <w:tab/>
            </w:r>
            <w:r>
              <w:rPr>
                <w:noProof/>
                <w:webHidden/>
              </w:rPr>
              <w:fldChar w:fldCharType="begin"/>
            </w:r>
            <w:r>
              <w:rPr>
                <w:noProof/>
                <w:webHidden/>
              </w:rPr>
              <w:instrText xml:space="preserve"> PAGEREF _Toc59300840 \h </w:instrText>
            </w:r>
            <w:r>
              <w:rPr>
                <w:noProof/>
                <w:webHidden/>
              </w:rPr>
            </w:r>
          </w:ins>
          <w:r>
            <w:rPr>
              <w:noProof/>
              <w:webHidden/>
            </w:rPr>
            <w:fldChar w:fldCharType="separate"/>
          </w:r>
          <w:ins w:id="236" w:author="Cailleret Levi (cailllev)" w:date="2020-12-19T20:06:00Z">
            <w:r>
              <w:rPr>
                <w:noProof/>
                <w:webHidden/>
              </w:rPr>
              <w:t>27</w:t>
            </w:r>
            <w:r>
              <w:rPr>
                <w:noProof/>
                <w:webHidden/>
              </w:rPr>
              <w:fldChar w:fldCharType="end"/>
            </w:r>
            <w:r w:rsidRPr="009571CD">
              <w:rPr>
                <w:rStyle w:val="Hyperlink"/>
                <w:noProof/>
              </w:rPr>
              <w:fldChar w:fldCharType="end"/>
            </w:r>
          </w:ins>
        </w:p>
        <w:p w14:paraId="3BB66536" w14:textId="1644A01D" w:rsidR="00C07399" w:rsidRDefault="00C07399">
          <w:pPr>
            <w:pStyle w:val="TOC3"/>
            <w:tabs>
              <w:tab w:val="left" w:pos="1320"/>
              <w:tab w:val="right" w:leader="dot" w:pos="9016"/>
            </w:tabs>
            <w:rPr>
              <w:ins w:id="237" w:author="Cailleret Levi (cailllev)" w:date="2020-12-19T20:06:00Z"/>
              <w:rFonts w:eastAsiaTheme="minorEastAsia"/>
              <w:noProof/>
              <w:lang w:eastAsia="de-CH"/>
            </w:rPr>
          </w:pPr>
          <w:ins w:id="238"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"_Toc59300841"</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3.4.1</w:t>
            </w:r>
            <w:r>
              <w:rPr>
                <w:rFonts w:eastAsiaTheme="minorEastAsia"/>
                <w:noProof/>
                <w:lang w:eastAsia="de-CH"/>
              </w:rPr>
              <w:tab/>
            </w:r>
            <w:r w:rsidRPr="009571CD">
              <w:rPr>
                <w:rStyle w:val="Hyperlink"/>
                <w:noProof/>
              </w:rPr>
              <w:t>A2C Algorithmus</w:t>
            </w:r>
            <w:r>
              <w:rPr>
                <w:noProof/>
                <w:webHidden/>
              </w:rPr>
              <w:tab/>
            </w:r>
            <w:r>
              <w:rPr>
                <w:noProof/>
                <w:webHidden/>
              </w:rPr>
              <w:fldChar w:fldCharType="begin"/>
            </w:r>
            <w:r>
              <w:rPr>
                <w:noProof/>
                <w:webHidden/>
              </w:rPr>
              <w:instrText xml:space="preserve"> PAGEREF _Toc59300841 \h </w:instrText>
            </w:r>
            <w:r>
              <w:rPr>
                <w:noProof/>
                <w:webHidden/>
              </w:rPr>
            </w:r>
          </w:ins>
          <w:r>
            <w:rPr>
              <w:noProof/>
              <w:webHidden/>
            </w:rPr>
            <w:fldChar w:fldCharType="separate"/>
          </w:r>
          <w:ins w:id="239" w:author="Cailleret Levi (cailllev)" w:date="2020-12-19T20:06:00Z">
            <w:r>
              <w:rPr>
                <w:noProof/>
                <w:webHidden/>
              </w:rPr>
              <w:t>29</w:t>
            </w:r>
            <w:r>
              <w:rPr>
                <w:noProof/>
                <w:webHidden/>
              </w:rPr>
              <w:fldChar w:fldCharType="end"/>
            </w:r>
            <w:r w:rsidRPr="009571CD">
              <w:rPr>
                <w:rStyle w:val="Hyperlink"/>
                <w:noProof/>
              </w:rPr>
              <w:fldChar w:fldCharType="end"/>
            </w:r>
          </w:ins>
        </w:p>
        <w:p w14:paraId="5F559BC9" w14:textId="4898D0EB" w:rsidR="00C07399" w:rsidRDefault="00C07399">
          <w:pPr>
            <w:pStyle w:val="TOC3"/>
            <w:tabs>
              <w:tab w:val="left" w:pos="1320"/>
              <w:tab w:val="right" w:leader="dot" w:pos="9016"/>
            </w:tabs>
            <w:rPr>
              <w:ins w:id="240" w:author="Cailleret Levi (cailllev)" w:date="2020-12-19T20:06:00Z"/>
              <w:rFonts w:eastAsiaTheme="minorEastAsia"/>
              <w:noProof/>
              <w:lang w:eastAsia="de-CH"/>
            </w:rPr>
          </w:pPr>
          <w:ins w:id="241"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"_Toc59300842"</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3.4.2</w:t>
            </w:r>
            <w:r>
              <w:rPr>
                <w:rFonts w:eastAsiaTheme="minorEastAsia"/>
                <w:noProof/>
                <w:lang w:eastAsia="de-CH"/>
              </w:rPr>
              <w:tab/>
            </w:r>
            <w:r w:rsidRPr="009571CD">
              <w:rPr>
                <w:rStyle w:val="Hyperlink"/>
                <w:noProof/>
              </w:rPr>
              <w:t>PPO Algorithmus</w:t>
            </w:r>
            <w:r>
              <w:rPr>
                <w:noProof/>
                <w:webHidden/>
              </w:rPr>
              <w:tab/>
            </w:r>
            <w:r>
              <w:rPr>
                <w:noProof/>
                <w:webHidden/>
              </w:rPr>
              <w:fldChar w:fldCharType="begin"/>
            </w:r>
            <w:r>
              <w:rPr>
                <w:noProof/>
                <w:webHidden/>
              </w:rPr>
              <w:instrText xml:space="preserve"> PAGEREF _Toc59300842 \h </w:instrText>
            </w:r>
            <w:r>
              <w:rPr>
                <w:noProof/>
                <w:webHidden/>
              </w:rPr>
            </w:r>
          </w:ins>
          <w:r>
            <w:rPr>
              <w:noProof/>
              <w:webHidden/>
            </w:rPr>
            <w:fldChar w:fldCharType="separate"/>
          </w:r>
          <w:ins w:id="242" w:author="Cailleret Levi (cailllev)" w:date="2020-12-19T20:06:00Z">
            <w:r>
              <w:rPr>
                <w:noProof/>
                <w:webHidden/>
              </w:rPr>
              <w:t>29</w:t>
            </w:r>
            <w:r>
              <w:rPr>
                <w:noProof/>
                <w:webHidden/>
              </w:rPr>
              <w:fldChar w:fldCharType="end"/>
            </w:r>
            <w:r w:rsidRPr="009571CD">
              <w:rPr>
                <w:rStyle w:val="Hyperlink"/>
                <w:noProof/>
              </w:rPr>
              <w:fldChar w:fldCharType="end"/>
            </w:r>
          </w:ins>
        </w:p>
        <w:p w14:paraId="72465FAF" w14:textId="3232B97C" w:rsidR="00C07399" w:rsidRDefault="00C07399">
          <w:pPr>
            <w:pStyle w:val="TOC2"/>
            <w:tabs>
              <w:tab w:val="left" w:pos="880"/>
              <w:tab w:val="right" w:leader="dot" w:pos="9016"/>
            </w:tabs>
            <w:rPr>
              <w:ins w:id="243" w:author="Cailleret Levi (cailllev)" w:date="2020-12-19T20:06:00Z"/>
              <w:rFonts w:eastAsiaTheme="minorEastAsia"/>
              <w:noProof/>
              <w:lang w:eastAsia="de-CH"/>
            </w:rPr>
          </w:pPr>
          <w:ins w:id="244"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"_Toc59300843"</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3.5</w:t>
            </w:r>
            <w:r>
              <w:rPr>
                <w:rFonts w:eastAsiaTheme="minorEastAsia"/>
                <w:noProof/>
                <w:lang w:eastAsia="de-CH"/>
              </w:rPr>
              <w:tab/>
            </w:r>
            <w:r w:rsidRPr="009571CD">
              <w:rPr>
                <w:rStyle w:val="Hyperlink"/>
                <w:noProof/>
              </w:rPr>
              <w:t>Eigene MTD – Defender2000</w:t>
            </w:r>
            <w:r>
              <w:rPr>
                <w:noProof/>
                <w:webHidden/>
              </w:rPr>
              <w:tab/>
            </w:r>
            <w:r>
              <w:rPr>
                <w:noProof/>
                <w:webHidden/>
              </w:rPr>
              <w:fldChar w:fldCharType="begin"/>
            </w:r>
            <w:r>
              <w:rPr>
                <w:noProof/>
                <w:webHidden/>
              </w:rPr>
              <w:instrText xml:space="preserve"> PAGEREF _Toc59300843 \h </w:instrText>
            </w:r>
            <w:r>
              <w:rPr>
                <w:noProof/>
                <w:webHidden/>
              </w:rPr>
            </w:r>
          </w:ins>
          <w:r>
            <w:rPr>
              <w:noProof/>
              <w:webHidden/>
            </w:rPr>
            <w:fldChar w:fldCharType="separate"/>
          </w:r>
          <w:ins w:id="245" w:author="Cailleret Levi (cailllev)" w:date="2020-12-19T20:06:00Z">
            <w:r>
              <w:rPr>
                <w:noProof/>
                <w:webHidden/>
              </w:rPr>
              <w:t>30</w:t>
            </w:r>
            <w:r>
              <w:rPr>
                <w:noProof/>
                <w:webHidden/>
              </w:rPr>
              <w:fldChar w:fldCharType="end"/>
            </w:r>
            <w:r w:rsidRPr="009571CD">
              <w:rPr>
                <w:rStyle w:val="Hyperlink"/>
                <w:noProof/>
              </w:rPr>
              <w:fldChar w:fldCharType="end"/>
            </w:r>
          </w:ins>
        </w:p>
        <w:p w14:paraId="10D1AB79" w14:textId="5D15F464" w:rsidR="00C07399" w:rsidRDefault="00C07399">
          <w:pPr>
            <w:pStyle w:val="TOC1"/>
            <w:tabs>
              <w:tab w:val="left" w:pos="440"/>
            </w:tabs>
            <w:rPr>
              <w:ins w:id="246" w:author="Cailleret Levi (cailllev)" w:date="2020-12-19T20:06:00Z"/>
              <w:rFonts w:eastAsiaTheme="minorEastAsia"/>
              <w:noProof/>
              <w:lang w:eastAsia="de-CH"/>
            </w:rPr>
          </w:pPr>
          <w:ins w:id="247"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"_Toc59300844"</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4</w:t>
            </w:r>
            <w:r>
              <w:rPr>
                <w:rFonts w:eastAsiaTheme="minorEastAsia"/>
                <w:noProof/>
                <w:lang w:eastAsia="de-CH"/>
              </w:rPr>
              <w:tab/>
            </w:r>
            <w:r w:rsidRPr="009571CD">
              <w:rPr>
                <w:rStyle w:val="Hyperlink"/>
                <w:noProof/>
              </w:rPr>
              <w:t>Resultate</w:t>
            </w:r>
            <w:r>
              <w:rPr>
                <w:noProof/>
                <w:webHidden/>
              </w:rPr>
              <w:tab/>
            </w:r>
            <w:r>
              <w:rPr>
                <w:noProof/>
                <w:webHidden/>
              </w:rPr>
              <w:fldChar w:fldCharType="begin"/>
            </w:r>
            <w:r>
              <w:rPr>
                <w:noProof/>
                <w:webHidden/>
              </w:rPr>
              <w:instrText xml:space="preserve"> PAGEREF _Toc59300844 \h </w:instrText>
            </w:r>
            <w:r>
              <w:rPr>
                <w:noProof/>
                <w:webHidden/>
              </w:rPr>
            </w:r>
          </w:ins>
          <w:r>
            <w:rPr>
              <w:noProof/>
              <w:webHidden/>
            </w:rPr>
            <w:fldChar w:fldCharType="separate"/>
          </w:r>
          <w:ins w:id="248" w:author="Cailleret Levi (cailllev)" w:date="2020-12-19T20:06:00Z">
            <w:r>
              <w:rPr>
                <w:noProof/>
                <w:webHidden/>
              </w:rPr>
              <w:t>31</w:t>
            </w:r>
            <w:r>
              <w:rPr>
                <w:noProof/>
                <w:webHidden/>
              </w:rPr>
              <w:fldChar w:fldCharType="end"/>
            </w:r>
            <w:r w:rsidRPr="009571CD">
              <w:rPr>
                <w:rStyle w:val="Hyperlink"/>
                <w:noProof/>
              </w:rPr>
              <w:fldChar w:fldCharType="end"/>
            </w:r>
          </w:ins>
        </w:p>
        <w:p w14:paraId="56ABEDD7" w14:textId="30EB31CA" w:rsidR="00C07399" w:rsidRDefault="00C07399">
          <w:pPr>
            <w:pStyle w:val="TOC2"/>
            <w:tabs>
              <w:tab w:val="left" w:pos="880"/>
              <w:tab w:val="right" w:leader="dot" w:pos="9016"/>
            </w:tabs>
            <w:rPr>
              <w:ins w:id="249" w:author="Cailleret Levi (cailllev)" w:date="2020-12-19T20:06:00Z"/>
              <w:rFonts w:eastAsiaTheme="minorEastAsia"/>
              <w:noProof/>
              <w:lang w:eastAsia="de-CH"/>
            </w:rPr>
          </w:pPr>
          <w:ins w:id="250"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"_Toc59300845"</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4.1</w:t>
            </w:r>
            <w:r>
              <w:rPr>
                <w:rFonts w:eastAsiaTheme="minorEastAsia"/>
                <w:noProof/>
                <w:lang w:eastAsia="de-CH"/>
              </w:rPr>
              <w:tab/>
            </w:r>
            <w:r w:rsidRPr="009571CD">
              <w:rPr>
                <w:rStyle w:val="Hyperlink"/>
                <w:noProof/>
              </w:rPr>
              <w:t>Erläuterung verschiedener Modi</w:t>
            </w:r>
            <w:r>
              <w:rPr>
                <w:noProof/>
                <w:webHidden/>
              </w:rPr>
              <w:tab/>
            </w:r>
            <w:r>
              <w:rPr>
                <w:noProof/>
                <w:webHidden/>
              </w:rPr>
              <w:fldChar w:fldCharType="begin"/>
            </w:r>
            <w:r>
              <w:rPr>
                <w:noProof/>
                <w:webHidden/>
              </w:rPr>
              <w:instrText xml:space="preserve"> PAGEREF _Toc59300845 \h </w:instrText>
            </w:r>
            <w:r>
              <w:rPr>
                <w:noProof/>
                <w:webHidden/>
              </w:rPr>
            </w:r>
          </w:ins>
          <w:r>
            <w:rPr>
              <w:noProof/>
              <w:webHidden/>
            </w:rPr>
            <w:fldChar w:fldCharType="separate"/>
          </w:r>
          <w:ins w:id="251" w:author="Cailleret Levi (cailllev)" w:date="2020-12-19T20:06:00Z">
            <w:r>
              <w:rPr>
                <w:noProof/>
                <w:webHidden/>
              </w:rPr>
              <w:t>31</w:t>
            </w:r>
            <w:r>
              <w:rPr>
                <w:noProof/>
                <w:webHidden/>
              </w:rPr>
              <w:fldChar w:fldCharType="end"/>
            </w:r>
            <w:r w:rsidRPr="009571CD">
              <w:rPr>
                <w:rStyle w:val="Hyperlink"/>
                <w:noProof/>
              </w:rPr>
              <w:fldChar w:fldCharType="end"/>
            </w:r>
          </w:ins>
        </w:p>
        <w:p w14:paraId="1CD02361" w14:textId="23B8D272" w:rsidR="00C07399" w:rsidRDefault="00C07399">
          <w:pPr>
            <w:pStyle w:val="TOC3"/>
            <w:tabs>
              <w:tab w:val="left" w:pos="1320"/>
              <w:tab w:val="right" w:leader="dot" w:pos="9016"/>
            </w:tabs>
            <w:rPr>
              <w:ins w:id="252" w:author="Cailleret Levi (cailllev)" w:date="2020-12-19T20:06:00Z"/>
              <w:rFonts w:eastAsiaTheme="minorEastAsia"/>
              <w:noProof/>
              <w:lang w:eastAsia="de-CH"/>
            </w:rPr>
          </w:pPr>
          <w:ins w:id="253" w:author="Cailleret Levi (cailllev)" w:date="2020-12-19T20:06:00Z">
            <w:r w:rsidRPr="009571CD">
              <w:rPr>
                <w:rStyle w:val="Hyperlink"/>
                <w:noProof/>
              </w:rPr>
              <w:lastRenderedPageBreak/>
              <w:fldChar w:fldCharType="begin"/>
            </w:r>
            <w:r w:rsidRPr="009571CD">
              <w:rPr>
                <w:rStyle w:val="Hyperlink"/>
                <w:noProof/>
              </w:rPr>
              <w:instrText xml:space="preserve"> </w:instrText>
            </w:r>
            <w:r>
              <w:rPr>
                <w:noProof/>
              </w:rPr>
              <w:instrText>HYPERLINK \l "_Toc59300846"</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4.1.1</w:t>
            </w:r>
            <w:r>
              <w:rPr>
                <w:rFonts w:eastAsiaTheme="minorEastAsia"/>
                <w:noProof/>
                <w:lang w:eastAsia="de-CH"/>
              </w:rPr>
              <w:tab/>
            </w:r>
            <w:r w:rsidRPr="009571CD">
              <w:rPr>
                <w:rStyle w:val="Hyperlink"/>
                <w:noProof/>
              </w:rPr>
              <w:t>Normal</w:t>
            </w:r>
            <w:r>
              <w:rPr>
                <w:noProof/>
                <w:webHidden/>
              </w:rPr>
              <w:tab/>
            </w:r>
            <w:r>
              <w:rPr>
                <w:noProof/>
                <w:webHidden/>
              </w:rPr>
              <w:fldChar w:fldCharType="begin"/>
            </w:r>
            <w:r>
              <w:rPr>
                <w:noProof/>
                <w:webHidden/>
              </w:rPr>
              <w:instrText xml:space="preserve"> PAGEREF _Toc59300846 \h </w:instrText>
            </w:r>
            <w:r>
              <w:rPr>
                <w:noProof/>
                <w:webHidden/>
              </w:rPr>
            </w:r>
          </w:ins>
          <w:r>
            <w:rPr>
              <w:noProof/>
              <w:webHidden/>
            </w:rPr>
            <w:fldChar w:fldCharType="separate"/>
          </w:r>
          <w:ins w:id="254" w:author="Cailleret Levi (cailllev)" w:date="2020-12-19T20:06:00Z">
            <w:r>
              <w:rPr>
                <w:noProof/>
                <w:webHidden/>
              </w:rPr>
              <w:t>31</w:t>
            </w:r>
            <w:r>
              <w:rPr>
                <w:noProof/>
                <w:webHidden/>
              </w:rPr>
              <w:fldChar w:fldCharType="end"/>
            </w:r>
            <w:r w:rsidRPr="009571CD">
              <w:rPr>
                <w:rStyle w:val="Hyperlink"/>
                <w:noProof/>
              </w:rPr>
              <w:fldChar w:fldCharType="end"/>
            </w:r>
          </w:ins>
        </w:p>
        <w:p w14:paraId="77EA04A5" w14:textId="0D7BF276" w:rsidR="00C07399" w:rsidRDefault="00C07399">
          <w:pPr>
            <w:pStyle w:val="TOC3"/>
            <w:tabs>
              <w:tab w:val="left" w:pos="1320"/>
              <w:tab w:val="right" w:leader="dot" w:pos="9016"/>
            </w:tabs>
            <w:rPr>
              <w:ins w:id="255" w:author="Cailleret Levi (cailllev)" w:date="2020-12-19T20:06:00Z"/>
              <w:rFonts w:eastAsiaTheme="minorEastAsia"/>
              <w:noProof/>
              <w:lang w:eastAsia="de-CH"/>
            </w:rPr>
          </w:pPr>
          <w:ins w:id="256"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"_Toc59300847"</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4.1.2</w:t>
            </w:r>
            <w:r>
              <w:rPr>
                <w:rFonts w:eastAsiaTheme="minorEastAsia"/>
                <w:noProof/>
                <w:lang w:eastAsia="de-CH"/>
              </w:rPr>
              <w:tab/>
            </w:r>
            <w:r w:rsidRPr="009571CD">
              <w:rPr>
                <w:rStyle w:val="Hyperlink"/>
                <w:noProof/>
              </w:rPr>
              <w:t>Nur Service Neustarts</w:t>
            </w:r>
            <w:r>
              <w:rPr>
                <w:noProof/>
                <w:webHidden/>
              </w:rPr>
              <w:tab/>
            </w:r>
            <w:r>
              <w:rPr>
                <w:noProof/>
                <w:webHidden/>
              </w:rPr>
              <w:fldChar w:fldCharType="begin"/>
            </w:r>
            <w:r>
              <w:rPr>
                <w:noProof/>
                <w:webHidden/>
              </w:rPr>
              <w:instrText xml:space="preserve"> PAGEREF _Toc59300847 \h </w:instrText>
            </w:r>
            <w:r>
              <w:rPr>
                <w:noProof/>
                <w:webHidden/>
              </w:rPr>
            </w:r>
          </w:ins>
          <w:r>
            <w:rPr>
              <w:noProof/>
              <w:webHidden/>
            </w:rPr>
            <w:fldChar w:fldCharType="separate"/>
          </w:r>
          <w:ins w:id="257" w:author="Cailleret Levi (cailllev)" w:date="2020-12-19T20:06:00Z">
            <w:r>
              <w:rPr>
                <w:noProof/>
                <w:webHidden/>
              </w:rPr>
              <w:t>31</w:t>
            </w:r>
            <w:r>
              <w:rPr>
                <w:noProof/>
                <w:webHidden/>
              </w:rPr>
              <w:fldChar w:fldCharType="end"/>
            </w:r>
            <w:r w:rsidRPr="009571CD">
              <w:rPr>
                <w:rStyle w:val="Hyperlink"/>
                <w:noProof/>
              </w:rPr>
              <w:fldChar w:fldCharType="end"/>
            </w:r>
          </w:ins>
        </w:p>
        <w:p w14:paraId="67C127EC" w14:textId="4BF0C63C" w:rsidR="00C07399" w:rsidRDefault="00C07399">
          <w:pPr>
            <w:pStyle w:val="TOC3"/>
            <w:tabs>
              <w:tab w:val="left" w:pos="1320"/>
              <w:tab w:val="right" w:leader="dot" w:pos="9016"/>
            </w:tabs>
            <w:rPr>
              <w:ins w:id="258" w:author="Cailleret Levi (cailllev)" w:date="2020-12-19T20:06:00Z"/>
              <w:rFonts w:eastAsiaTheme="minorEastAsia"/>
              <w:noProof/>
              <w:lang w:eastAsia="de-CH"/>
            </w:rPr>
          </w:pPr>
          <w:ins w:id="259"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"_Toc59300848"</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4.1.3</w:t>
            </w:r>
            <w:r>
              <w:rPr>
                <w:rFonts w:eastAsiaTheme="minorEastAsia"/>
                <w:noProof/>
                <w:lang w:eastAsia="de-CH"/>
              </w:rPr>
              <w:tab/>
            </w:r>
            <w:r w:rsidRPr="009571CD">
              <w:rPr>
                <w:rStyle w:val="Hyperlink"/>
                <w:noProof/>
              </w:rPr>
              <w:t>Nur Präventionssystem Auswechslungen</w:t>
            </w:r>
            <w:r>
              <w:rPr>
                <w:noProof/>
                <w:webHidden/>
              </w:rPr>
              <w:tab/>
            </w:r>
            <w:r>
              <w:rPr>
                <w:noProof/>
                <w:webHidden/>
              </w:rPr>
              <w:fldChar w:fldCharType="begin"/>
            </w:r>
            <w:r>
              <w:rPr>
                <w:noProof/>
                <w:webHidden/>
              </w:rPr>
              <w:instrText xml:space="preserve"> PAGEREF _Toc59300848 \h </w:instrText>
            </w:r>
            <w:r>
              <w:rPr>
                <w:noProof/>
                <w:webHidden/>
              </w:rPr>
            </w:r>
          </w:ins>
          <w:r>
            <w:rPr>
              <w:noProof/>
              <w:webHidden/>
            </w:rPr>
            <w:fldChar w:fldCharType="separate"/>
          </w:r>
          <w:ins w:id="260" w:author="Cailleret Levi (cailllev)" w:date="2020-12-19T20:06:00Z">
            <w:r>
              <w:rPr>
                <w:noProof/>
                <w:webHidden/>
              </w:rPr>
              <w:t>31</w:t>
            </w:r>
            <w:r>
              <w:rPr>
                <w:noProof/>
                <w:webHidden/>
              </w:rPr>
              <w:fldChar w:fldCharType="end"/>
            </w:r>
            <w:r w:rsidRPr="009571CD">
              <w:rPr>
                <w:rStyle w:val="Hyperlink"/>
                <w:noProof/>
              </w:rPr>
              <w:fldChar w:fldCharType="end"/>
            </w:r>
          </w:ins>
        </w:p>
        <w:p w14:paraId="78257DD8" w14:textId="5D5E0915" w:rsidR="00C07399" w:rsidRDefault="00C07399">
          <w:pPr>
            <w:pStyle w:val="TOC3"/>
            <w:tabs>
              <w:tab w:val="left" w:pos="1320"/>
              <w:tab w:val="right" w:leader="dot" w:pos="9016"/>
            </w:tabs>
            <w:rPr>
              <w:ins w:id="261" w:author="Cailleret Levi (cailllev)" w:date="2020-12-19T20:06:00Z"/>
              <w:rFonts w:eastAsiaTheme="minorEastAsia"/>
              <w:noProof/>
              <w:lang w:eastAsia="de-CH"/>
            </w:rPr>
          </w:pPr>
          <w:ins w:id="262"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"_Toc59300849"</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4.1.4</w:t>
            </w:r>
            <w:r>
              <w:rPr>
                <w:rFonts w:eastAsiaTheme="minorEastAsia"/>
                <w:noProof/>
                <w:lang w:eastAsia="de-CH"/>
              </w:rPr>
              <w:tab/>
            </w:r>
            <w:r w:rsidRPr="009571CD">
              <w:rPr>
                <w:rStyle w:val="Hyperlink"/>
                <w:noProof/>
              </w:rPr>
              <w:t>Pause</w:t>
            </w:r>
            <w:r>
              <w:rPr>
                <w:noProof/>
                <w:webHidden/>
              </w:rPr>
              <w:tab/>
            </w:r>
            <w:r>
              <w:rPr>
                <w:noProof/>
                <w:webHidden/>
              </w:rPr>
              <w:fldChar w:fldCharType="begin"/>
            </w:r>
            <w:r>
              <w:rPr>
                <w:noProof/>
                <w:webHidden/>
              </w:rPr>
              <w:instrText xml:space="preserve"> PAGEREF _Toc59300849 \h </w:instrText>
            </w:r>
            <w:r>
              <w:rPr>
                <w:noProof/>
                <w:webHidden/>
              </w:rPr>
            </w:r>
          </w:ins>
          <w:r>
            <w:rPr>
              <w:noProof/>
              <w:webHidden/>
            </w:rPr>
            <w:fldChar w:fldCharType="separate"/>
          </w:r>
          <w:ins w:id="263" w:author="Cailleret Levi (cailllev)" w:date="2020-12-19T20:06:00Z">
            <w:r>
              <w:rPr>
                <w:noProof/>
                <w:webHidden/>
              </w:rPr>
              <w:t>31</w:t>
            </w:r>
            <w:r>
              <w:rPr>
                <w:noProof/>
                <w:webHidden/>
              </w:rPr>
              <w:fldChar w:fldCharType="end"/>
            </w:r>
            <w:r w:rsidRPr="009571CD">
              <w:rPr>
                <w:rStyle w:val="Hyperlink"/>
                <w:noProof/>
              </w:rPr>
              <w:fldChar w:fldCharType="end"/>
            </w:r>
          </w:ins>
        </w:p>
        <w:p w14:paraId="5159C400" w14:textId="1B9D172B" w:rsidR="00C07399" w:rsidRDefault="00C07399">
          <w:pPr>
            <w:pStyle w:val="TOC2"/>
            <w:tabs>
              <w:tab w:val="left" w:pos="880"/>
              <w:tab w:val="right" w:leader="dot" w:pos="9016"/>
            </w:tabs>
            <w:rPr>
              <w:ins w:id="264" w:author="Cailleret Levi (cailllev)" w:date="2020-12-19T20:06:00Z"/>
              <w:rFonts w:eastAsiaTheme="minorEastAsia"/>
              <w:noProof/>
              <w:lang w:eastAsia="de-CH"/>
            </w:rPr>
          </w:pPr>
          <w:ins w:id="265"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"_Toc59300850"</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4.2</w:t>
            </w:r>
            <w:r>
              <w:rPr>
                <w:rFonts w:eastAsiaTheme="minorEastAsia"/>
                <w:noProof/>
                <w:lang w:eastAsia="de-CH"/>
              </w:rPr>
              <w:tab/>
            </w:r>
            <w:r w:rsidRPr="009571CD">
              <w:rPr>
                <w:rStyle w:val="Hyperlink"/>
                <w:noProof/>
              </w:rPr>
              <w:t>Übersicht</w:t>
            </w:r>
            <w:r>
              <w:rPr>
                <w:noProof/>
                <w:webHidden/>
              </w:rPr>
              <w:tab/>
            </w:r>
            <w:r>
              <w:rPr>
                <w:noProof/>
                <w:webHidden/>
              </w:rPr>
              <w:fldChar w:fldCharType="begin"/>
            </w:r>
            <w:r>
              <w:rPr>
                <w:noProof/>
                <w:webHidden/>
              </w:rPr>
              <w:instrText xml:space="preserve"> PAGEREF _Toc59300850 \h </w:instrText>
            </w:r>
            <w:r>
              <w:rPr>
                <w:noProof/>
                <w:webHidden/>
              </w:rPr>
            </w:r>
          </w:ins>
          <w:r>
            <w:rPr>
              <w:noProof/>
              <w:webHidden/>
            </w:rPr>
            <w:fldChar w:fldCharType="separate"/>
          </w:r>
          <w:ins w:id="266" w:author="Cailleret Levi (cailllev)" w:date="2020-12-19T20:06:00Z">
            <w:r>
              <w:rPr>
                <w:noProof/>
                <w:webHidden/>
              </w:rPr>
              <w:t>32</w:t>
            </w:r>
            <w:r>
              <w:rPr>
                <w:noProof/>
                <w:webHidden/>
              </w:rPr>
              <w:fldChar w:fldCharType="end"/>
            </w:r>
            <w:r w:rsidRPr="009571CD">
              <w:rPr>
                <w:rStyle w:val="Hyperlink"/>
                <w:noProof/>
              </w:rPr>
              <w:fldChar w:fldCharType="end"/>
            </w:r>
          </w:ins>
        </w:p>
        <w:p w14:paraId="7BC109A4" w14:textId="59BBF3B1" w:rsidR="00C07399" w:rsidRDefault="00C07399">
          <w:pPr>
            <w:pStyle w:val="TOC3"/>
            <w:tabs>
              <w:tab w:val="left" w:pos="1320"/>
              <w:tab w:val="right" w:leader="dot" w:pos="9016"/>
            </w:tabs>
            <w:rPr>
              <w:ins w:id="267" w:author="Cailleret Levi (cailllev)" w:date="2020-12-19T20:06:00Z"/>
              <w:rFonts w:eastAsiaTheme="minorEastAsia"/>
              <w:noProof/>
              <w:lang w:eastAsia="de-CH"/>
            </w:rPr>
          </w:pPr>
          <w:ins w:id="268"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"_Toc59300851"</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4.2.1</w:t>
            </w:r>
            <w:r>
              <w:rPr>
                <w:rFonts w:eastAsiaTheme="minorEastAsia"/>
                <w:noProof/>
                <w:lang w:eastAsia="de-CH"/>
              </w:rPr>
              <w:tab/>
            </w:r>
            <w:r w:rsidRPr="009571CD">
              <w:rPr>
                <w:rStyle w:val="Hyperlink"/>
                <w:noProof/>
              </w:rPr>
              <w:t>Einleitung</w:t>
            </w:r>
            <w:r>
              <w:rPr>
                <w:noProof/>
                <w:webHidden/>
              </w:rPr>
              <w:tab/>
            </w:r>
            <w:r>
              <w:rPr>
                <w:noProof/>
                <w:webHidden/>
              </w:rPr>
              <w:fldChar w:fldCharType="begin"/>
            </w:r>
            <w:r>
              <w:rPr>
                <w:noProof/>
                <w:webHidden/>
              </w:rPr>
              <w:instrText xml:space="preserve"> PAGEREF _Toc59300851 \h </w:instrText>
            </w:r>
            <w:r>
              <w:rPr>
                <w:noProof/>
                <w:webHidden/>
              </w:rPr>
            </w:r>
          </w:ins>
          <w:r>
            <w:rPr>
              <w:noProof/>
              <w:webHidden/>
            </w:rPr>
            <w:fldChar w:fldCharType="separate"/>
          </w:r>
          <w:ins w:id="269" w:author="Cailleret Levi (cailllev)" w:date="2020-12-19T20:06:00Z">
            <w:r>
              <w:rPr>
                <w:noProof/>
                <w:webHidden/>
              </w:rPr>
              <w:t>32</w:t>
            </w:r>
            <w:r>
              <w:rPr>
                <w:noProof/>
                <w:webHidden/>
              </w:rPr>
              <w:fldChar w:fldCharType="end"/>
            </w:r>
            <w:r w:rsidRPr="009571CD">
              <w:rPr>
                <w:rStyle w:val="Hyperlink"/>
                <w:noProof/>
              </w:rPr>
              <w:fldChar w:fldCharType="end"/>
            </w:r>
          </w:ins>
        </w:p>
        <w:p w14:paraId="379BCA05" w14:textId="6D4F889E" w:rsidR="00C07399" w:rsidRDefault="00C07399">
          <w:pPr>
            <w:pStyle w:val="TOC3"/>
            <w:tabs>
              <w:tab w:val="left" w:pos="1320"/>
              <w:tab w:val="right" w:leader="dot" w:pos="9016"/>
            </w:tabs>
            <w:rPr>
              <w:ins w:id="270" w:author="Cailleret Levi (cailllev)" w:date="2020-12-19T20:06:00Z"/>
              <w:rFonts w:eastAsiaTheme="minorEastAsia"/>
              <w:noProof/>
              <w:lang w:eastAsia="de-CH"/>
            </w:rPr>
          </w:pPr>
          <w:ins w:id="271"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"_Toc59300853"</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4.2.2</w:t>
            </w:r>
            <w:r>
              <w:rPr>
                <w:rFonts w:eastAsiaTheme="minorEastAsia"/>
                <w:noProof/>
                <w:lang w:eastAsia="de-CH"/>
              </w:rPr>
              <w:tab/>
            </w:r>
            <w:r w:rsidRPr="009571CD">
              <w:rPr>
                <w:rStyle w:val="Hyperlink"/>
                <w:noProof/>
              </w:rPr>
              <w:t>Normal</w:t>
            </w:r>
            <w:r>
              <w:rPr>
                <w:noProof/>
                <w:webHidden/>
              </w:rPr>
              <w:tab/>
            </w:r>
            <w:r>
              <w:rPr>
                <w:noProof/>
                <w:webHidden/>
              </w:rPr>
              <w:fldChar w:fldCharType="begin"/>
            </w:r>
            <w:r>
              <w:rPr>
                <w:noProof/>
                <w:webHidden/>
              </w:rPr>
              <w:instrText xml:space="preserve"> PAGEREF _Toc59300853 \h </w:instrText>
            </w:r>
            <w:r>
              <w:rPr>
                <w:noProof/>
                <w:webHidden/>
              </w:rPr>
            </w:r>
          </w:ins>
          <w:r>
            <w:rPr>
              <w:noProof/>
              <w:webHidden/>
            </w:rPr>
            <w:fldChar w:fldCharType="separate"/>
          </w:r>
          <w:ins w:id="272" w:author="Cailleret Levi (cailllev)" w:date="2020-12-19T20:06:00Z">
            <w:r>
              <w:rPr>
                <w:noProof/>
                <w:webHidden/>
              </w:rPr>
              <w:t>33</w:t>
            </w:r>
            <w:r>
              <w:rPr>
                <w:noProof/>
                <w:webHidden/>
              </w:rPr>
              <w:fldChar w:fldCharType="end"/>
            </w:r>
            <w:r w:rsidRPr="009571CD">
              <w:rPr>
                <w:rStyle w:val="Hyperlink"/>
                <w:noProof/>
              </w:rPr>
              <w:fldChar w:fldCharType="end"/>
            </w:r>
          </w:ins>
        </w:p>
        <w:p w14:paraId="6EA1FBF4" w14:textId="7105B485" w:rsidR="00C07399" w:rsidRDefault="00C07399">
          <w:pPr>
            <w:pStyle w:val="TOC3"/>
            <w:tabs>
              <w:tab w:val="left" w:pos="1320"/>
              <w:tab w:val="right" w:leader="dot" w:pos="9016"/>
            </w:tabs>
            <w:rPr>
              <w:ins w:id="273" w:author="Cailleret Levi (cailllev)" w:date="2020-12-19T20:06:00Z"/>
              <w:rFonts w:eastAsiaTheme="minorEastAsia"/>
              <w:noProof/>
              <w:lang w:eastAsia="de-CH"/>
            </w:rPr>
          </w:pPr>
          <w:ins w:id="274"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"_Toc59300854"</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4.2.3</w:t>
            </w:r>
            <w:r>
              <w:rPr>
                <w:rFonts w:eastAsiaTheme="minorEastAsia"/>
                <w:noProof/>
                <w:lang w:eastAsia="de-CH"/>
              </w:rPr>
              <w:tab/>
            </w:r>
            <w:r w:rsidRPr="009571CD">
              <w:rPr>
                <w:rStyle w:val="Hyperlink"/>
                <w:noProof/>
              </w:rPr>
              <w:t>Nur Service Neustarts</w:t>
            </w:r>
            <w:r>
              <w:rPr>
                <w:noProof/>
                <w:webHidden/>
              </w:rPr>
              <w:tab/>
            </w:r>
            <w:r>
              <w:rPr>
                <w:noProof/>
                <w:webHidden/>
              </w:rPr>
              <w:fldChar w:fldCharType="begin"/>
            </w:r>
            <w:r>
              <w:rPr>
                <w:noProof/>
                <w:webHidden/>
              </w:rPr>
              <w:instrText xml:space="preserve"> PAGEREF _Toc59300854 \h </w:instrText>
            </w:r>
            <w:r>
              <w:rPr>
                <w:noProof/>
                <w:webHidden/>
              </w:rPr>
            </w:r>
          </w:ins>
          <w:r>
            <w:rPr>
              <w:noProof/>
              <w:webHidden/>
            </w:rPr>
            <w:fldChar w:fldCharType="separate"/>
          </w:r>
          <w:ins w:id="275" w:author="Cailleret Levi (cailllev)" w:date="2020-12-19T20:06:00Z">
            <w:r>
              <w:rPr>
                <w:noProof/>
                <w:webHidden/>
              </w:rPr>
              <w:t>34</w:t>
            </w:r>
            <w:r>
              <w:rPr>
                <w:noProof/>
                <w:webHidden/>
              </w:rPr>
              <w:fldChar w:fldCharType="end"/>
            </w:r>
            <w:r w:rsidRPr="009571CD">
              <w:rPr>
                <w:rStyle w:val="Hyperlink"/>
                <w:noProof/>
              </w:rPr>
              <w:fldChar w:fldCharType="end"/>
            </w:r>
          </w:ins>
        </w:p>
        <w:p w14:paraId="574BAD2F" w14:textId="080BD3A6" w:rsidR="00C07399" w:rsidRDefault="00C07399">
          <w:pPr>
            <w:pStyle w:val="TOC3"/>
            <w:tabs>
              <w:tab w:val="left" w:pos="1320"/>
              <w:tab w:val="right" w:leader="dot" w:pos="9016"/>
            </w:tabs>
            <w:rPr>
              <w:ins w:id="276" w:author="Cailleret Levi (cailllev)" w:date="2020-12-19T20:06:00Z"/>
              <w:rFonts w:eastAsiaTheme="minorEastAsia"/>
              <w:noProof/>
              <w:lang w:eastAsia="de-CH"/>
            </w:rPr>
          </w:pPr>
          <w:ins w:id="277"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"_Toc59300855"</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4.2.4</w:t>
            </w:r>
            <w:r>
              <w:rPr>
                <w:rFonts w:eastAsiaTheme="minorEastAsia"/>
                <w:noProof/>
                <w:lang w:eastAsia="de-CH"/>
              </w:rPr>
              <w:tab/>
            </w:r>
            <w:r w:rsidRPr="009571CD">
              <w:rPr>
                <w:rStyle w:val="Hyperlink"/>
                <w:noProof/>
              </w:rPr>
              <w:t>Nur Präventionssystem Auswechslungen</w:t>
            </w:r>
            <w:r>
              <w:rPr>
                <w:noProof/>
                <w:webHidden/>
              </w:rPr>
              <w:tab/>
            </w:r>
            <w:r>
              <w:rPr>
                <w:noProof/>
                <w:webHidden/>
              </w:rPr>
              <w:fldChar w:fldCharType="begin"/>
            </w:r>
            <w:r>
              <w:rPr>
                <w:noProof/>
                <w:webHidden/>
              </w:rPr>
              <w:instrText xml:space="preserve"> PAGEREF _Toc59300855 \h </w:instrText>
            </w:r>
            <w:r>
              <w:rPr>
                <w:noProof/>
                <w:webHidden/>
              </w:rPr>
            </w:r>
          </w:ins>
          <w:r>
            <w:rPr>
              <w:noProof/>
              <w:webHidden/>
            </w:rPr>
            <w:fldChar w:fldCharType="separate"/>
          </w:r>
          <w:ins w:id="278" w:author="Cailleret Levi (cailllev)" w:date="2020-12-19T20:06:00Z">
            <w:r>
              <w:rPr>
                <w:noProof/>
                <w:webHidden/>
              </w:rPr>
              <w:t>35</w:t>
            </w:r>
            <w:r>
              <w:rPr>
                <w:noProof/>
                <w:webHidden/>
              </w:rPr>
              <w:fldChar w:fldCharType="end"/>
            </w:r>
            <w:r w:rsidRPr="009571CD">
              <w:rPr>
                <w:rStyle w:val="Hyperlink"/>
                <w:noProof/>
              </w:rPr>
              <w:fldChar w:fldCharType="end"/>
            </w:r>
          </w:ins>
        </w:p>
        <w:p w14:paraId="0D3FD37F" w14:textId="6717E872" w:rsidR="00C07399" w:rsidRDefault="00C07399">
          <w:pPr>
            <w:pStyle w:val="TOC3"/>
            <w:tabs>
              <w:tab w:val="left" w:pos="1320"/>
              <w:tab w:val="right" w:leader="dot" w:pos="9016"/>
            </w:tabs>
            <w:rPr>
              <w:ins w:id="279" w:author="Cailleret Levi (cailllev)" w:date="2020-12-19T20:06:00Z"/>
              <w:rFonts w:eastAsiaTheme="minorEastAsia"/>
              <w:noProof/>
              <w:lang w:eastAsia="de-CH"/>
            </w:rPr>
          </w:pPr>
          <w:ins w:id="280"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"_Toc59300856"</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4.2.5</w:t>
            </w:r>
            <w:r>
              <w:rPr>
                <w:rFonts w:eastAsiaTheme="minorEastAsia"/>
                <w:noProof/>
                <w:lang w:eastAsia="de-CH"/>
              </w:rPr>
              <w:tab/>
            </w:r>
            <w:r w:rsidRPr="009571CD">
              <w:rPr>
                <w:rStyle w:val="Hyperlink"/>
                <w:noProof/>
              </w:rPr>
              <w:t>Pause</w:t>
            </w:r>
            <w:r>
              <w:rPr>
                <w:noProof/>
                <w:webHidden/>
              </w:rPr>
              <w:tab/>
            </w:r>
            <w:r>
              <w:rPr>
                <w:noProof/>
                <w:webHidden/>
              </w:rPr>
              <w:fldChar w:fldCharType="begin"/>
            </w:r>
            <w:r>
              <w:rPr>
                <w:noProof/>
                <w:webHidden/>
              </w:rPr>
              <w:instrText xml:space="preserve"> PAGEREF _Toc59300856 \h </w:instrText>
            </w:r>
            <w:r>
              <w:rPr>
                <w:noProof/>
                <w:webHidden/>
              </w:rPr>
            </w:r>
          </w:ins>
          <w:r>
            <w:rPr>
              <w:noProof/>
              <w:webHidden/>
            </w:rPr>
            <w:fldChar w:fldCharType="separate"/>
          </w:r>
          <w:ins w:id="281" w:author="Cailleret Levi (cailllev)" w:date="2020-12-19T20:06:00Z">
            <w:r>
              <w:rPr>
                <w:noProof/>
                <w:webHidden/>
              </w:rPr>
              <w:t>36</w:t>
            </w:r>
            <w:r>
              <w:rPr>
                <w:noProof/>
                <w:webHidden/>
              </w:rPr>
              <w:fldChar w:fldCharType="end"/>
            </w:r>
            <w:r w:rsidRPr="009571CD">
              <w:rPr>
                <w:rStyle w:val="Hyperlink"/>
                <w:noProof/>
              </w:rPr>
              <w:fldChar w:fldCharType="end"/>
            </w:r>
          </w:ins>
        </w:p>
        <w:p w14:paraId="64A1666F" w14:textId="3FB419D8" w:rsidR="00C07399" w:rsidRDefault="00C07399">
          <w:pPr>
            <w:pStyle w:val="TOC3"/>
            <w:tabs>
              <w:tab w:val="left" w:pos="1320"/>
              <w:tab w:val="right" w:leader="dot" w:pos="9016"/>
            </w:tabs>
            <w:rPr>
              <w:ins w:id="282" w:author="Cailleret Levi (cailllev)" w:date="2020-12-19T20:06:00Z"/>
              <w:rFonts w:eastAsiaTheme="minorEastAsia"/>
              <w:noProof/>
              <w:lang w:eastAsia="de-CH"/>
            </w:rPr>
          </w:pPr>
          <w:ins w:id="283"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"_Toc59300857"</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4.2.6</w:t>
            </w:r>
            <w:r>
              <w:rPr>
                <w:rFonts w:eastAsiaTheme="minorEastAsia"/>
                <w:noProof/>
                <w:lang w:eastAsia="de-CH"/>
              </w:rPr>
              <w:tab/>
            </w:r>
            <w:r w:rsidRPr="009571CD">
              <w:rPr>
                <w:rStyle w:val="Hyperlink"/>
                <w:noProof/>
              </w:rPr>
              <w:t>Falsches Lernen</w:t>
            </w:r>
            <w:r>
              <w:rPr>
                <w:noProof/>
                <w:webHidden/>
              </w:rPr>
              <w:tab/>
            </w:r>
            <w:r>
              <w:rPr>
                <w:noProof/>
                <w:webHidden/>
              </w:rPr>
              <w:fldChar w:fldCharType="begin"/>
            </w:r>
            <w:r>
              <w:rPr>
                <w:noProof/>
                <w:webHidden/>
              </w:rPr>
              <w:instrText xml:space="preserve"> PAGEREF _Toc59300857 \h </w:instrText>
            </w:r>
            <w:r>
              <w:rPr>
                <w:noProof/>
                <w:webHidden/>
              </w:rPr>
            </w:r>
          </w:ins>
          <w:r>
            <w:rPr>
              <w:noProof/>
              <w:webHidden/>
            </w:rPr>
            <w:fldChar w:fldCharType="separate"/>
          </w:r>
          <w:ins w:id="284" w:author="Cailleret Levi (cailllev)" w:date="2020-12-19T20:06:00Z">
            <w:r>
              <w:rPr>
                <w:noProof/>
                <w:webHidden/>
              </w:rPr>
              <w:t>37</w:t>
            </w:r>
            <w:r>
              <w:rPr>
                <w:noProof/>
                <w:webHidden/>
              </w:rPr>
              <w:fldChar w:fldCharType="end"/>
            </w:r>
            <w:r w:rsidRPr="009571CD">
              <w:rPr>
                <w:rStyle w:val="Hyperlink"/>
                <w:noProof/>
              </w:rPr>
              <w:fldChar w:fldCharType="end"/>
            </w:r>
          </w:ins>
        </w:p>
        <w:p w14:paraId="1EE38C1D" w14:textId="21A9DC73" w:rsidR="00C07399" w:rsidRDefault="00C07399">
          <w:pPr>
            <w:pStyle w:val="TOC2"/>
            <w:tabs>
              <w:tab w:val="left" w:pos="880"/>
              <w:tab w:val="right" w:leader="dot" w:pos="9016"/>
            </w:tabs>
            <w:rPr>
              <w:ins w:id="285" w:author="Cailleret Levi (cailllev)" w:date="2020-12-19T20:06:00Z"/>
              <w:rFonts w:eastAsiaTheme="minorEastAsia"/>
              <w:noProof/>
              <w:lang w:eastAsia="de-CH"/>
            </w:rPr>
          </w:pPr>
          <w:ins w:id="286"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"_Toc59300858"</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4.3</w:t>
            </w:r>
            <w:r>
              <w:rPr>
                <w:rFonts w:eastAsiaTheme="minorEastAsia"/>
                <w:noProof/>
                <w:lang w:eastAsia="de-CH"/>
              </w:rPr>
              <w:tab/>
            </w:r>
            <w:r w:rsidRPr="009571CD">
              <w:rPr>
                <w:rStyle w:val="Hyperlink"/>
                <w:noProof/>
              </w:rPr>
              <w:t>Evaluation der Resultate</w:t>
            </w:r>
            <w:r>
              <w:rPr>
                <w:noProof/>
                <w:webHidden/>
              </w:rPr>
              <w:tab/>
            </w:r>
            <w:r>
              <w:rPr>
                <w:noProof/>
                <w:webHidden/>
              </w:rPr>
              <w:fldChar w:fldCharType="begin"/>
            </w:r>
            <w:r>
              <w:rPr>
                <w:noProof/>
                <w:webHidden/>
              </w:rPr>
              <w:instrText xml:space="preserve"> PAGEREF _Toc59300858 \h </w:instrText>
            </w:r>
            <w:r>
              <w:rPr>
                <w:noProof/>
                <w:webHidden/>
              </w:rPr>
            </w:r>
          </w:ins>
          <w:r>
            <w:rPr>
              <w:noProof/>
              <w:webHidden/>
            </w:rPr>
            <w:fldChar w:fldCharType="separate"/>
          </w:r>
          <w:ins w:id="287" w:author="Cailleret Levi (cailllev)" w:date="2020-12-19T20:06:00Z">
            <w:r>
              <w:rPr>
                <w:noProof/>
                <w:webHidden/>
              </w:rPr>
              <w:t>38</w:t>
            </w:r>
            <w:r>
              <w:rPr>
                <w:noProof/>
                <w:webHidden/>
              </w:rPr>
              <w:fldChar w:fldCharType="end"/>
            </w:r>
            <w:r w:rsidRPr="009571CD">
              <w:rPr>
                <w:rStyle w:val="Hyperlink"/>
                <w:noProof/>
              </w:rPr>
              <w:fldChar w:fldCharType="end"/>
            </w:r>
          </w:ins>
        </w:p>
        <w:p w14:paraId="1A82FB92" w14:textId="3766932B" w:rsidR="00C07399" w:rsidRDefault="00C07399">
          <w:pPr>
            <w:pStyle w:val="TOC3"/>
            <w:tabs>
              <w:tab w:val="left" w:pos="1320"/>
              <w:tab w:val="right" w:leader="dot" w:pos="9016"/>
            </w:tabs>
            <w:rPr>
              <w:ins w:id="288" w:author="Cailleret Levi (cailllev)" w:date="2020-12-19T20:06:00Z"/>
              <w:rFonts w:eastAsiaTheme="minorEastAsia"/>
              <w:noProof/>
              <w:lang w:eastAsia="de-CH"/>
            </w:rPr>
          </w:pPr>
          <w:ins w:id="289"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"_Toc59300859"</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4.3.1</w:t>
            </w:r>
            <w:r>
              <w:rPr>
                <w:rFonts w:eastAsiaTheme="minorEastAsia"/>
                <w:noProof/>
                <w:lang w:eastAsia="de-CH"/>
              </w:rPr>
              <w:tab/>
            </w:r>
            <w:r w:rsidRPr="009571CD">
              <w:rPr>
                <w:rStyle w:val="Hyperlink"/>
                <w:noProof/>
              </w:rPr>
              <w:t>Agenten Performance bzgl. Lernzeit</w:t>
            </w:r>
            <w:r>
              <w:rPr>
                <w:noProof/>
                <w:webHidden/>
              </w:rPr>
              <w:tab/>
            </w:r>
            <w:r>
              <w:rPr>
                <w:noProof/>
                <w:webHidden/>
              </w:rPr>
              <w:fldChar w:fldCharType="begin"/>
            </w:r>
            <w:r>
              <w:rPr>
                <w:noProof/>
                <w:webHidden/>
              </w:rPr>
              <w:instrText xml:space="preserve"> PAGEREF _Toc59300859 \h </w:instrText>
            </w:r>
            <w:r>
              <w:rPr>
                <w:noProof/>
                <w:webHidden/>
              </w:rPr>
            </w:r>
          </w:ins>
          <w:r>
            <w:rPr>
              <w:noProof/>
              <w:webHidden/>
            </w:rPr>
            <w:fldChar w:fldCharType="separate"/>
          </w:r>
          <w:ins w:id="290" w:author="Cailleret Levi (cailllev)" w:date="2020-12-19T20:06:00Z">
            <w:r>
              <w:rPr>
                <w:noProof/>
                <w:webHidden/>
              </w:rPr>
              <w:t>38</w:t>
            </w:r>
            <w:r>
              <w:rPr>
                <w:noProof/>
                <w:webHidden/>
              </w:rPr>
              <w:fldChar w:fldCharType="end"/>
            </w:r>
            <w:r w:rsidRPr="009571CD">
              <w:rPr>
                <w:rStyle w:val="Hyperlink"/>
                <w:noProof/>
              </w:rPr>
              <w:fldChar w:fldCharType="end"/>
            </w:r>
          </w:ins>
        </w:p>
        <w:p w14:paraId="2DF9CB02" w14:textId="3BBC7FAC" w:rsidR="00C07399" w:rsidRDefault="00C07399">
          <w:pPr>
            <w:pStyle w:val="TOC3"/>
            <w:tabs>
              <w:tab w:val="left" w:pos="1320"/>
              <w:tab w:val="right" w:leader="dot" w:pos="9016"/>
            </w:tabs>
            <w:rPr>
              <w:ins w:id="291" w:author="Cailleret Levi (cailllev)" w:date="2020-12-19T20:06:00Z"/>
              <w:rFonts w:eastAsiaTheme="minorEastAsia"/>
              <w:noProof/>
              <w:lang w:eastAsia="de-CH"/>
            </w:rPr>
          </w:pPr>
          <w:ins w:id="292"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"_Toc59300860"</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4.3.2</w:t>
            </w:r>
            <w:r>
              <w:rPr>
                <w:rFonts w:eastAsiaTheme="minorEastAsia"/>
                <w:noProof/>
                <w:lang w:eastAsia="de-CH"/>
              </w:rPr>
              <w:tab/>
            </w:r>
            <w:r w:rsidRPr="009571CD">
              <w:rPr>
                <w:rStyle w:val="Hyperlink"/>
                <w:noProof/>
              </w:rPr>
              <w:t>Agenten Performance bzgl. Modus</w:t>
            </w:r>
            <w:r>
              <w:rPr>
                <w:noProof/>
                <w:webHidden/>
              </w:rPr>
              <w:tab/>
            </w:r>
            <w:r>
              <w:rPr>
                <w:noProof/>
                <w:webHidden/>
              </w:rPr>
              <w:fldChar w:fldCharType="begin"/>
            </w:r>
            <w:r>
              <w:rPr>
                <w:noProof/>
                <w:webHidden/>
              </w:rPr>
              <w:instrText xml:space="preserve"> PAGEREF _Toc59300860 \h </w:instrText>
            </w:r>
            <w:r>
              <w:rPr>
                <w:noProof/>
                <w:webHidden/>
              </w:rPr>
            </w:r>
          </w:ins>
          <w:r>
            <w:rPr>
              <w:noProof/>
              <w:webHidden/>
            </w:rPr>
            <w:fldChar w:fldCharType="separate"/>
          </w:r>
          <w:ins w:id="293" w:author="Cailleret Levi (cailllev)" w:date="2020-12-19T20:06:00Z">
            <w:r>
              <w:rPr>
                <w:noProof/>
                <w:webHidden/>
              </w:rPr>
              <w:t>39</w:t>
            </w:r>
            <w:r>
              <w:rPr>
                <w:noProof/>
                <w:webHidden/>
              </w:rPr>
              <w:fldChar w:fldCharType="end"/>
            </w:r>
            <w:r w:rsidRPr="009571CD">
              <w:rPr>
                <w:rStyle w:val="Hyperlink"/>
                <w:noProof/>
              </w:rPr>
              <w:fldChar w:fldCharType="end"/>
            </w:r>
          </w:ins>
        </w:p>
        <w:p w14:paraId="62EDE3B1" w14:textId="49400D8C" w:rsidR="00C07399" w:rsidRDefault="00C07399">
          <w:pPr>
            <w:pStyle w:val="TOC3"/>
            <w:tabs>
              <w:tab w:val="left" w:pos="1320"/>
              <w:tab w:val="right" w:leader="dot" w:pos="9016"/>
            </w:tabs>
            <w:rPr>
              <w:ins w:id="294" w:author="Cailleret Levi (cailllev)" w:date="2020-12-19T20:06:00Z"/>
              <w:rFonts w:eastAsiaTheme="minorEastAsia"/>
              <w:noProof/>
              <w:lang w:eastAsia="de-CH"/>
            </w:rPr>
          </w:pPr>
          <w:ins w:id="295"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"_Toc59300861"</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4.3.3</w:t>
            </w:r>
            <w:r>
              <w:rPr>
                <w:rFonts w:eastAsiaTheme="minorEastAsia"/>
                <w:noProof/>
                <w:lang w:eastAsia="de-CH"/>
              </w:rPr>
              <w:tab/>
            </w:r>
            <w:r w:rsidRPr="009571CD">
              <w:rPr>
                <w:rStyle w:val="Hyperlink"/>
                <w:noProof/>
              </w:rPr>
              <w:t>Performance bzgl. falschem Lernen</w:t>
            </w:r>
            <w:r>
              <w:rPr>
                <w:noProof/>
                <w:webHidden/>
              </w:rPr>
              <w:tab/>
            </w:r>
            <w:r>
              <w:rPr>
                <w:noProof/>
                <w:webHidden/>
              </w:rPr>
              <w:fldChar w:fldCharType="begin"/>
            </w:r>
            <w:r>
              <w:rPr>
                <w:noProof/>
                <w:webHidden/>
              </w:rPr>
              <w:instrText xml:space="preserve"> PAGEREF _Toc59300861 \h </w:instrText>
            </w:r>
            <w:r>
              <w:rPr>
                <w:noProof/>
                <w:webHidden/>
              </w:rPr>
            </w:r>
          </w:ins>
          <w:r>
            <w:rPr>
              <w:noProof/>
              <w:webHidden/>
            </w:rPr>
            <w:fldChar w:fldCharType="separate"/>
          </w:r>
          <w:ins w:id="296" w:author="Cailleret Levi (cailllev)" w:date="2020-12-19T20:06:00Z">
            <w:r>
              <w:rPr>
                <w:noProof/>
                <w:webHidden/>
              </w:rPr>
              <w:t>40</w:t>
            </w:r>
            <w:r>
              <w:rPr>
                <w:noProof/>
                <w:webHidden/>
              </w:rPr>
              <w:fldChar w:fldCharType="end"/>
            </w:r>
            <w:r w:rsidRPr="009571CD">
              <w:rPr>
                <w:rStyle w:val="Hyperlink"/>
                <w:noProof/>
              </w:rPr>
              <w:fldChar w:fldCharType="end"/>
            </w:r>
          </w:ins>
        </w:p>
        <w:p w14:paraId="5B44E094" w14:textId="25B0CF80" w:rsidR="00C07399" w:rsidRDefault="00C07399">
          <w:pPr>
            <w:pStyle w:val="TOC1"/>
            <w:tabs>
              <w:tab w:val="left" w:pos="440"/>
            </w:tabs>
            <w:rPr>
              <w:ins w:id="297" w:author="Cailleret Levi (cailllev)" w:date="2020-12-19T20:06:00Z"/>
              <w:rFonts w:eastAsiaTheme="minorEastAsia"/>
              <w:noProof/>
              <w:lang w:eastAsia="de-CH"/>
            </w:rPr>
          </w:pPr>
          <w:ins w:id="298"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"_Toc59300862"</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5</w:t>
            </w:r>
            <w:r>
              <w:rPr>
                <w:rFonts w:eastAsiaTheme="minorEastAsia"/>
                <w:noProof/>
                <w:lang w:eastAsia="de-CH"/>
              </w:rPr>
              <w:tab/>
            </w:r>
            <w:r w:rsidRPr="009571CD">
              <w:rPr>
                <w:rStyle w:val="Hyperlink"/>
                <w:noProof/>
              </w:rPr>
              <w:t>Diskussion</w:t>
            </w:r>
            <w:r>
              <w:rPr>
                <w:noProof/>
                <w:webHidden/>
              </w:rPr>
              <w:tab/>
            </w:r>
            <w:r>
              <w:rPr>
                <w:noProof/>
                <w:webHidden/>
              </w:rPr>
              <w:fldChar w:fldCharType="begin"/>
            </w:r>
            <w:r>
              <w:rPr>
                <w:noProof/>
                <w:webHidden/>
              </w:rPr>
              <w:instrText xml:space="preserve"> PAGEREF _Toc59300862 \h </w:instrText>
            </w:r>
            <w:r>
              <w:rPr>
                <w:noProof/>
                <w:webHidden/>
              </w:rPr>
            </w:r>
          </w:ins>
          <w:r>
            <w:rPr>
              <w:noProof/>
              <w:webHidden/>
            </w:rPr>
            <w:fldChar w:fldCharType="separate"/>
          </w:r>
          <w:ins w:id="299" w:author="Cailleret Levi (cailllev)" w:date="2020-12-19T20:06:00Z">
            <w:r>
              <w:rPr>
                <w:noProof/>
                <w:webHidden/>
              </w:rPr>
              <w:t>41</w:t>
            </w:r>
            <w:r>
              <w:rPr>
                <w:noProof/>
                <w:webHidden/>
              </w:rPr>
              <w:fldChar w:fldCharType="end"/>
            </w:r>
            <w:r w:rsidRPr="009571CD">
              <w:rPr>
                <w:rStyle w:val="Hyperlink"/>
                <w:noProof/>
              </w:rPr>
              <w:fldChar w:fldCharType="end"/>
            </w:r>
          </w:ins>
        </w:p>
        <w:p w14:paraId="7C688174" w14:textId="5B66643F" w:rsidR="00C07399" w:rsidRDefault="00C07399">
          <w:pPr>
            <w:pStyle w:val="TOC1"/>
            <w:tabs>
              <w:tab w:val="left" w:pos="440"/>
            </w:tabs>
            <w:rPr>
              <w:ins w:id="300" w:author="Cailleret Levi (cailllev)" w:date="2020-12-19T20:06:00Z"/>
              <w:rFonts w:eastAsiaTheme="minorEastAsia"/>
              <w:noProof/>
              <w:lang w:eastAsia="de-CH"/>
            </w:rPr>
          </w:pPr>
          <w:ins w:id="301"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"_Toc59300863"</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6</w:t>
            </w:r>
            <w:r>
              <w:rPr>
                <w:rFonts w:eastAsiaTheme="minorEastAsia"/>
                <w:noProof/>
                <w:lang w:eastAsia="de-CH"/>
              </w:rPr>
              <w:tab/>
            </w:r>
            <w:r w:rsidRPr="009571CD">
              <w:rPr>
                <w:rStyle w:val="Hyperlink"/>
                <w:noProof/>
              </w:rPr>
              <w:t>Verzeichnisse</w:t>
            </w:r>
            <w:r>
              <w:rPr>
                <w:noProof/>
                <w:webHidden/>
              </w:rPr>
              <w:tab/>
            </w:r>
            <w:r>
              <w:rPr>
                <w:noProof/>
                <w:webHidden/>
              </w:rPr>
              <w:fldChar w:fldCharType="begin"/>
            </w:r>
            <w:r>
              <w:rPr>
                <w:noProof/>
                <w:webHidden/>
              </w:rPr>
              <w:instrText xml:space="preserve"> PAGEREF _Toc59300863 \h </w:instrText>
            </w:r>
            <w:r>
              <w:rPr>
                <w:noProof/>
                <w:webHidden/>
              </w:rPr>
            </w:r>
          </w:ins>
          <w:r>
            <w:rPr>
              <w:noProof/>
              <w:webHidden/>
            </w:rPr>
            <w:fldChar w:fldCharType="separate"/>
          </w:r>
          <w:ins w:id="302" w:author="Cailleret Levi (cailllev)" w:date="2020-12-19T20:06:00Z">
            <w:r>
              <w:rPr>
                <w:noProof/>
                <w:webHidden/>
              </w:rPr>
              <w:t>44</w:t>
            </w:r>
            <w:r>
              <w:rPr>
                <w:noProof/>
                <w:webHidden/>
              </w:rPr>
              <w:fldChar w:fldCharType="end"/>
            </w:r>
            <w:r w:rsidRPr="009571CD">
              <w:rPr>
                <w:rStyle w:val="Hyperlink"/>
                <w:noProof/>
              </w:rPr>
              <w:fldChar w:fldCharType="end"/>
            </w:r>
          </w:ins>
        </w:p>
        <w:p w14:paraId="503B2A5D" w14:textId="13B83C8E" w:rsidR="00C07399" w:rsidRDefault="00C07399">
          <w:pPr>
            <w:pStyle w:val="TOC2"/>
            <w:tabs>
              <w:tab w:val="left" w:pos="880"/>
              <w:tab w:val="right" w:leader="dot" w:pos="9016"/>
            </w:tabs>
            <w:rPr>
              <w:ins w:id="303" w:author="Cailleret Levi (cailllev)" w:date="2020-12-19T20:06:00Z"/>
              <w:rFonts w:eastAsiaTheme="minorEastAsia"/>
              <w:noProof/>
              <w:lang w:eastAsia="de-CH"/>
            </w:rPr>
          </w:pPr>
          <w:ins w:id="304"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"_Toc59300864"</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6.1</w:t>
            </w:r>
            <w:r>
              <w:rPr>
                <w:rFonts w:eastAsiaTheme="minorEastAsia"/>
                <w:noProof/>
                <w:lang w:eastAsia="de-CH"/>
              </w:rPr>
              <w:tab/>
            </w:r>
            <w:r w:rsidRPr="009571CD">
              <w:rPr>
                <w:rStyle w:val="Hyperlink"/>
                <w:noProof/>
              </w:rPr>
              <w:t>Literaturverzeichnis</w:t>
            </w:r>
            <w:r>
              <w:rPr>
                <w:noProof/>
                <w:webHidden/>
              </w:rPr>
              <w:tab/>
            </w:r>
            <w:r>
              <w:rPr>
                <w:noProof/>
                <w:webHidden/>
              </w:rPr>
              <w:fldChar w:fldCharType="begin"/>
            </w:r>
            <w:r>
              <w:rPr>
                <w:noProof/>
                <w:webHidden/>
              </w:rPr>
              <w:instrText xml:space="preserve"> PAGEREF _Toc59300864 \h </w:instrText>
            </w:r>
            <w:r>
              <w:rPr>
                <w:noProof/>
                <w:webHidden/>
              </w:rPr>
            </w:r>
          </w:ins>
          <w:r>
            <w:rPr>
              <w:noProof/>
              <w:webHidden/>
            </w:rPr>
            <w:fldChar w:fldCharType="separate"/>
          </w:r>
          <w:ins w:id="305" w:author="Cailleret Levi (cailllev)" w:date="2020-12-19T20:06:00Z">
            <w:r>
              <w:rPr>
                <w:noProof/>
                <w:webHidden/>
              </w:rPr>
              <w:t>44</w:t>
            </w:r>
            <w:r>
              <w:rPr>
                <w:noProof/>
                <w:webHidden/>
              </w:rPr>
              <w:fldChar w:fldCharType="end"/>
            </w:r>
            <w:r w:rsidRPr="009571CD">
              <w:rPr>
                <w:rStyle w:val="Hyperlink"/>
                <w:noProof/>
              </w:rPr>
              <w:fldChar w:fldCharType="end"/>
            </w:r>
          </w:ins>
        </w:p>
        <w:p w14:paraId="08D508EE" w14:textId="6AAD9881" w:rsidR="00C07399" w:rsidRDefault="00C07399">
          <w:pPr>
            <w:pStyle w:val="TOC2"/>
            <w:tabs>
              <w:tab w:val="left" w:pos="880"/>
              <w:tab w:val="right" w:leader="dot" w:pos="9016"/>
            </w:tabs>
            <w:rPr>
              <w:ins w:id="306" w:author="Cailleret Levi (cailllev)" w:date="2020-12-19T20:06:00Z"/>
              <w:rFonts w:eastAsiaTheme="minorEastAsia"/>
              <w:noProof/>
              <w:lang w:eastAsia="de-CH"/>
            </w:rPr>
          </w:pPr>
          <w:ins w:id="307"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"_Toc59300865"</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6.2</w:t>
            </w:r>
            <w:r>
              <w:rPr>
                <w:rFonts w:eastAsiaTheme="minorEastAsia"/>
                <w:noProof/>
                <w:lang w:eastAsia="de-CH"/>
              </w:rPr>
              <w:tab/>
            </w:r>
            <w:r w:rsidRPr="009571CD">
              <w:rPr>
                <w:rStyle w:val="Hyperlink"/>
                <w:noProof/>
              </w:rPr>
              <w:t>Abbildungsverzeichnis</w:t>
            </w:r>
            <w:r>
              <w:rPr>
                <w:noProof/>
                <w:webHidden/>
              </w:rPr>
              <w:tab/>
            </w:r>
            <w:r>
              <w:rPr>
                <w:noProof/>
                <w:webHidden/>
              </w:rPr>
              <w:fldChar w:fldCharType="begin"/>
            </w:r>
            <w:r>
              <w:rPr>
                <w:noProof/>
                <w:webHidden/>
              </w:rPr>
              <w:instrText xml:space="preserve"> PAGEREF _Toc59300865 \h </w:instrText>
            </w:r>
            <w:r>
              <w:rPr>
                <w:noProof/>
                <w:webHidden/>
              </w:rPr>
            </w:r>
          </w:ins>
          <w:r>
            <w:rPr>
              <w:noProof/>
              <w:webHidden/>
            </w:rPr>
            <w:fldChar w:fldCharType="separate"/>
          </w:r>
          <w:ins w:id="308" w:author="Cailleret Levi (cailllev)" w:date="2020-12-19T20:06:00Z">
            <w:r>
              <w:rPr>
                <w:noProof/>
                <w:webHidden/>
              </w:rPr>
              <w:t>46</w:t>
            </w:r>
            <w:r>
              <w:rPr>
                <w:noProof/>
                <w:webHidden/>
              </w:rPr>
              <w:fldChar w:fldCharType="end"/>
            </w:r>
            <w:r w:rsidRPr="009571CD">
              <w:rPr>
                <w:rStyle w:val="Hyperlink"/>
                <w:noProof/>
              </w:rPr>
              <w:fldChar w:fldCharType="end"/>
            </w:r>
          </w:ins>
        </w:p>
        <w:p w14:paraId="6FC44F73" w14:textId="0D22E569" w:rsidR="00C07399" w:rsidRDefault="00C07399">
          <w:pPr>
            <w:pStyle w:val="TOC2"/>
            <w:tabs>
              <w:tab w:val="left" w:pos="880"/>
              <w:tab w:val="right" w:leader="dot" w:pos="9016"/>
            </w:tabs>
            <w:rPr>
              <w:ins w:id="309" w:author="Cailleret Levi (cailllev)" w:date="2020-12-19T20:06:00Z"/>
              <w:rFonts w:eastAsiaTheme="minorEastAsia"/>
              <w:noProof/>
              <w:lang w:eastAsia="de-CH"/>
            </w:rPr>
          </w:pPr>
          <w:ins w:id="310"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"_Toc59300866"</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6.3</w:t>
            </w:r>
            <w:r>
              <w:rPr>
                <w:rFonts w:eastAsiaTheme="minorEastAsia"/>
                <w:noProof/>
                <w:lang w:eastAsia="de-CH"/>
              </w:rPr>
              <w:tab/>
            </w:r>
            <w:r w:rsidRPr="009571CD">
              <w:rPr>
                <w:rStyle w:val="Hyperlink"/>
                <w:noProof/>
              </w:rPr>
              <w:t>Tabellenverzeichnis</w:t>
            </w:r>
            <w:r>
              <w:rPr>
                <w:noProof/>
                <w:webHidden/>
              </w:rPr>
              <w:tab/>
            </w:r>
            <w:r>
              <w:rPr>
                <w:noProof/>
                <w:webHidden/>
              </w:rPr>
              <w:fldChar w:fldCharType="begin"/>
            </w:r>
            <w:r>
              <w:rPr>
                <w:noProof/>
                <w:webHidden/>
              </w:rPr>
              <w:instrText xml:space="preserve"> PAGEREF _Toc59300866 \h </w:instrText>
            </w:r>
            <w:r>
              <w:rPr>
                <w:noProof/>
                <w:webHidden/>
              </w:rPr>
            </w:r>
          </w:ins>
          <w:r>
            <w:rPr>
              <w:noProof/>
              <w:webHidden/>
            </w:rPr>
            <w:fldChar w:fldCharType="separate"/>
          </w:r>
          <w:ins w:id="311" w:author="Cailleret Levi (cailllev)" w:date="2020-12-19T20:06:00Z">
            <w:r>
              <w:rPr>
                <w:noProof/>
                <w:webHidden/>
              </w:rPr>
              <w:t>46</w:t>
            </w:r>
            <w:r>
              <w:rPr>
                <w:noProof/>
                <w:webHidden/>
              </w:rPr>
              <w:fldChar w:fldCharType="end"/>
            </w:r>
            <w:r w:rsidRPr="009571CD">
              <w:rPr>
                <w:rStyle w:val="Hyperlink"/>
                <w:noProof/>
              </w:rPr>
              <w:fldChar w:fldCharType="end"/>
            </w:r>
          </w:ins>
        </w:p>
        <w:p w14:paraId="5928E96F" w14:textId="52DF3CE3" w:rsidR="00C07399" w:rsidRDefault="00C07399">
          <w:pPr>
            <w:pStyle w:val="TOC2"/>
            <w:tabs>
              <w:tab w:val="left" w:pos="880"/>
              <w:tab w:val="right" w:leader="dot" w:pos="9016"/>
            </w:tabs>
            <w:rPr>
              <w:ins w:id="312" w:author="Cailleret Levi (cailllev)" w:date="2020-12-19T20:06:00Z"/>
              <w:rFonts w:eastAsiaTheme="minorEastAsia"/>
              <w:noProof/>
              <w:lang w:eastAsia="de-CH"/>
            </w:rPr>
          </w:pPr>
          <w:ins w:id="313"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"_Toc59300867"</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6.4</w:t>
            </w:r>
            <w:r>
              <w:rPr>
                <w:rFonts w:eastAsiaTheme="minorEastAsia"/>
                <w:noProof/>
                <w:lang w:eastAsia="de-CH"/>
              </w:rPr>
              <w:tab/>
            </w:r>
            <w:r w:rsidRPr="009571CD">
              <w:rPr>
                <w:rStyle w:val="Hyperlink"/>
                <w:noProof/>
              </w:rPr>
              <w:t>Abkürzungsverzeichnis</w:t>
            </w:r>
            <w:r>
              <w:rPr>
                <w:noProof/>
                <w:webHidden/>
              </w:rPr>
              <w:tab/>
            </w:r>
            <w:r>
              <w:rPr>
                <w:noProof/>
                <w:webHidden/>
              </w:rPr>
              <w:fldChar w:fldCharType="begin"/>
            </w:r>
            <w:r>
              <w:rPr>
                <w:noProof/>
                <w:webHidden/>
              </w:rPr>
              <w:instrText xml:space="preserve"> PAGEREF _Toc59300867 \h </w:instrText>
            </w:r>
            <w:r>
              <w:rPr>
                <w:noProof/>
                <w:webHidden/>
              </w:rPr>
            </w:r>
          </w:ins>
          <w:r>
            <w:rPr>
              <w:noProof/>
              <w:webHidden/>
            </w:rPr>
            <w:fldChar w:fldCharType="separate"/>
          </w:r>
          <w:ins w:id="314" w:author="Cailleret Levi (cailllev)" w:date="2020-12-19T20:06:00Z">
            <w:r>
              <w:rPr>
                <w:noProof/>
                <w:webHidden/>
              </w:rPr>
              <w:t>46</w:t>
            </w:r>
            <w:r>
              <w:rPr>
                <w:noProof/>
                <w:webHidden/>
              </w:rPr>
              <w:fldChar w:fldCharType="end"/>
            </w:r>
            <w:r w:rsidRPr="009571CD">
              <w:rPr>
                <w:rStyle w:val="Hyperlink"/>
                <w:noProof/>
              </w:rPr>
              <w:fldChar w:fldCharType="end"/>
            </w:r>
          </w:ins>
        </w:p>
        <w:p w14:paraId="11902E81" w14:textId="7F3723D1" w:rsidR="00C07399" w:rsidRDefault="00C07399">
          <w:pPr>
            <w:pStyle w:val="TOC1"/>
            <w:tabs>
              <w:tab w:val="left" w:pos="440"/>
            </w:tabs>
            <w:rPr>
              <w:ins w:id="315" w:author="Cailleret Levi (cailllev)" w:date="2020-12-19T20:06:00Z"/>
              <w:rFonts w:eastAsiaTheme="minorEastAsia"/>
              <w:noProof/>
              <w:lang w:eastAsia="de-CH"/>
            </w:rPr>
          </w:pPr>
          <w:ins w:id="316"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"_Toc59300870"</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7</w:t>
            </w:r>
            <w:r>
              <w:rPr>
                <w:rFonts w:eastAsiaTheme="minorEastAsia"/>
                <w:noProof/>
                <w:lang w:eastAsia="de-CH"/>
              </w:rPr>
              <w:tab/>
            </w:r>
            <w:r w:rsidRPr="009571CD">
              <w:rPr>
                <w:rStyle w:val="Hyperlink"/>
                <w:noProof/>
              </w:rPr>
              <w:t>Anhang</w:t>
            </w:r>
            <w:r>
              <w:rPr>
                <w:noProof/>
                <w:webHidden/>
              </w:rPr>
              <w:tab/>
            </w:r>
            <w:r>
              <w:rPr>
                <w:noProof/>
                <w:webHidden/>
              </w:rPr>
              <w:fldChar w:fldCharType="begin"/>
            </w:r>
            <w:r>
              <w:rPr>
                <w:noProof/>
                <w:webHidden/>
              </w:rPr>
              <w:instrText xml:space="preserve"> PAGEREF _Toc59300870 \h </w:instrText>
            </w:r>
            <w:r>
              <w:rPr>
                <w:noProof/>
                <w:webHidden/>
              </w:rPr>
            </w:r>
          </w:ins>
          <w:r>
            <w:rPr>
              <w:noProof/>
              <w:webHidden/>
            </w:rPr>
            <w:fldChar w:fldCharType="separate"/>
          </w:r>
          <w:ins w:id="317" w:author="Cailleret Levi (cailllev)" w:date="2020-12-19T20:06:00Z">
            <w:r>
              <w:rPr>
                <w:noProof/>
                <w:webHidden/>
              </w:rPr>
              <w:t>47</w:t>
            </w:r>
            <w:r>
              <w:rPr>
                <w:noProof/>
                <w:webHidden/>
              </w:rPr>
              <w:fldChar w:fldCharType="end"/>
            </w:r>
            <w:r w:rsidRPr="009571CD">
              <w:rPr>
                <w:rStyle w:val="Hyperlink"/>
                <w:noProof/>
              </w:rPr>
              <w:fldChar w:fldCharType="end"/>
            </w:r>
          </w:ins>
        </w:p>
        <w:p w14:paraId="6354C2E8" w14:textId="09DF93FC" w:rsidR="00C07399" w:rsidRDefault="00C07399">
          <w:pPr>
            <w:pStyle w:val="TOC2"/>
            <w:tabs>
              <w:tab w:val="left" w:pos="880"/>
              <w:tab w:val="right" w:leader="dot" w:pos="9016"/>
            </w:tabs>
            <w:rPr>
              <w:ins w:id="318" w:author="Cailleret Levi (cailllev)" w:date="2020-12-19T20:06:00Z"/>
              <w:rFonts w:eastAsiaTheme="minorEastAsia"/>
              <w:noProof/>
              <w:lang w:eastAsia="de-CH"/>
            </w:rPr>
          </w:pPr>
          <w:ins w:id="319"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"_Toc59300871"</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7.1</w:t>
            </w:r>
            <w:r>
              <w:rPr>
                <w:rFonts w:eastAsiaTheme="minorEastAsia"/>
                <w:noProof/>
                <w:lang w:eastAsia="de-CH"/>
              </w:rPr>
              <w:tab/>
            </w:r>
            <w:r w:rsidRPr="009571CD">
              <w:rPr>
                <w:rStyle w:val="Hyperlink"/>
                <w:noProof/>
              </w:rPr>
              <w:t>Projektmanagement</w:t>
            </w:r>
            <w:r>
              <w:rPr>
                <w:noProof/>
                <w:webHidden/>
              </w:rPr>
              <w:tab/>
            </w:r>
            <w:r>
              <w:rPr>
                <w:noProof/>
                <w:webHidden/>
              </w:rPr>
              <w:fldChar w:fldCharType="begin"/>
            </w:r>
            <w:r>
              <w:rPr>
                <w:noProof/>
                <w:webHidden/>
              </w:rPr>
              <w:instrText xml:space="preserve"> PAGEREF _Toc59300871 \h </w:instrText>
            </w:r>
            <w:r>
              <w:rPr>
                <w:noProof/>
                <w:webHidden/>
              </w:rPr>
            </w:r>
          </w:ins>
          <w:r>
            <w:rPr>
              <w:noProof/>
              <w:webHidden/>
            </w:rPr>
            <w:fldChar w:fldCharType="separate"/>
          </w:r>
          <w:ins w:id="320" w:author="Cailleret Levi (cailllev)" w:date="2020-12-19T20:06:00Z">
            <w:r>
              <w:rPr>
                <w:noProof/>
                <w:webHidden/>
              </w:rPr>
              <w:t>47</w:t>
            </w:r>
            <w:r>
              <w:rPr>
                <w:noProof/>
                <w:webHidden/>
              </w:rPr>
              <w:fldChar w:fldCharType="end"/>
            </w:r>
            <w:r w:rsidRPr="009571CD">
              <w:rPr>
                <w:rStyle w:val="Hyperlink"/>
                <w:noProof/>
              </w:rPr>
              <w:fldChar w:fldCharType="end"/>
            </w:r>
          </w:ins>
        </w:p>
        <w:p w14:paraId="45C63963" w14:textId="40A840E4" w:rsidR="00C07399" w:rsidRDefault="00C07399">
          <w:pPr>
            <w:pStyle w:val="TOC3"/>
            <w:tabs>
              <w:tab w:val="left" w:pos="1320"/>
              <w:tab w:val="right" w:leader="dot" w:pos="9016"/>
            </w:tabs>
            <w:rPr>
              <w:ins w:id="321" w:author="Cailleret Levi (cailllev)" w:date="2020-12-19T20:06:00Z"/>
              <w:rFonts w:eastAsiaTheme="minorEastAsia"/>
              <w:noProof/>
              <w:lang w:eastAsia="de-CH"/>
            </w:rPr>
          </w:pPr>
          <w:ins w:id="322"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"_Toc59300872"</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7.1.1</w:t>
            </w:r>
            <w:r>
              <w:rPr>
                <w:rFonts w:eastAsiaTheme="minorEastAsia"/>
                <w:noProof/>
                <w:lang w:eastAsia="de-CH"/>
              </w:rPr>
              <w:tab/>
            </w:r>
            <w:r w:rsidRPr="009571CD">
              <w:rPr>
                <w:rStyle w:val="Hyperlink"/>
                <w:noProof/>
              </w:rPr>
              <w:t>Aufgabenstellung</w:t>
            </w:r>
            <w:r>
              <w:rPr>
                <w:noProof/>
                <w:webHidden/>
              </w:rPr>
              <w:tab/>
            </w:r>
            <w:r>
              <w:rPr>
                <w:noProof/>
                <w:webHidden/>
              </w:rPr>
              <w:fldChar w:fldCharType="begin"/>
            </w:r>
            <w:r>
              <w:rPr>
                <w:noProof/>
                <w:webHidden/>
              </w:rPr>
              <w:instrText xml:space="preserve"> PAGEREF _Toc59300872 \h </w:instrText>
            </w:r>
            <w:r>
              <w:rPr>
                <w:noProof/>
                <w:webHidden/>
              </w:rPr>
            </w:r>
          </w:ins>
          <w:r>
            <w:rPr>
              <w:noProof/>
              <w:webHidden/>
            </w:rPr>
            <w:fldChar w:fldCharType="separate"/>
          </w:r>
          <w:ins w:id="323" w:author="Cailleret Levi (cailllev)" w:date="2020-12-19T20:06:00Z">
            <w:r>
              <w:rPr>
                <w:noProof/>
                <w:webHidden/>
              </w:rPr>
              <w:t>47</w:t>
            </w:r>
            <w:r>
              <w:rPr>
                <w:noProof/>
                <w:webHidden/>
              </w:rPr>
              <w:fldChar w:fldCharType="end"/>
            </w:r>
            <w:r w:rsidRPr="009571CD">
              <w:rPr>
                <w:rStyle w:val="Hyperlink"/>
                <w:noProof/>
              </w:rPr>
              <w:fldChar w:fldCharType="end"/>
            </w:r>
          </w:ins>
        </w:p>
        <w:p w14:paraId="60947583" w14:textId="65A53BC0" w:rsidR="00C07399" w:rsidRDefault="00C07399">
          <w:pPr>
            <w:pStyle w:val="TOC3"/>
            <w:tabs>
              <w:tab w:val="left" w:pos="1320"/>
              <w:tab w:val="right" w:leader="dot" w:pos="9016"/>
            </w:tabs>
            <w:rPr>
              <w:ins w:id="324" w:author="Cailleret Levi (cailllev)" w:date="2020-12-19T20:06:00Z"/>
              <w:rFonts w:eastAsiaTheme="minorEastAsia"/>
              <w:noProof/>
              <w:lang w:eastAsia="de-CH"/>
            </w:rPr>
          </w:pPr>
          <w:ins w:id="325"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"_Toc59300873"</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7.1.2</w:t>
            </w:r>
            <w:r>
              <w:rPr>
                <w:rFonts w:eastAsiaTheme="minorEastAsia"/>
                <w:noProof/>
                <w:lang w:eastAsia="de-CH"/>
              </w:rPr>
              <w:tab/>
            </w:r>
            <w:r w:rsidRPr="009571CD">
              <w:rPr>
                <w:rStyle w:val="Hyperlink"/>
                <w:noProof/>
              </w:rPr>
              <w:t>Zeitplan</w:t>
            </w:r>
            <w:r>
              <w:rPr>
                <w:noProof/>
                <w:webHidden/>
              </w:rPr>
              <w:tab/>
            </w:r>
            <w:r>
              <w:rPr>
                <w:noProof/>
                <w:webHidden/>
              </w:rPr>
              <w:fldChar w:fldCharType="begin"/>
            </w:r>
            <w:r>
              <w:rPr>
                <w:noProof/>
                <w:webHidden/>
              </w:rPr>
              <w:instrText xml:space="preserve"> PAGEREF _Toc59300873 \h </w:instrText>
            </w:r>
            <w:r>
              <w:rPr>
                <w:noProof/>
                <w:webHidden/>
              </w:rPr>
            </w:r>
          </w:ins>
          <w:r>
            <w:rPr>
              <w:noProof/>
              <w:webHidden/>
            </w:rPr>
            <w:fldChar w:fldCharType="separate"/>
          </w:r>
          <w:ins w:id="326" w:author="Cailleret Levi (cailllev)" w:date="2020-12-19T20:06:00Z">
            <w:r>
              <w:rPr>
                <w:noProof/>
                <w:webHidden/>
              </w:rPr>
              <w:t>48</w:t>
            </w:r>
            <w:r>
              <w:rPr>
                <w:noProof/>
                <w:webHidden/>
              </w:rPr>
              <w:fldChar w:fldCharType="end"/>
            </w:r>
            <w:r w:rsidRPr="009571CD">
              <w:rPr>
                <w:rStyle w:val="Hyperlink"/>
                <w:noProof/>
              </w:rPr>
              <w:fldChar w:fldCharType="end"/>
            </w:r>
          </w:ins>
        </w:p>
        <w:p w14:paraId="3A6D07AB" w14:textId="602813AF" w:rsidR="00C07399" w:rsidRDefault="00C07399">
          <w:pPr>
            <w:pStyle w:val="TOC3"/>
            <w:tabs>
              <w:tab w:val="left" w:pos="1320"/>
              <w:tab w:val="right" w:leader="dot" w:pos="9016"/>
            </w:tabs>
            <w:rPr>
              <w:ins w:id="327" w:author="Cailleret Levi (cailllev)" w:date="2020-12-19T20:06:00Z"/>
              <w:rFonts w:eastAsiaTheme="minorEastAsia"/>
              <w:noProof/>
              <w:lang w:eastAsia="de-CH"/>
            </w:rPr>
          </w:pPr>
          <w:ins w:id="328"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"_Toc59300874"</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7.1.3</w:t>
            </w:r>
            <w:r>
              <w:rPr>
                <w:rFonts w:eastAsiaTheme="minorEastAsia"/>
                <w:noProof/>
                <w:lang w:eastAsia="de-CH"/>
              </w:rPr>
              <w:tab/>
            </w:r>
            <w:r w:rsidRPr="009571CD">
              <w:rPr>
                <w:rStyle w:val="Hyperlink"/>
                <w:noProof/>
              </w:rPr>
              <w:t>Meeting Notizen</w:t>
            </w:r>
            <w:r>
              <w:rPr>
                <w:noProof/>
                <w:webHidden/>
              </w:rPr>
              <w:tab/>
            </w:r>
            <w:r>
              <w:rPr>
                <w:noProof/>
                <w:webHidden/>
              </w:rPr>
              <w:fldChar w:fldCharType="begin"/>
            </w:r>
            <w:r>
              <w:rPr>
                <w:noProof/>
                <w:webHidden/>
              </w:rPr>
              <w:instrText xml:space="preserve"> PAGEREF _Toc59300874 \h </w:instrText>
            </w:r>
            <w:r>
              <w:rPr>
                <w:noProof/>
                <w:webHidden/>
              </w:rPr>
            </w:r>
          </w:ins>
          <w:r>
            <w:rPr>
              <w:noProof/>
              <w:webHidden/>
            </w:rPr>
            <w:fldChar w:fldCharType="separate"/>
          </w:r>
          <w:ins w:id="329" w:author="Cailleret Levi (cailllev)" w:date="2020-12-19T20:06:00Z">
            <w:r>
              <w:rPr>
                <w:noProof/>
                <w:webHidden/>
              </w:rPr>
              <w:t>49</w:t>
            </w:r>
            <w:r>
              <w:rPr>
                <w:noProof/>
                <w:webHidden/>
              </w:rPr>
              <w:fldChar w:fldCharType="end"/>
            </w:r>
            <w:r w:rsidRPr="009571CD">
              <w:rPr>
                <w:rStyle w:val="Hyperlink"/>
                <w:noProof/>
              </w:rPr>
              <w:fldChar w:fldCharType="end"/>
            </w:r>
          </w:ins>
        </w:p>
        <w:p w14:paraId="03CC063D" w14:textId="6C0D4044" w:rsidR="00C07399" w:rsidRDefault="00C07399">
          <w:pPr>
            <w:pStyle w:val="TOC3"/>
            <w:tabs>
              <w:tab w:val="left" w:pos="1320"/>
              <w:tab w:val="right" w:leader="dot" w:pos="9016"/>
            </w:tabs>
            <w:rPr>
              <w:ins w:id="330" w:author="Cailleret Levi (cailllev)" w:date="2020-12-19T20:06:00Z"/>
              <w:rFonts w:eastAsiaTheme="minorEastAsia"/>
              <w:noProof/>
              <w:lang w:eastAsia="de-CH"/>
            </w:rPr>
          </w:pPr>
          <w:ins w:id="331"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"_Toc59300876"</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7.1.4</w:t>
            </w:r>
            <w:r>
              <w:rPr>
                <w:rFonts w:eastAsiaTheme="minorEastAsia"/>
                <w:noProof/>
                <w:lang w:eastAsia="de-CH"/>
              </w:rPr>
              <w:tab/>
            </w:r>
            <w:r w:rsidRPr="009571CD">
              <w:rPr>
                <w:rStyle w:val="Hyperlink"/>
                <w:noProof/>
              </w:rPr>
              <w:t>Protokolle</w:t>
            </w:r>
            <w:r>
              <w:rPr>
                <w:noProof/>
                <w:webHidden/>
              </w:rPr>
              <w:tab/>
            </w:r>
            <w:r>
              <w:rPr>
                <w:noProof/>
                <w:webHidden/>
              </w:rPr>
              <w:fldChar w:fldCharType="begin"/>
            </w:r>
            <w:r>
              <w:rPr>
                <w:noProof/>
                <w:webHidden/>
              </w:rPr>
              <w:instrText xml:space="preserve"> PAGEREF _Toc59300876 \h </w:instrText>
            </w:r>
            <w:r>
              <w:rPr>
                <w:noProof/>
                <w:webHidden/>
              </w:rPr>
            </w:r>
          </w:ins>
          <w:r>
            <w:rPr>
              <w:noProof/>
              <w:webHidden/>
            </w:rPr>
            <w:fldChar w:fldCharType="separate"/>
          </w:r>
          <w:ins w:id="332" w:author="Cailleret Levi (cailllev)" w:date="2020-12-19T20:06:00Z">
            <w:r>
              <w:rPr>
                <w:noProof/>
                <w:webHidden/>
              </w:rPr>
              <w:t>52</w:t>
            </w:r>
            <w:r>
              <w:rPr>
                <w:noProof/>
                <w:webHidden/>
              </w:rPr>
              <w:fldChar w:fldCharType="end"/>
            </w:r>
            <w:r w:rsidRPr="009571CD">
              <w:rPr>
                <w:rStyle w:val="Hyperlink"/>
                <w:noProof/>
              </w:rPr>
              <w:fldChar w:fldCharType="end"/>
            </w:r>
          </w:ins>
        </w:p>
        <w:p w14:paraId="451800D7" w14:textId="5B51C14A" w:rsidR="00C07399" w:rsidRDefault="00C07399">
          <w:pPr>
            <w:pStyle w:val="TOC2"/>
            <w:tabs>
              <w:tab w:val="left" w:pos="880"/>
              <w:tab w:val="right" w:leader="dot" w:pos="9016"/>
            </w:tabs>
            <w:rPr>
              <w:ins w:id="333" w:author="Cailleret Levi (cailllev)" w:date="2020-12-19T20:06:00Z"/>
              <w:rFonts w:eastAsiaTheme="minorEastAsia"/>
              <w:noProof/>
              <w:lang w:eastAsia="de-CH"/>
            </w:rPr>
          </w:pPr>
          <w:ins w:id="334"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"_Toc59300877"</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7.2</w:t>
            </w:r>
            <w:r>
              <w:rPr>
                <w:rFonts w:eastAsiaTheme="minorEastAsia"/>
                <w:noProof/>
                <w:lang w:eastAsia="de-CH"/>
              </w:rPr>
              <w:tab/>
            </w:r>
            <w:r w:rsidRPr="009571CD">
              <w:rPr>
                <w:rStyle w:val="Hyperlink"/>
                <w:noProof/>
              </w:rPr>
              <w:t>Weiteres</w:t>
            </w:r>
            <w:r>
              <w:rPr>
                <w:noProof/>
                <w:webHidden/>
              </w:rPr>
              <w:tab/>
            </w:r>
            <w:r>
              <w:rPr>
                <w:noProof/>
                <w:webHidden/>
              </w:rPr>
              <w:fldChar w:fldCharType="begin"/>
            </w:r>
            <w:r>
              <w:rPr>
                <w:noProof/>
                <w:webHidden/>
              </w:rPr>
              <w:instrText xml:space="preserve"> PAGEREF _Toc59300877 \h </w:instrText>
            </w:r>
            <w:r>
              <w:rPr>
                <w:noProof/>
                <w:webHidden/>
              </w:rPr>
            </w:r>
          </w:ins>
          <w:r>
            <w:rPr>
              <w:noProof/>
              <w:webHidden/>
            </w:rPr>
            <w:fldChar w:fldCharType="separate"/>
          </w:r>
          <w:ins w:id="335" w:author="Cailleret Levi (cailllev)" w:date="2020-12-19T20:06:00Z">
            <w:r>
              <w:rPr>
                <w:noProof/>
                <w:webHidden/>
              </w:rPr>
              <w:t>57</w:t>
            </w:r>
            <w:r>
              <w:rPr>
                <w:noProof/>
                <w:webHidden/>
              </w:rPr>
              <w:fldChar w:fldCharType="end"/>
            </w:r>
            <w:r w:rsidRPr="009571CD">
              <w:rPr>
                <w:rStyle w:val="Hyperlink"/>
                <w:noProof/>
              </w:rPr>
              <w:fldChar w:fldCharType="end"/>
            </w:r>
          </w:ins>
        </w:p>
        <w:p w14:paraId="44E5182A" w14:textId="29DD3CFA" w:rsidR="00C07399" w:rsidRDefault="00C07399">
          <w:pPr>
            <w:pStyle w:val="TOC3"/>
            <w:tabs>
              <w:tab w:val="left" w:pos="1320"/>
              <w:tab w:val="right" w:leader="dot" w:pos="9016"/>
            </w:tabs>
            <w:rPr>
              <w:ins w:id="336" w:author="Cailleret Levi (cailllev)" w:date="2020-12-19T20:06:00Z"/>
              <w:rFonts w:eastAsiaTheme="minorEastAsia"/>
              <w:noProof/>
              <w:lang w:eastAsia="de-CH"/>
            </w:rPr>
          </w:pPr>
          <w:ins w:id="337"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"_Toc59300878"</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lang w:val="en-US"/>
              </w:rPr>
              <w:t>7.2.1</w:t>
            </w:r>
            <w:r>
              <w:rPr>
                <w:rFonts w:eastAsiaTheme="minorEastAsia"/>
                <w:noProof/>
                <w:lang w:eastAsia="de-CH"/>
              </w:rPr>
              <w:tab/>
            </w:r>
            <w:r w:rsidRPr="009571CD">
              <w:rPr>
                <w:rStyle w:val="Hyperlink"/>
                <w:noProof/>
                <w:lang w:val="en-US"/>
              </w:rPr>
              <w:t>Code Übersicht</w:t>
            </w:r>
            <w:r>
              <w:rPr>
                <w:noProof/>
                <w:webHidden/>
              </w:rPr>
              <w:tab/>
            </w:r>
            <w:r>
              <w:rPr>
                <w:noProof/>
                <w:webHidden/>
              </w:rPr>
              <w:fldChar w:fldCharType="begin"/>
            </w:r>
            <w:r>
              <w:rPr>
                <w:noProof/>
                <w:webHidden/>
              </w:rPr>
              <w:instrText xml:space="preserve"> PAGEREF _Toc59300878 \h </w:instrText>
            </w:r>
            <w:r>
              <w:rPr>
                <w:noProof/>
                <w:webHidden/>
              </w:rPr>
            </w:r>
          </w:ins>
          <w:r>
            <w:rPr>
              <w:noProof/>
              <w:webHidden/>
            </w:rPr>
            <w:fldChar w:fldCharType="separate"/>
          </w:r>
          <w:ins w:id="338" w:author="Cailleret Levi (cailllev)" w:date="2020-12-19T20:06:00Z">
            <w:r>
              <w:rPr>
                <w:noProof/>
                <w:webHidden/>
              </w:rPr>
              <w:t>57</w:t>
            </w:r>
            <w:r>
              <w:rPr>
                <w:noProof/>
                <w:webHidden/>
              </w:rPr>
              <w:fldChar w:fldCharType="end"/>
            </w:r>
            <w:r w:rsidRPr="009571CD">
              <w:rPr>
                <w:rStyle w:val="Hyperlink"/>
                <w:noProof/>
              </w:rPr>
              <w:fldChar w:fldCharType="end"/>
            </w:r>
          </w:ins>
        </w:p>
        <w:p w14:paraId="23DCD7DB" w14:textId="26A46DF6" w:rsidR="00C07399" w:rsidRDefault="00C07399">
          <w:pPr>
            <w:pStyle w:val="TOC3"/>
            <w:tabs>
              <w:tab w:val="left" w:pos="1320"/>
              <w:tab w:val="right" w:leader="dot" w:pos="9016"/>
            </w:tabs>
            <w:rPr>
              <w:ins w:id="339" w:author="Cailleret Levi (cailllev)" w:date="2020-12-19T20:06:00Z"/>
              <w:rFonts w:eastAsiaTheme="minorEastAsia"/>
              <w:noProof/>
              <w:lang w:eastAsia="de-CH"/>
            </w:rPr>
          </w:pPr>
          <w:ins w:id="340"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"_Toc59300879"</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7.2.2</w:t>
            </w:r>
            <w:r>
              <w:rPr>
                <w:rFonts w:eastAsiaTheme="minorEastAsia"/>
                <w:noProof/>
                <w:lang w:eastAsia="de-CH"/>
              </w:rPr>
              <w:tab/>
            </w:r>
            <w:r w:rsidRPr="009571CD">
              <w:rPr>
                <w:rStyle w:val="Hyperlink"/>
                <w:noProof/>
              </w:rPr>
              <w:t>Code Base anpassen an eigenes Netzwerk</w:t>
            </w:r>
            <w:r>
              <w:rPr>
                <w:noProof/>
                <w:webHidden/>
              </w:rPr>
              <w:tab/>
            </w:r>
            <w:r>
              <w:rPr>
                <w:noProof/>
                <w:webHidden/>
              </w:rPr>
              <w:fldChar w:fldCharType="begin"/>
            </w:r>
            <w:r>
              <w:rPr>
                <w:noProof/>
                <w:webHidden/>
              </w:rPr>
              <w:instrText xml:space="preserve"> PAGEREF _Toc59300879 \h </w:instrText>
            </w:r>
            <w:r>
              <w:rPr>
                <w:noProof/>
                <w:webHidden/>
              </w:rPr>
            </w:r>
          </w:ins>
          <w:r>
            <w:rPr>
              <w:noProof/>
              <w:webHidden/>
            </w:rPr>
            <w:fldChar w:fldCharType="separate"/>
          </w:r>
          <w:ins w:id="341" w:author="Cailleret Levi (cailllev)" w:date="2020-12-19T20:06:00Z">
            <w:r>
              <w:rPr>
                <w:noProof/>
                <w:webHidden/>
              </w:rPr>
              <w:t>58</w:t>
            </w:r>
            <w:r>
              <w:rPr>
                <w:noProof/>
                <w:webHidden/>
              </w:rPr>
              <w:fldChar w:fldCharType="end"/>
            </w:r>
            <w:r w:rsidRPr="009571CD">
              <w:rPr>
                <w:rStyle w:val="Hyperlink"/>
                <w:noProof/>
              </w:rPr>
              <w:fldChar w:fldCharType="end"/>
            </w:r>
          </w:ins>
        </w:p>
        <w:p w14:paraId="6A51A2CE" w14:textId="2CE8336C" w:rsidR="00C07399" w:rsidRDefault="00C07399">
          <w:pPr>
            <w:pStyle w:val="TOC3"/>
            <w:tabs>
              <w:tab w:val="left" w:pos="1320"/>
              <w:tab w:val="right" w:leader="dot" w:pos="9016"/>
            </w:tabs>
            <w:rPr>
              <w:ins w:id="342" w:author="Cailleret Levi (cailllev)" w:date="2020-12-19T20:06:00Z"/>
              <w:rFonts w:eastAsiaTheme="minorEastAsia"/>
              <w:noProof/>
              <w:lang w:eastAsia="de-CH"/>
            </w:rPr>
          </w:pPr>
          <w:ins w:id="343"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"_Toc59300880"</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7.2.3</w:t>
            </w:r>
            <w:r>
              <w:rPr>
                <w:rFonts w:eastAsiaTheme="minorEastAsia"/>
                <w:noProof/>
                <w:lang w:eastAsia="de-CH"/>
              </w:rPr>
              <w:tab/>
            </w:r>
            <w:r w:rsidRPr="009571CD">
              <w:rPr>
                <w:rStyle w:val="Hyperlink"/>
                <w:noProof/>
              </w:rPr>
              <w:t>Code Disclaimer</w:t>
            </w:r>
            <w:r>
              <w:rPr>
                <w:noProof/>
                <w:webHidden/>
              </w:rPr>
              <w:tab/>
            </w:r>
            <w:r>
              <w:rPr>
                <w:noProof/>
                <w:webHidden/>
              </w:rPr>
              <w:fldChar w:fldCharType="begin"/>
            </w:r>
            <w:r>
              <w:rPr>
                <w:noProof/>
                <w:webHidden/>
              </w:rPr>
              <w:instrText xml:space="preserve"> PAGEREF _Toc59300880 \h </w:instrText>
            </w:r>
            <w:r>
              <w:rPr>
                <w:noProof/>
                <w:webHidden/>
              </w:rPr>
            </w:r>
          </w:ins>
          <w:r>
            <w:rPr>
              <w:noProof/>
              <w:webHidden/>
            </w:rPr>
            <w:fldChar w:fldCharType="separate"/>
          </w:r>
          <w:ins w:id="344" w:author="Cailleret Levi (cailllev)" w:date="2020-12-19T20:06:00Z">
            <w:r>
              <w:rPr>
                <w:noProof/>
                <w:webHidden/>
              </w:rPr>
              <w:t>59</w:t>
            </w:r>
            <w:r>
              <w:rPr>
                <w:noProof/>
                <w:webHidden/>
              </w:rPr>
              <w:fldChar w:fldCharType="end"/>
            </w:r>
            <w:r w:rsidRPr="009571CD">
              <w:rPr>
                <w:rStyle w:val="Hyperlink"/>
                <w:noProof/>
              </w:rPr>
              <w:fldChar w:fldCharType="end"/>
            </w:r>
          </w:ins>
        </w:p>
        <w:p w14:paraId="58DFA628" w14:textId="48AE0B0A" w:rsidR="00C07399" w:rsidRDefault="00C07399">
          <w:pPr>
            <w:pStyle w:val="TOC3"/>
            <w:tabs>
              <w:tab w:val="left" w:pos="1320"/>
              <w:tab w:val="right" w:leader="dot" w:pos="9016"/>
            </w:tabs>
            <w:rPr>
              <w:ins w:id="345" w:author="Cailleret Levi (cailllev)" w:date="2020-12-19T20:06:00Z"/>
              <w:rFonts w:eastAsiaTheme="minorEastAsia"/>
              <w:noProof/>
              <w:lang w:eastAsia="de-CH"/>
            </w:rPr>
          </w:pPr>
          <w:ins w:id="346" w:author="Cailleret Levi (cailllev)" w:date="2020-12-19T20:06:00Z">
            <w:r w:rsidRPr="009571CD">
              <w:rPr>
                <w:rStyle w:val="Hyperlink"/>
                <w:noProof/>
              </w:rPr>
              <w:fldChar w:fldCharType="begin"/>
            </w:r>
            <w:r w:rsidRPr="009571CD">
              <w:rPr>
                <w:rStyle w:val="Hyperlink"/>
                <w:noProof/>
              </w:rPr>
              <w:instrText xml:space="preserve"> </w:instrText>
            </w:r>
            <w:r>
              <w:rPr>
                <w:noProof/>
              </w:rPr>
              <w:instrText>HYPERLINK \l "_Toc59300882"</w:instrText>
            </w:r>
            <w:r w:rsidRPr="009571CD">
              <w:rPr>
                <w:rStyle w:val="Hyperlink"/>
                <w:noProof/>
              </w:rPr>
              <w:instrText xml:space="preserve"> </w:instrText>
            </w:r>
            <w:r w:rsidRPr="009571CD">
              <w:rPr>
                <w:rStyle w:val="Hyperlink"/>
                <w:noProof/>
              </w:rPr>
            </w:r>
            <w:r w:rsidRPr="009571CD">
              <w:rPr>
                <w:rStyle w:val="Hyperlink"/>
                <w:noProof/>
              </w:rPr>
              <w:fldChar w:fldCharType="separate"/>
            </w:r>
            <w:r w:rsidRPr="009571CD">
              <w:rPr>
                <w:rStyle w:val="Hyperlink"/>
                <w:noProof/>
              </w:rPr>
              <w:t>7.2.4</w:t>
            </w:r>
            <w:r>
              <w:rPr>
                <w:rFonts w:eastAsiaTheme="minorEastAsia"/>
                <w:noProof/>
                <w:lang w:eastAsia="de-CH"/>
              </w:rPr>
              <w:tab/>
            </w:r>
            <w:r w:rsidRPr="009571CD">
              <w:rPr>
                <w:rStyle w:val="Hyperlink"/>
                <w:noProof/>
              </w:rPr>
              <w:t>Code ausführen</w:t>
            </w:r>
            <w:r>
              <w:rPr>
                <w:noProof/>
                <w:webHidden/>
              </w:rPr>
              <w:tab/>
            </w:r>
            <w:r>
              <w:rPr>
                <w:noProof/>
                <w:webHidden/>
              </w:rPr>
              <w:fldChar w:fldCharType="begin"/>
            </w:r>
            <w:r>
              <w:rPr>
                <w:noProof/>
                <w:webHidden/>
              </w:rPr>
              <w:instrText xml:space="preserve"> PAGEREF _Toc59300882 \h </w:instrText>
            </w:r>
            <w:r>
              <w:rPr>
                <w:noProof/>
                <w:webHidden/>
              </w:rPr>
            </w:r>
          </w:ins>
          <w:r>
            <w:rPr>
              <w:noProof/>
              <w:webHidden/>
            </w:rPr>
            <w:fldChar w:fldCharType="separate"/>
          </w:r>
          <w:ins w:id="347" w:author="Cailleret Levi (cailllev)" w:date="2020-12-19T20:06:00Z">
            <w:r>
              <w:rPr>
                <w:noProof/>
                <w:webHidden/>
              </w:rPr>
              <w:t>59</w:t>
            </w:r>
            <w:r>
              <w:rPr>
                <w:noProof/>
                <w:webHidden/>
              </w:rPr>
              <w:fldChar w:fldCharType="end"/>
            </w:r>
            <w:r w:rsidRPr="009571CD">
              <w:rPr>
                <w:rStyle w:val="Hyperlink"/>
                <w:noProof/>
              </w:rPr>
              <w:fldChar w:fldCharType="end"/>
            </w:r>
          </w:ins>
        </w:p>
        <w:p w14:paraId="1F4E1932" w14:textId="54342CEC" w:rsidR="00AA3323" w:rsidDel="000C5586" w:rsidRDefault="00064E76">
          <w:pPr>
            <w:pStyle w:val="TOC1"/>
            <w:rPr>
              <w:del w:id="348" w:author="Cailleret Levi (cailllev)" w:date="2020-12-14T08:38:00Z"/>
              <w:rFonts w:eastAsiaTheme="minorEastAsia"/>
              <w:noProof/>
              <w:lang w:eastAsia="de-CH"/>
            </w:rPr>
          </w:pPr>
          <w:del w:id="349" w:author="Cailleret Levi (cailllev)" w:date="2020-12-14T08:38:00Z">
            <w:r w:rsidDel="000C5586">
              <w:rPr>
                <w:noProof/>
              </w:rPr>
              <w:fldChar w:fldCharType="begin"/>
            </w:r>
            <w:r w:rsidDel="000C5586">
              <w:rPr>
                <w:noProof/>
              </w:rPr>
              <w:delInstrText xml:space="preserve"> HYPERLINK \l "_Toc57984294" </w:delInstrText>
            </w:r>
            <w:r w:rsidDel="000C5586">
              <w:rPr>
                <w:noProof/>
              </w:rPr>
              <w:fldChar w:fldCharType="separate"/>
            </w:r>
          </w:del>
          <w:ins w:id="350" w:author="Cailleret Levi (cailllev)" w:date="2020-12-19T20:06:00Z">
            <w:r w:rsidR="00C07399">
              <w:rPr>
                <w:b/>
                <w:bCs/>
                <w:noProof/>
                <w:lang w:val="en-US"/>
              </w:rPr>
              <w:t>Error! Hyperlink reference not valid.</w:t>
            </w:r>
          </w:ins>
          <w:del w:id="351" w:author="Cailleret Levi (cailllev)" w:date="2020-12-14T08:38:00Z">
            <w:r w:rsidR="00AA3323" w:rsidRPr="00322074" w:rsidDel="000C5586">
              <w:rPr>
                <w:rStyle w:val="Hyperlink"/>
                <w:noProof/>
              </w:rPr>
              <w:delText>Formular</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_Toc57984294 \h </w:delInstrText>
            </w:r>
            <w:r w:rsidR="00AA3323" w:rsidDel="000C5586">
              <w:rPr>
                <w:noProof/>
                <w:webHidden/>
              </w:rPr>
            </w:r>
            <w:r w:rsidR="00AA3323" w:rsidDel="000C5586">
              <w:rPr>
                <w:noProof/>
                <w:webHidden/>
              </w:rPr>
              <w:fldChar w:fldCharType="separate"/>
            </w:r>
            <w:r w:rsidR="00AA3323" w:rsidDel="000C5586">
              <w:rPr>
                <w:noProof/>
                <w:webHidden/>
              </w:rPr>
              <w:delText>1</w:delText>
            </w:r>
            <w:r w:rsidR="00AA3323" w:rsidDel="000C5586">
              <w:rPr>
                <w:noProof/>
                <w:webHidden/>
              </w:rPr>
              <w:fldChar w:fldCharType="end"/>
            </w:r>
            <w:r w:rsidDel="000C5586">
              <w:rPr>
                <w:noProof/>
              </w:rPr>
              <w:fldChar w:fldCharType="end"/>
            </w:r>
          </w:del>
        </w:p>
        <w:p w14:paraId="12294C6A" w14:textId="199F5BF0" w:rsidR="00AA3323" w:rsidDel="000C5586" w:rsidRDefault="00064E76">
          <w:pPr>
            <w:pStyle w:val="TOC2"/>
            <w:tabs>
              <w:tab w:val="right" w:leader="dot" w:pos="9016"/>
            </w:tabs>
            <w:rPr>
              <w:del w:id="352" w:author="Cailleret Levi (cailllev)" w:date="2020-12-14T08:38:00Z"/>
              <w:rFonts w:eastAsiaTheme="minorEastAsia"/>
              <w:noProof/>
              <w:lang w:eastAsia="de-CH"/>
            </w:rPr>
          </w:pPr>
          <w:del w:id="353" w:author="Cailleret Levi (cailllev)" w:date="2020-12-14T08:38:00Z">
            <w:r w:rsidDel="000C5586">
              <w:rPr>
                <w:noProof/>
              </w:rPr>
              <w:fldChar w:fldCharType="begin"/>
            </w:r>
          </w:del>
          <w:del w:id="354" w:author="Cailleret Levi (cailllev)" w:date="2020-12-15T16:22:00Z">
            <w:r w:rsidDel="00927BEC">
              <w:rPr>
                <w:noProof/>
              </w:rPr>
              <w:delInstrText xml:space="preserve"> HYPERLINK \l "_Toc57984295" </w:delInstrText>
            </w:r>
          </w:del>
          <w:del w:id="355" w:author="Cailleret Levi (cailllev)" w:date="2020-12-14T08:38:00Z">
            <w:r w:rsidDel="000C5586">
              <w:rPr>
                <w:noProof/>
              </w:rPr>
              <w:fldChar w:fldCharType="separate"/>
            </w:r>
          </w:del>
          <w:ins w:id="356" w:author="Cailleret Levi (cailllev)" w:date="2020-12-19T20:06:00Z">
            <w:r w:rsidR="00C07399">
              <w:rPr>
                <w:b/>
                <w:bCs/>
                <w:noProof/>
                <w:lang w:val="en-US"/>
              </w:rPr>
              <w:t>Error! Hyperlink reference not valid.</w:t>
            </w:r>
          </w:ins>
          <w:del w:id="357" w:author="Cailleret Levi (cailllev)" w:date="2020-12-14T08:38:00Z">
            <w:r w:rsidR="00AA3323" w:rsidRPr="00322074" w:rsidDel="000C5586">
              <w:rPr>
                <w:rStyle w:val="Hyperlink"/>
                <w:noProof/>
              </w:rPr>
              <w:delText>Eigenständigkeitserklärung</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_Toc57984295 \h </w:delInstrText>
            </w:r>
            <w:r w:rsidR="00AA3323" w:rsidDel="000C5586">
              <w:rPr>
                <w:noProof/>
                <w:webHidden/>
              </w:rPr>
            </w:r>
            <w:r w:rsidR="00AA3323" w:rsidDel="000C5586">
              <w:rPr>
                <w:noProof/>
                <w:webHidden/>
              </w:rPr>
              <w:fldChar w:fldCharType="separate"/>
            </w:r>
            <w:r w:rsidR="00AA3323" w:rsidDel="000C5586">
              <w:rPr>
                <w:noProof/>
                <w:webHidden/>
              </w:rPr>
              <w:delText>1</w:delText>
            </w:r>
            <w:r w:rsidR="00AA3323" w:rsidDel="000C5586">
              <w:rPr>
                <w:noProof/>
                <w:webHidden/>
              </w:rPr>
              <w:fldChar w:fldCharType="end"/>
            </w:r>
            <w:r w:rsidDel="000C5586">
              <w:rPr>
                <w:noProof/>
              </w:rPr>
              <w:fldChar w:fldCharType="end"/>
            </w:r>
          </w:del>
        </w:p>
        <w:p w14:paraId="5565294A" w14:textId="618DDBB3" w:rsidR="00AA3323" w:rsidDel="000C5586" w:rsidRDefault="00064E76">
          <w:pPr>
            <w:pStyle w:val="TOC1"/>
            <w:rPr>
              <w:del w:id="358" w:author="Cailleret Levi (cailllev)" w:date="2020-12-14T08:38:00Z"/>
              <w:rFonts w:eastAsiaTheme="minorEastAsia"/>
              <w:noProof/>
              <w:lang w:eastAsia="de-CH"/>
            </w:rPr>
          </w:pPr>
          <w:del w:id="359" w:author="Cailleret Levi (cailllev)" w:date="2020-12-14T08:38:00Z">
            <w:r w:rsidDel="000C5586">
              <w:rPr>
                <w:noProof/>
              </w:rPr>
              <w:fldChar w:fldCharType="begin"/>
            </w:r>
          </w:del>
          <w:del w:id="360" w:author="Cailleret Levi (cailllev)" w:date="2020-12-15T16:22:00Z">
            <w:r w:rsidDel="00927BEC">
              <w:rPr>
                <w:noProof/>
              </w:rPr>
              <w:delInstrText xml:space="preserve"> HYPERLINK \l "_Toc57984296" </w:delInstrText>
            </w:r>
          </w:del>
          <w:del w:id="361" w:author="Cailleret Levi (cailllev)" w:date="2020-12-14T08:38:00Z">
            <w:r w:rsidDel="000C5586">
              <w:rPr>
                <w:noProof/>
              </w:rPr>
              <w:fldChar w:fldCharType="separate"/>
            </w:r>
          </w:del>
          <w:ins w:id="362" w:author="Cailleret Levi (cailllev)" w:date="2020-12-19T20:06:00Z">
            <w:r w:rsidR="00C07399">
              <w:rPr>
                <w:b/>
                <w:bCs/>
                <w:noProof/>
                <w:lang w:val="en-US"/>
              </w:rPr>
              <w:t>Error! Hyperlink reference not valid.</w:t>
            </w:r>
          </w:ins>
          <w:del w:id="363" w:author="Cailleret Levi (cailllev)" w:date="2020-12-14T08:38:00Z">
            <w:r w:rsidR="00AA3323" w:rsidRPr="00322074" w:rsidDel="000C5586">
              <w:rPr>
                <w:rStyle w:val="Hyperlink"/>
                <w:noProof/>
              </w:rPr>
              <w:delText>Zusammenfassung</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_Toc57984296 \h </w:delInstrText>
            </w:r>
            <w:r w:rsidR="00AA3323" w:rsidDel="000C5586">
              <w:rPr>
                <w:noProof/>
                <w:webHidden/>
              </w:rPr>
            </w:r>
            <w:r w:rsidR="00AA3323" w:rsidDel="000C5586">
              <w:rPr>
                <w:noProof/>
                <w:webHidden/>
              </w:rPr>
              <w:fldChar w:fldCharType="separate"/>
            </w:r>
            <w:r w:rsidR="00AA3323" w:rsidDel="000C5586">
              <w:rPr>
                <w:noProof/>
                <w:webHidden/>
              </w:rPr>
              <w:delText>2</w:delText>
            </w:r>
            <w:r w:rsidR="00AA3323" w:rsidDel="000C5586">
              <w:rPr>
                <w:noProof/>
                <w:webHidden/>
              </w:rPr>
              <w:fldChar w:fldCharType="end"/>
            </w:r>
            <w:r w:rsidDel="000C5586">
              <w:rPr>
                <w:noProof/>
              </w:rPr>
              <w:fldChar w:fldCharType="end"/>
            </w:r>
          </w:del>
        </w:p>
        <w:p w14:paraId="24EDF139" w14:textId="16F2A582" w:rsidR="00AA3323" w:rsidDel="000C5586" w:rsidRDefault="00064E76">
          <w:pPr>
            <w:pStyle w:val="TOC1"/>
            <w:rPr>
              <w:del w:id="364" w:author="Cailleret Levi (cailllev)" w:date="2020-12-14T08:38:00Z"/>
              <w:rFonts w:eastAsiaTheme="minorEastAsia"/>
              <w:noProof/>
              <w:lang w:eastAsia="de-CH"/>
            </w:rPr>
          </w:pPr>
          <w:del w:id="365" w:author="Cailleret Levi (cailllev)" w:date="2020-12-14T08:38:00Z">
            <w:r w:rsidDel="000C5586">
              <w:rPr>
                <w:noProof/>
              </w:rPr>
              <w:fldChar w:fldCharType="begin"/>
            </w:r>
          </w:del>
          <w:del w:id="366" w:author="Cailleret Levi (cailllev)" w:date="2020-12-15T16:22:00Z">
            <w:r w:rsidDel="00927BEC">
              <w:rPr>
                <w:noProof/>
              </w:rPr>
              <w:delInstrText xml:space="preserve"> HYPERLINK \l "_Toc57984297" </w:delInstrText>
            </w:r>
          </w:del>
          <w:del w:id="367" w:author="Cailleret Levi (cailllev)" w:date="2020-12-14T08:38:00Z">
            <w:r w:rsidDel="000C5586">
              <w:rPr>
                <w:noProof/>
              </w:rPr>
              <w:fldChar w:fldCharType="separate"/>
            </w:r>
          </w:del>
          <w:ins w:id="368" w:author="Cailleret Levi (cailllev)" w:date="2020-12-19T20:06:00Z">
            <w:r w:rsidR="00C07399">
              <w:rPr>
                <w:b/>
                <w:bCs/>
                <w:noProof/>
                <w:lang w:val="en-US"/>
              </w:rPr>
              <w:t>Error! Hyperlink reference not valid.</w:t>
            </w:r>
          </w:ins>
          <w:del w:id="369" w:author="Cailleret Levi (cailllev)" w:date="2020-12-14T08:38:00Z">
            <w:r w:rsidR="00AA3323" w:rsidRPr="00322074" w:rsidDel="000C5586">
              <w:rPr>
                <w:rStyle w:val="Hyperlink"/>
                <w:noProof/>
              </w:rPr>
              <w:delText>Abstract</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_Toc57984297 \h </w:delInstrText>
            </w:r>
            <w:r w:rsidR="00AA3323" w:rsidDel="000C5586">
              <w:rPr>
                <w:noProof/>
                <w:webHidden/>
              </w:rPr>
            </w:r>
            <w:r w:rsidR="00AA3323" w:rsidDel="000C5586">
              <w:rPr>
                <w:noProof/>
                <w:webHidden/>
              </w:rPr>
              <w:fldChar w:fldCharType="separate"/>
            </w:r>
            <w:r w:rsidR="00AA3323" w:rsidDel="000C5586">
              <w:rPr>
                <w:noProof/>
                <w:webHidden/>
              </w:rPr>
              <w:delText>3</w:delText>
            </w:r>
            <w:r w:rsidR="00AA3323" w:rsidDel="000C5586">
              <w:rPr>
                <w:noProof/>
                <w:webHidden/>
              </w:rPr>
              <w:fldChar w:fldCharType="end"/>
            </w:r>
            <w:r w:rsidDel="000C5586">
              <w:rPr>
                <w:noProof/>
              </w:rPr>
              <w:fldChar w:fldCharType="end"/>
            </w:r>
          </w:del>
        </w:p>
        <w:p w14:paraId="574BDC6A" w14:textId="033CE8D2" w:rsidR="00AA3323" w:rsidDel="000C5586" w:rsidRDefault="00064E76">
          <w:pPr>
            <w:pStyle w:val="TOC1"/>
            <w:rPr>
              <w:del w:id="370" w:author="Cailleret Levi (cailllev)" w:date="2020-12-14T08:38:00Z"/>
              <w:rFonts w:eastAsiaTheme="minorEastAsia"/>
              <w:noProof/>
              <w:lang w:eastAsia="de-CH"/>
            </w:rPr>
          </w:pPr>
          <w:del w:id="371" w:author="Cailleret Levi (cailllev)" w:date="2020-12-14T08:38:00Z">
            <w:r w:rsidDel="000C5586">
              <w:rPr>
                <w:noProof/>
              </w:rPr>
              <w:fldChar w:fldCharType="begin"/>
            </w:r>
          </w:del>
          <w:del w:id="372" w:author="Cailleret Levi (cailllev)" w:date="2020-12-15T16:22:00Z">
            <w:r w:rsidDel="00927BEC">
              <w:rPr>
                <w:noProof/>
              </w:rPr>
              <w:delInstrText xml:space="preserve"> HYPERLINK \l "_Toc57984298" </w:delInstrText>
            </w:r>
          </w:del>
          <w:del w:id="373" w:author="Cailleret Levi (cailllev)" w:date="2020-12-14T08:38:00Z">
            <w:r w:rsidDel="000C5586">
              <w:rPr>
                <w:noProof/>
              </w:rPr>
              <w:fldChar w:fldCharType="separate"/>
            </w:r>
          </w:del>
          <w:ins w:id="374" w:author="Cailleret Levi (cailllev)" w:date="2020-12-19T20:06:00Z">
            <w:r w:rsidR="00C07399">
              <w:rPr>
                <w:b/>
                <w:bCs/>
                <w:noProof/>
                <w:lang w:val="en-US"/>
              </w:rPr>
              <w:t>Error! Hyperlink reference not valid.</w:t>
            </w:r>
          </w:ins>
          <w:del w:id="375" w:author="Cailleret Levi (cailllev)" w:date="2020-12-14T08:38:00Z">
            <w:r w:rsidR="00AA3323" w:rsidRPr="00322074" w:rsidDel="000C5586">
              <w:rPr>
                <w:rStyle w:val="Hyperlink"/>
                <w:noProof/>
              </w:rPr>
              <w:delText>Inhaltsverzeichnis</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_Toc57984298 \h </w:delInstrText>
            </w:r>
            <w:r w:rsidR="00AA3323" w:rsidDel="000C5586">
              <w:rPr>
                <w:noProof/>
                <w:webHidden/>
              </w:rPr>
            </w:r>
            <w:r w:rsidR="00AA3323" w:rsidDel="000C5586">
              <w:rPr>
                <w:noProof/>
                <w:webHidden/>
              </w:rPr>
              <w:fldChar w:fldCharType="separate"/>
            </w:r>
            <w:r w:rsidR="00AA3323" w:rsidDel="000C5586">
              <w:rPr>
                <w:noProof/>
                <w:webHidden/>
              </w:rPr>
              <w:delText>4</w:delText>
            </w:r>
            <w:r w:rsidR="00AA3323" w:rsidDel="000C5586">
              <w:rPr>
                <w:noProof/>
                <w:webHidden/>
              </w:rPr>
              <w:fldChar w:fldCharType="end"/>
            </w:r>
            <w:r w:rsidDel="000C5586">
              <w:rPr>
                <w:noProof/>
              </w:rPr>
              <w:fldChar w:fldCharType="end"/>
            </w:r>
          </w:del>
        </w:p>
        <w:p w14:paraId="1453BE01" w14:textId="23027442" w:rsidR="00AA3323" w:rsidDel="000C5586" w:rsidRDefault="00064E76">
          <w:pPr>
            <w:pStyle w:val="TOC1"/>
            <w:tabs>
              <w:tab w:val="left" w:pos="440"/>
            </w:tabs>
            <w:rPr>
              <w:del w:id="376" w:author="Cailleret Levi (cailllev)" w:date="2020-12-14T08:38:00Z"/>
              <w:rFonts w:eastAsiaTheme="minorEastAsia"/>
              <w:noProof/>
              <w:lang w:eastAsia="de-CH"/>
            </w:rPr>
          </w:pPr>
          <w:del w:id="377" w:author="Cailleret Levi (cailllev)" w:date="2020-12-14T08:38:00Z">
            <w:r w:rsidDel="000C5586">
              <w:rPr>
                <w:noProof/>
              </w:rPr>
              <w:fldChar w:fldCharType="begin"/>
            </w:r>
          </w:del>
          <w:del w:id="378" w:author="Cailleret Levi (cailllev)" w:date="2020-12-15T16:22:00Z">
            <w:r w:rsidDel="00927BEC">
              <w:rPr>
                <w:noProof/>
              </w:rPr>
              <w:delInstrText xml:space="preserve"> HYPERLINK \l "_Toc57984299" </w:delInstrText>
            </w:r>
          </w:del>
          <w:del w:id="379" w:author="Cailleret Levi (cailllev)" w:date="2020-12-14T08:38:00Z">
            <w:r w:rsidDel="000C5586">
              <w:rPr>
                <w:noProof/>
              </w:rPr>
              <w:fldChar w:fldCharType="separate"/>
            </w:r>
          </w:del>
          <w:ins w:id="380" w:author="Cailleret Levi (cailllev)" w:date="2020-12-19T20:06:00Z">
            <w:r w:rsidR="00C07399">
              <w:rPr>
                <w:b/>
                <w:bCs/>
                <w:noProof/>
                <w:lang w:val="en-US"/>
              </w:rPr>
              <w:t>Error! Hyperlink reference not valid.</w:t>
            </w:r>
          </w:ins>
          <w:del w:id="381" w:author="Cailleret Levi (cailllev)" w:date="2020-12-14T08:38:00Z">
            <w:r w:rsidR="00AA3323" w:rsidRPr="00322074" w:rsidDel="000C5586">
              <w:rPr>
                <w:rStyle w:val="Hyperlink"/>
                <w:noProof/>
              </w:rPr>
              <w:delText>1</w:delText>
            </w:r>
            <w:r w:rsidR="00AA3323" w:rsidDel="000C5586">
              <w:rPr>
                <w:rFonts w:eastAsiaTheme="minorEastAsia"/>
                <w:noProof/>
                <w:lang w:eastAsia="de-CH"/>
              </w:rPr>
              <w:tab/>
            </w:r>
            <w:r w:rsidR="00AA3323" w:rsidRPr="00322074" w:rsidDel="000C5586">
              <w:rPr>
                <w:rStyle w:val="Hyperlink"/>
                <w:noProof/>
              </w:rPr>
              <w:delText>Einleitung</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_Toc57984299 \h </w:delInstrText>
            </w:r>
            <w:r w:rsidR="00AA3323" w:rsidDel="000C5586">
              <w:rPr>
                <w:noProof/>
                <w:webHidden/>
              </w:rPr>
            </w:r>
            <w:r w:rsidR="00AA3323" w:rsidDel="000C5586">
              <w:rPr>
                <w:noProof/>
                <w:webHidden/>
              </w:rPr>
              <w:fldChar w:fldCharType="separate"/>
            </w:r>
            <w:r w:rsidR="00AA3323" w:rsidDel="000C5586">
              <w:rPr>
                <w:noProof/>
                <w:webHidden/>
              </w:rPr>
              <w:delText>6</w:delText>
            </w:r>
            <w:r w:rsidR="00AA3323" w:rsidDel="000C5586">
              <w:rPr>
                <w:noProof/>
                <w:webHidden/>
              </w:rPr>
              <w:fldChar w:fldCharType="end"/>
            </w:r>
            <w:r w:rsidDel="000C5586">
              <w:rPr>
                <w:noProof/>
              </w:rPr>
              <w:fldChar w:fldCharType="end"/>
            </w:r>
          </w:del>
        </w:p>
        <w:p w14:paraId="6BACEAA0" w14:textId="28A3DC68" w:rsidR="00AA3323" w:rsidDel="000C5586" w:rsidRDefault="00064E76">
          <w:pPr>
            <w:pStyle w:val="TOC2"/>
            <w:tabs>
              <w:tab w:val="left" w:pos="880"/>
              <w:tab w:val="right" w:leader="dot" w:pos="9016"/>
            </w:tabs>
            <w:rPr>
              <w:del w:id="382" w:author="Cailleret Levi (cailllev)" w:date="2020-12-14T08:38:00Z"/>
              <w:rFonts w:eastAsiaTheme="minorEastAsia"/>
              <w:noProof/>
              <w:lang w:eastAsia="de-CH"/>
            </w:rPr>
          </w:pPr>
          <w:del w:id="383" w:author="Cailleret Levi (cailllev)" w:date="2020-12-14T08:38:00Z">
            <w:r w:rsidDel="000C5586">
              <w:rPr>
                <w:noProof/>
              </w:rPr>
              <w:fldChar w:fldCharType="begin"/>
            </w:r>
          </w:del>
          <w:del w:id="384" w:author="Cailleret Levi (cailllev)" w:date="2020-12-15T16:22:00Z">
            <w:r w:rsidDel="00927BEC">
              <w:rPr>
                <w:noProof/>
              </w:rPr>
              <w:delInstrText xml:space="preserve"> HYPERLINK \l "_Toc57984300" </w:delInstrText>
            </w:r>
          </w:del>
          <w:del w:id="385" w:author="Cailleret Levi (cailllev)" w:date="2020-12-14T08:38:00Z">
            <w:r w:rsidDel="000C5586">
              <w:rPr>
                <w:noProof/>
              </w:rPr>
              <w:fldChar w:fldCharType="separate"/>
            </w:r>
          </w:del>
          <w:ins w:id="386" w:author="Cailleret Levi (cailllev)" w:date="2020-12-19T20:06:00Z">
            <w:r w:rsidR="00C07399">
              <w:rPr>
                <w:b/>
                <w:bCs/>
                <w:noProof/>
                <w:lang w:val="en-US"/>
              </w:rPr>
              <w:t>Error! Hyperlink reference not valid.</w:t>
            </w:r>
          </w:ins>
          <w:del w:id="387" w:author="Cailleret Levi (cailllev)" w:date="2020-12-14T08:38:00Z">
            <w:r w:rsidR="00AA3323" w:rsidRPr="00322074" w:rsidDel="000C5586">
              <w:rPr>
                <w:rStyle w:val="Hyperlink"/>
                <w:noProof/>
              </w:rPr>
              <w:delText>1.1</w:delText>
            </w:r>
            <w:r w:rsidR="00AA3323" w:rsidDel="000C5586">
              <w:rPr>
                <w:rFonts w:eastAsiaTheme="minorEastAsia"/>
                <w:noProof/>
                <w:lang w:eastAsia="de-CH"/>
              </w:rPr>
              <w:tab/>
            </w:r>
            <w:r w:rsidR="00AA3323" w:rsidRPr="00322074" w:rsidDel="000C5586">
              <w:rPr>
                <w:rStyle w:val="Hyperlink"/>
                <w:noProof/>
              </w:rPr>
              <w:delText>Ausgangslage</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_Toc57984300 \h </w:delInstrText>
            </w:r>
            <w:r w:rsidR="00AA3323" w:rsidDel="000C5586">
              <w:rPr>
                <w:noProof/>
                <w:webHidden/>
              </w:rPr>
            </w:r>
            <w:r w:rsidR="00AA3323" w:rsidDel="000C5586">
              <w:rPr>
                <w:noProof/>
                <w:webHidden/>
              </w:rPr>
              <w:fldChar w:fldCharType="separate"/>
            </w:r>
            <w:r w:rsidR="00AA3323" w:rsidDel="000C5586">
              <w:rPr>
                <w:noProof/>
                <w:webHidden/>
              </w:rPr>
              <w:delText>6</w:delText>
            </w:r>
            <w:r w:rsidR="00AA3323" w:rsidDel="000C5586">
              <w:rPr>
                <w:noProof/>
                <w:webHidden/>
              </w:rPr>
              <w:fldChar w:fldCharType="end"/>
            </w:r>
            <w:r w:rsidDel="000C5586">
              <w:rPr>
                <w:noProof/>
              </w:rPr>
              <w:fldChar w:fldCharType="end"/>
            </w:r>
          </w:del>
        </w:p>
        <w:p w14:paraId="63B1FA27" w14:textId="2DC29117" w:rsidR="00AA3323" w:rsidDel="000C5586" w:rsidRDefault="00064E76">
          <w:pPr>
            <w:pStyle w:val="TOC2"/>
            <w:tabs>
              <w:tab w:val="left" w:pos="880"/>
              <w:tab w:val="right" w:leader="dot" w:pos="9016"/>
            </w:tabs>
            <w:rPr>
              <w:del w:id="388" w:author="Cailleret Levi (cailllev)" w:date="2020-12-14T08:38:00Z"/>
              <w:rFonts w:eastAsiaTheme="minorEastAsia"/>
              <w:noProof/>
              <w:lang w:eastAsia="de-CH"/>
            </w:rPr>
          </w:pPr>
          <w:del w:id="389" w:author="Cailleret Levi (cailllev)" w:date="2020-12-14T08:38:00Z">
            <w:r w:rsidDel="000C5586">
              <w:rPr>
                <w:noProof/>
              </w:rPr>
              <w:fldChar w:fldCharType="begin"/>
            </w:r>
          </w:del>
          <w:del w:id="390" w:author="Cailleret Levi (cailllev)" w:date="2020-12-15T16:22:00Z">
            <w:r w:rsidDel="00927BEC">
              <w:rPr>
                <w:noProof/>
              </w:rPr>
              <w:delInstrText xml:space="preserve"> HYPERLINK \l "_Toc57984301" </w:delInstrText>
            </w:r>
          </w:del>
          <w:del w:id="391" w:author="Cailleret Levi (cailllev)" w:date="2020-12-14T08:38:00Z">
            <w:r w:rsidDel="000C5586">
              <w:rPr>
                <w:noProof/>
              </w:rPr>
              <w:fldChar w:fldCharType="separate"/>
            </w:r>
          </w:del>
          <w:ins w:id="392" w:author="Cailleret Levi (cailllev)" w:date="2020-12-19T20:06:00Z">
            <w:r w:rsidR="00C07399">
              <w:rPr>
                <w:b/>
                <w:bCs/>
                <w:noProof/>
                <w:lang w:val="en-US"/>
              </w:rPr>
              <w:t>Error! Hyperlink reference not valid.</w:t>
            </w:r>
          </w:ins>
          <w:del w:id="393" w:author="Cailleret Levi (cailllev)" w:date="2020-12-14T08:38:00Z">
            <w:r w:rsidR="00AA3323" w:rsidRPr="00322074" w:rsidDel="000C5586">
              <w:rPr>
                <w:rStyle w:val="Hyperlink"/>
                <w:noProof/>
              </w:rPr>
              <w:delText>1.2</w:delText>
            </w:r>
            <w:r w:rsidR="00AA3323" w:rsidDel="000C5586">
              <w:rPr>
                <w:rFonts w:eastAsiaTheme="minorEastAsia"/>
                <w:noProof/>
                <w:lang w:eastAsia="de-CH"/>
              </w:rPr>
              <w:tab/>
            </w:r>
            <w:r w:rsidR="00AA3323" w:rsidRPr="00322074" w:rsidDel="000C5586">
              <w:rPr>
                <w:rStyle w:val="Hyperlink"/>
                <w:noProof/>
              </w:rPr>
              <w:delText>Zielsetzung</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_Toc57984301 \h </w:delInstrText>
            </w:r>
            <w:r w:rsidR="00AA3323" w:rsidDel="000C5586">
              <w:rPr>
                <w:noProof/>
                <w:webHidden/>
              </w:rPr>
            </w:r>
            <w:r w:rsidR="00AA3323" w:rsidDel="000C5586">
              <w:rPr>
                <w:noProof/>
                <w:webHidden/>
              </w:rPr>
              <w:fldChar w:fldCharType="separate"/>
            </w:r>
            <w:r w:rsidR="00AA3323" w:rsidDel="000C5586">
              <w:rPr>
                <w:noProof/>
                <w:webHidden/>
              </w:rPr>
              <w:delText>6</w:delText>
            </w:r>
            <w:r w:rsidR="00AA3323" w:rsidDel="000C5586">
              <w:rPr>
                <w:noProof/>
                <w:webHidden/>
              </w:rPr>
              <w:fldChar w:fldCharType="end"/>
            </w:r>
            <w:r w:rsidDel="000C5586">
              <w:rPr>
                <w:noProof/>
              </w:rPr>
              <w:fldChar w:fldCharType="end"/>
            </w:r>
          </w:del>
        </w:p>
        <w:p w14:paraId="3DD69817" w14:textId="19784E9C" w:rsidR="00AA3323" w:rsidDel="000C5586" w:rsidRDefault="00064E76">
          <w:pPr>
            <w:pStyle w:val="TOC1"/>
            <w:tabs>
              <w:tab w:val="left" w:pos="440"/>
            </w:tabs>
            <w:rPr>
              <w:del w:id="394" w:author="Cailleret Levi (cailllev)" w:date="2020-12-14T08:38:00Z"/>
              <w:rFonts w:eastAsiaTheme="minorEastAsia"/>
              <w:noProof/>
              <w:lang w:eastAsia="de-CH"/>
            </w:rPr>
          </w:pPr>
          <w:del w:id="395" w:author="Cailleret Levi (cailllev)" w:date="2020-12-14T08:38:00Z">
            <w:r w:rsidDel="000C5586">
              <w:rPr>
                <w:noProof/>
              </w:rPr>
              <w:fldChar w:fldCharType="begin"/>
            </w:r>
          </w:del>
          <w:del w:id="396" w:author="Cailleret Levi (cailllev)" w:date="2020-12-15T16:22:00Z">
            <w:r w:rsidDel="00927BEC">
              <w:rPr>
                <w:noProof/>
              </w:rPr>
              <w:delInstrText xml:space="preserve"> HYPERLINK \l "_Toc57984302" </w:delInstrText>
            </w:r>
          </w:del>
          <w:del w:id="397" w:author="Cailleret Levi (cailllev)" w:date="2020-12-14T08:38:00Z">
            <w:r w:rsidDel="000C5586">
              <w:rPr>
                <w:noProof/>
              </w:rPr>
              <w:fldChar w:fldCharType="separate"/>
            </w:r>
          </w:del>
          <w:ins w:id="398" w:author="Cailleret Levi (cailllev)" w:date="2020-12-19T20:06:00Z">
            <w:r w:rsidR="00C07399">
              <w:rPr>
                <w:b/>
                <w:bCs/>
                <w:noProof/>
                <w:lang w:val="en-US"/>
              </w:rPr>
              <w:t>Error! Hyperlink reference not valid.</w:t>
            </w:r>
          </w:ins>
          <w:del w:id="399" w:author="Cailleret Levi (cailllev)" w:date="2020-12-14T08:38:00Z">
            <w:r w:rsidR="00AA3323" w:rsidRPr="00322074" w:rsidDel="000C5586">
              <w:rPr>
                <w:rStyle w:val="Hyperlink"/>
                <w:noProof/>
              </w:rPr>
              <w:delText>2</w:delText>
            </w:r>
            <w:r w:rsidR="00AA3323" w:rsidDel="000C5586">
              <w:rPr>
                <w:rFonts w:eastAsiaTheme="minorEastAsia"/>
                <w:noProof/>
                <w:lang w:eastAsia="de-CH"/>
              </w:rPr>
              <w:tab/>
            </w:r>
            <w:r w:rsidR="00AA3323" w:rsidRPr="00322074" w:rsidDel="000C5586">
              <w:rPr>
                <w:rStyle w:val="Hyperlink"/>
                <w:noProof/>
              </w:rPr>
              <w:delText>Theoretische Grundlage</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_Toc57984302 \h </w:delInstrText>
            </w:r>
            <w:r w:rsidR="00AA3323" w:rsidDel="000C5586">
              <w:rPr>
                <w:noProof/>
                <w:webHidden/>
              </w:rPr>
            </w:r>
            <w:r w:rsidR="00AA3323" w:rsidDel="000C5586">
              <w:rPr>
                <w:noProof/>
                <w:webHidden/>
              </w:rPr>
              <w:fldChar w:fldCharType="separate"/>
            </w:r>
            <w:r w:rsidR="00AA3323" w:rsidDel="000C5586">
              <w:rPr>
                <w:noProof/>
                <w:webHidden/>
              </w:rPr>
              <w:delText>7</w:delText>
            </w:r>
            <w:r w:rsidR="00AA3323" w:rsidDel="000C5586">
              <w:rPr>
                <w:noProof/>
                <w:webHidden/>
              </w:rPr>
              <w:fldChar w:fldCharType="end"/>
            </w:r>
            <w:r w:rsidDel="000C5586">
              <w:rPr>
                <w:noProof/>
              </w:rPr>
              <w:fldChar w:fldCharType="end"/>
            </w:r>
          </w:del>
        </w:p>
        <w:p w14:paraId="6C956FBD" w14:textId="5921F815" w:rsidR="00AA3323" w:rsidDel="000C5586" w:rsidRDefault="00064E76">
          <w:pPr>
            <w:pStyle w:val="TOC2"/>
            <w:tabs>
              <w:tab w:val="left" w:pos="880"/>
              <w:tab w:val="right" w:leader="dot" w:pos="9016"/>
            </w:tabs>
            <w:rPr>
              <w:del w:id="400" w:author="Cailleret Levi (cailllev)" w:date="2020-12-14T08:38:00Z"/>
              <w:rFonts w:eastAsiaTheme="minorEastAsia"/>
              <w:noProof/>
              <w:lang w:eastAsia="de-CH"/>
            </w:rPr>
          </w:pPr>
          <w:del w:id="401" w:author="Cailleret Levi (cailllev)" w:date="2020-12-14T08:38:00Z">
            <w:r w:rsidDel="000C5586">
              <w:rPr>
                <w:noProof/>
              </w:rPr>
              <w:fldChar w:fldCharType="begin"/>
            </w:r>
          </w:del>
          <w:del w:id="402" w:author="Cailleret Levi (cailllev)" w:date="2020-12-15T16:22:00Z">
            <w:r w:rsidDel="00927BEC">
              <w:rPr>
                <w:noProof/>
              </w:rPr>
              <w:delInstrText xml:space="preserve"> HYPERLINK \l "_Toc57984303" </w:delInstrText>
            </w:r>
          </w:del>
          <w:del w:id="403" w:author="Cailleret Levi (cailllev)" w:date="2020-12-14T08:38:00Z">
            <w:r w:rsidDel="000C5586">
              <w:rPr>
                <w:noProof/>
              </w:rPr>
              <w:fldChar w:fldCharType="separate"/>
            </w:r>
          </w:del>
          <w:ins w:id="404" w:author="Cailleret Levi (cailllev)" w:date="2020-12-19T20:06:00Z">
            <w:r w:rsidR="00C07399">
              <w:rPr>
                <w:b/>
                <w:bCs/>
                <w:noProof/>
                <w:lang w:val="en-US"/>
              </w:rPr>
              <w:t>Error! Hyperlink reference not valid.</w:t>
            </w:r>
          </w:ins>
          <w:del w:id="405" w:author="Cailleret Levi (cailllev)" w:date="2020-12-14T08:38:00Z">
            <w:r w:rsidR="00AA3323" w:rsidRPr="00322074" w:rsidDel="000C5586">
              <w:rPr>
                <w:rStyle w:val="Hyperlink"/>
                <w:noProof/>
              </w:rPr>
              <w:delText>2.1</w:delText>
            </w:r>
            <w:r w:rsidR="00AA3323" w:rsidDel="000C5586">
              <w:rPr>
                <w:rFonts w:eastAsiaTheme="minorEastAsia"/>
                <w:noProof/>
                <w:lang w:eastAsia="de-CH"/>
              </w:rPr>
              <w:tab/>
            </w:r>
            <w:r w:rsidR="00AA3323" w:rsidRPr="00322074" w:rsidDel="000C5586">
              <w:rPr>
                <w:rStyle w:val="Hyperlink"/>
                <w:noProof/>
              </w:rPr>
              <w:delText>Grundlegendes und Klassifikation des Modells</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_Toc57984303 \h </w:delInstrText>
            </w:r>
            <w:r w:rsidR="00AA3323" w:rsidDel="000C5586">
              <w:rPr>
                <w:noProof/>
                <w:webHidden/>
              </w:rPr>
            </w:r>
            <w:r w:rsidR="00AA3323" w:rsidDel="000C5586">
              <w:rPr>
                <w:noProof/>
                <w:webHidden/>
              </w:rPr>
              <w:fldChar w:fldCharType="separate"/>
            </w:r>
            <w:r w:rsidR="00AA3323" w:rsidDel="000C5586">
              <w:rPr>
                <w:noProof/>
                <w:webHidden/>
              </w:rPr>
              <w:delText>7</w:delText>
            </w:r>
            <w:r w:rsidR="00AA3323" w:rsidDel="000C5586">
              <w:rPr>
                <w:noProof/>
                <w:webHidden/>
              </w:rPr>
              <w:fldChar w:fldCharType="end"/>
            </w:r>
            <w:r w:rsidDel="000C5586">
              <w:rPr>
                <w:noProof/>
              </w:rPr>
              <w:fldChar w:fldCharType="end"/>
            </w:r>
          </w:del>
        </w:p>
        <w:p w14:paraId="3BEC8724" w14:textId="692CF583" w:rsidR="00AA3323" w:rsidDel="000C5586" w:rsidRDefault="00064E76">
          <w:pPr>
            <w:pStyle w:val="TOC3"/>
            <w:tabs>
              <w:tab w:val="left" w:pos="1320"/>
              <w:tab w:val="right" w:leader="dot" w:pos="9016"/>
            </w:tabs>
            <w:rPr>
              <w:del w:id="406" w:author="Cailleret Levi (cailllev)" w:date="2020-12-14T08:38:00Z"/>
              <w:rFonts w:eastAsiaTheme="minorEastAsia"/>
              <w:noProof/>
              <w:lang w:eastAsia="de-CH"/>
            </w:rPr>
          </w:pPr>
          <w:del w:id="407" w:author="Cailleret Levi (cailllev)" w:date="2020-12-14T08:38:00Z">
            <w:r w:rsidDel="000C5586">
              <w:rPr>
                <w:noProof/>
              </w:rPr>
              <w:fldChar w:fldCharType="begin"/>
            </w:r>
          </w:del>
          <w:del w:id="408" w:author="Cailleret Levi (cailllev)" w:date="2020-12-15T16:22:00Z">
            <w:r w:rsidDel="00927BEC">
              <w:rPr>
                <w:noProof/>
              </w:rPr>
              <w:delInstrText xml:space="preserve"> HYPERLINK \l "_Toc57984304" </w:delInstrText>
            </w:r>
          </w:del>
          <w:del w:id="409" w:author="Cailleret Levi (cailllev)" w:date="2020-12-14T08:38:00Z">
            <w:r w:rsidDel="000C5586">
              <w:rPr>
                <w:noProof/>
              </w:rPr>
              <w:fldChar w:fldCharType="separate"/>
            </w:r>
          </w:del>
          <w:ins w:id="410" w:author="Cailleret Levi (cailllev)" w:date="2020-12-19T20:06:00Z">
            <w:r w:rsidR="00C07399">
              <w:rPr>
                <w:b/>
                <w:bCs/>
                <w:noProof/>
                <w:lang w:val="en-US"/>
              </w:rPr>
              <w:t>Error! Hyperlink reference not valid.</w:t>
            </w:r>
          </w:ins>
          <w:del w:id="411" w:author="Cailleret Levi (cailllev)" w:date="2020-12-14T08:38:00Z">
            <w:r w:rsidR="00AA3323" w:rsidRPr="00322074" w:rsidDel="000C5586">
              <w:rPr>
                <w:rStyle w:val="Hyperlink"/>
                <w:noProof/>
              </w:rPr>
              <w:delText>2.1.1</w:delText>
            </w:r>
            <w:r w:rsidR="00AA3323" w:rsidDel="000C5586">
              <w:rPr>
                <w:rFonts w:eastAsiaTheme="minorEastAsia"/>
                <w:noProof/>
                <w:lang w:eastAsia="de-CH"/>
              </w:rPr>
              <w:tab/>
            </w:r>
            <w:r w:rsidR="00AA3323" w:rsidRPr="00322074" w:rsidDel="000C5586">
              <w:rPr>
                <w:rStyle w:val="Hyperlink"/>
                <w:noProof/>
              </w:rPr>
              <w:delText>Grundlegende Idee</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_Toc57984304 \h </w:delInstrText>
            </w:r>
            <w:r w:rsidR="00AA3323" w:rsidDel="000C5586">
              <w:rPr>
                <w:noProof/>
                <w:webHidden/>
              </w:rPr>
            </w:r>
            <w:r w:rsidR="00AA3323" w:rsidDel="000C5586">
              <w:rPr>
                <w:noProof/>
                <w:webHidden/>
              </w:rPr>
              <w:fldChar w:fldCharType="separate"/>
            </w:r>
            <w:r w:rsidR="00AA3323" w:rsidDel="000C5586">
              <w:rPr>
                <w:noProof/>
                <w:webHidden/>
              </w:rPr>
              <w:delText>7</w:delText>
            </w:r>
            <w:r w:rsidR="00AA3323" w:rsidDel="000C5586">
              <w:rPr>
                <w:noProof/>
                <w:webHidden/>
              </w:rPr>
              <w:fldChar w:fldCharType="end"/>
            </w:r>
            <w:r w:rsidDel="000C5586">
              <w:rPr>
                <w:noProof/>
              </w:rPr>
              <w:fldChar w:fldCharType="end"/>
            </w:r>
          </w:del>
        </w:p>
        <w:p w14:paraId="7C09560D" w14:textId="5AB7DE58" w:rsidR="00AA3323" w:rsidDel="000C5586" w:rsidRDefault="00064E76">
          <w:pPr>
            <w:pStyle w:val="TOC3"/>
            <w:tabs>
              <w:tab w:val="left" w:pos="1320"/>
              <w:tab w:val="right" w:leader="dot" w:pos="9016"/>
            </w:tabs>
            <w:rPr>
              <w:del w:id="412" w:author="Cailleret Levi (cailllev)" w:date="2020-12-14T08:38:00Z"/>
              <w:rFonts w:eastAsiaTheme="minorEastAsia"/>
              <w:noProof/>
              <w:lang w:eastAsia="de-CH"/>
            </w:rPr>
          </w:pPr>
          <w:del w:id="413" w:author="Cailleret Levi (cailllev)" w:date="2020-12-14T08:38:00Z">
            <w:r w:rsidDel="000C5586">
              <w:rPr>
                <w:noProof/>
              </w:rPr>
              <w:fldChar w:fldCharType="begin"/>
            </w:r>
          </w:del>
          <w:del w:id="414" w:author="Cailleret Levi (cailllev)" w:date="2020-12-15T16:22:00Z">
            <w:r w:rsidDel="00927BEC">
              <w:rPr>
                <w:noProof/>
              </w:rPr>
              <w:delInstrText xml:space="preserve"> HYPERLINK \l "_Toc57984305" </w:delInstrText>
            </w:r>
          </w:del>
          <w:del w:id="415" w:author="Cailleret Levi (cailllev)" w:date="2020-12-14T08:38:00Z">
            <w:r w:rsidDel="000C5586">
              <w:rPr>
                <w:noProof/>
              </w:rPr>
              <w:fldChar w:fldCharType="separate"/>
            </w:r>
          </w:del>
          <w:ins w:id="416" w:author="Cailleret Levi (cailllev)" w:date="2020-12-19T20:06:00Z">
            <w:r w:rsidR="00C07399">
              <w:rPr>
                <w:b/>
                <w:bCs/>
                <w:noProof/>
                <w:lang w:val="en-US"/>
              </w:rPr>
              <w:t>Error! Hyperlink reference not valid.</w:t>
            </w:r>
          </w:ins>
          <w:del w:id="417" w:author="Cailleret Levi (cailllev)" w:date="2020-12-14T08:38:00Z">
            <w:r w:rsidR="00AA3323" w:rsidRPr="00322074" w:rsidDel="000C5586">
              <w:rPr>
                <w:rStyle w:val="Hyperlink"/>
                <w:noProof/>
              </w:rPr>
              <w:delText>2.1.2</w:delText>
            </w:r>
            <w:r w:rsidR="00AA3323" w:rsidDel="000C5586">
              <w:rPr>
                <w:rFonts w:eastAsiaTheme="minorEastAsia"/>
                <w:noProof/>
                <w:lang w:eastAsia="de-CH"/>
              </w:rPr>
              <w:tab/>
            </w:r>
            <w:r w:rsidR="00AA3323" w:rsidRPr="00322074" w:rsidDel="000C5586">
              <w:rPr>
                <w:rStyle w:val="Hyperlink"/>
                <w:noProof/>
              </w:rPr>
              <w:delText>Charakteristiken</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_Toc57984305 \h </w:delInstrText>
            </w:r>
            <w:r w:rsidR="00AA3323" w:rsidDel="000C5586">
              <w:rPr>
                <w:noProof/>
                <w:webHidden/>
              </w:rPr>
            </w:r>
            <w:r w:rsidR="00AA3323" w:rsidDel="000C5586">
              <w:rPr>
                <w:noProof/>
                <w:webHidden/>
              </w:rPr>
              <w:fldChar w:fldCharType="separate"/>
            </w:r>
            <w:r w:rsidR="00AA3323" w:rsidDel="000C5586">
              <w:rPr>
                <w:noProof/>
                <w:webHidden/>
              </w:rPr>
              <w:delText>7</w:delText>
            </w:r>
            <w:r w:rsidR="00AA3323" w:rsidDel="000C5586">
              <w:rPr>
                <w:noProof/>
                <w:webHidden/>
              </w:rPr>
              <w:fldChar w:fldCharType="end"/>
            </w:r>
            <w:r w:rsidDel="000C5586">
              <w:rPr>
                <w:noProof/>
              </w:rPr>
              <w:fldChar w:fldCharType="end"/>
            </w:r>
          </w:del>
        </w:p>
        <w:p w14:paraId="0D373918" w14:textId="6E179467" w:rsidR="00AA3323" w:rsidDel="000C5586" w:rsidRDefault="00064E76">
          <w:pPr>
            <w:pStyle w:val="TOC3"/>
            <w:tabs>
              <w:tab w:val="left" w:pos="1320"/>
              <w:tab w:val="right" w:leader="dot" w:pos="9016"/>
            </w:tabs>
            <w:rPr>
              <w:del w:id="418" w:author="Cailleret Levi (cailllev)" w:date="2020-12-14T08:38:00Z"/>
              <w:rFonts w:eastAsiaTheme="minorEastAsia"/>
              <w:noProof/>
              <w:lang w:eastAsia="de-CH"/>
            </w:rPr>
          </w:pPr>
          <w:del w:id="419" w:author="Cailleret Levi (cailllev)" w:date="2020-12-14T08:38:00Z">
            <w:r w:rsidDel="000C5586">
              <w:rPr>
                <w:noProof/>
              </w:rPr>
              <w:fldChar w:fldCharType="begin"/>
            </w:r>
          </w:del>
          <w:del w:id="420" w:author="Cailleret Levi (cailllev)" w:date="2020-12-15T16:22:00Z">
            <w:r w:rsidDel="00927BEC">
              <w:rPr>
                <w:noProof/>
              </w:rPr>
              <w:delInstrText xml:space="preserve"> HYPERLINK \l "_Toc57984306" </w:delInstrText>
            </w:r>
          </w:del>
          <w:del w:id="421" w:author="Cailleret Levi (cailllev)" w:date="2020-12-14T08:38:00Z">
            <w:r w:rsidDel="000C5586">
              <w:rPr>
                <w:noProof/>
              </w:rPr>
              <w:fldChar w:fldCharType="separate"/>
            </w:r>
          </w:del>
          <w:ins w:id="422" w:author="Cailleret Levi (cailllev)" w:date="2020-12-19T20:06:00Z">
            <w:r w:rsidR="00C07399">
              <w:rPr>
                <w:b/>
                <w:bCs/>
                <w:noProof/>
                <w:lang w:val="en-US"/>
              </w:rPr>
              <w:t>Error! Hyperlink reference not valid.</w:t>
            </w:r>
          </w:ins>
          <w:del w:id="423" w:author="Cailleret Levi (cailllev)" w:date="2020-12-14T08:38:00Z">
            <w:r w:rsidR="00AA3323" w:rsidRPr="00322074" w:rsidDel="000C5586">
              <w:rPr>
                <w:rStyle w:val="Hyperlink"/>
                <w:noProof/>
              </w:rPr>
              <w:delText>2.1.3</w:delText>
            </w:r>
            <w:r w:rsidR="00AA3323" w:rsidDel="000C5586">
              <w:rPr>
                <w:rFonts w:eastAsiaTheme="minorEastAsia"/>
                <w:noProof/>
                <w:lang w:eastAsia="de-CH"/>
              </w:rPr>
              <w:tab/>
            </w:r>
            <w:r w:rsidR="00AA3323" w:rsidRPr="00322074" w:rsidDel="000C5586">
              <w:rPr>
                <w:rStyle w:val="Hyperlink"/>
                <w:noProof/>
              </w:rPr>
              <w:delText>Angriffsoberfläche nach Manadhata und Wing</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_Toc57984306 \h </w:delInstrText>
            </w:r>
            <w:r w:rsidR="00AA3323" w:rsidDel="000C5586">
              <w:rPr>
                <w:noProof/>
                <w:webHidden/>
              </w:rPr>
            </w:r>
            <w:r w:rsidR="00AA3323" w:rsidDel="000C5586">
              <w:rPr>
                <w:noProof/>
                <w:webHidden/>
              </w:rPr>
              <w:fldChar w:fldCharType="separate"/>
            </w:r>
            <w:r w:rsidR="00AA3323" w:rsidDel="000C5586">
              <w:rPr>
                <w:noProof/>
                <w:webHidden/>
              </w:rPr>
              <w:delText>9</w:delText>
            </w:r>
            <w:r w:rsidR="00AA3323" w:rsidDel="000C5586">
              <w:rPr>
                <w:noProof/>
                <w:webHidden/>
              </w:rPr>
              <w:fldChar w:fldCharType="end"/>
            </w:r>
            <w:r w:rsidDel="000C5586">
              <w:rPr>
                <w:noProof/>
              </w:rPr>
              <w:fldChar w:fldCharType="end"/>
            </w:r>
          </w:del>
        </w:p>
        <w:p w14:paraId="1A9617AD" w14:textId="6CE06460" w:rsidR="00AA3323" w:rsidDel="000C5586" w:rsidRDefault="00064E76">
          <w:pPr>
            <w:pStyle w:val="TOC3"/>
            <w:tabs>
              <w:tab w:val="left" w:pos="1320"/>
              <w:tab w:val="right" w:leader="dot" w:pos="9016"/>
            </w:tabs>
            <w:rPr>
              <w:del w:id="424" w:author="Cailleret Levi (cailllev)" w:date="2020-12-14T08:38:00Z"/>
              <w:rFonts w:eastAsiaTheme="minorEastAsia"/>
              <w:noProof/>
              <w:lang w:eastAsia="de-CH"/>
            </w:rPr>
          </w:pPr>
          <w:del w:id="425" w:author="Cailleret Levi (cailllev)" w:date="2020-12-14T08:38:00Z">
            <w:r w:rsidDel="000C5586">
              <w:rPr>
                <w:noProof/>
              </w:rPr>
              <w:fldChar w:fldCharType="begin"/>
            </w:r>
          </w:del>
          <w:del w:id="426" w:author="Cailleret Levi (cailllev)" w:date="2020-12-15T16:22:00Z">
            <w:r w:rsidDel="00927BEC">
              <w:rPr>
                <w:noProof/>
              </w:rPr>
              <w:delInstrText xml:space="preserve"> HYPERLINK \l "_Toc57984307" </w:delInstrText>
            </w:r>
          </w:del>
          <w:del w:id="427" w:author="Cailleret Levi (cailllev)" w:date="2020-12-14T08:38:00Z">
            <w:r w:rsidDel="000C5586">
              <w:rPr>
                <w:noProof/>
              </w:rPr>
              <w:fldChar w:fldCharType="separate"/>
            </w:r>
          </w:del>
          <w:ins w:id="428" w:author="Cailleret Levi (cailllev)" w:date="2020-12-19T20:06:00Z">
            <w:r w:rsidR="00C07399">
              <w:rPr>
                <w:b/>
                <w:bCs/>
                <w:noProof/>
                <w:lang w:val="en-US"/>
              </w:rPr>
              <w:t>Error! Hyperlink reference not valid.</w:t>
            </w:r>
          </w:ins>
          <w:del w:id="429" w:author="Cailleret Levi (cailllev)" w:date="2020-12-14T08:38:00Z">
            <w:r w:rsidR="00AA3323" w:rsidRPr="00322074" w:rsidDel="000C5586">
              <w:rPr>
                <w:rStyle w:val="Hyperlink"/>
                <w:noProof/>
                <w:lang w:val="en-US"/>
              </w:rPr>
              <w:delText>2.1.4</w:delText>
            </w:r>
            <w:r w:rsidR="00AA3323" w:rsidDel="000C5586">
              <w:rPr>
                <w:rFonts w:eastAsiaTheme="minorEastAsia"/>
                <w:noProof/>
                <w:lang w:eastAsia="de-CH"/>
              </w:rPr>
              <w:tab/>
            </w:r>
            <w:r w:rsidR="00AA3323" w:rsidRPr="00322074" w:rsidDel="000C5586">
              <w:rPr>
                <w:rStyle w:val="Hyperlink"/>
                <w:noProof/>
                <w:lang w:val="en-US"/>
              </w:rPr>
              <w:delText>Definition Klassifikation von MTDs</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_Toc57984307 \h </w:delInstrText>
            </w:r>
            <w:r w:rsidR="00AA3323" w:rsidDel="000C5586">
              <w:rPr>
                <w:noProof/>
                <w:webHidden/>
              </w:rPr>
            </w:r>
            <w:r w:rsidR="00AA3323" w:rsidDel="000C5586">
              <w:rPr>
                <w:noProof/>
                <w:webHidden/>
              </w:rPr>
              <w:fldChar w:fldCharType="separate"/>
            </w:r>
            <w:r w:rsidR="00AA3323" w:rsidDel="000C5586">
              <w:rPr>
                <w:noProof/>
                <w:webHidden/>
              </w:rPr>
              <w:delText>10</w:delText>
            </w:r>
            <w:r w:rsidR="00AA3323" w:rsidDel="000C5586">
              <w:rPr>
                <w:noProof/>
                <w:webHidden/>
              </w:rPr>
              <w:fldChar w:fldCharType="end"/>
            </w:r>
            <w:r w:rsidDel="000C5586">
              <w:rPr>
                <w:noProof/>
              </w:rPr>
              <w:fldChar w:fldCharType="end"/>
            </w:r>
          </w:del>
        </w:p>
        <w:p w14:paraId="0B17060B" w14:textId="44478827" w:rsidR="00AA3323" w:rsidDel="000C5586" w:rsidRDefault="00064E76">
          <w:pPr>
            <w:pStyle w:val="TOC3"/>
            <w:tabs>
              <w:tab w:val="left" w:pos="1320"/>
              <w:tab w:val="right" w:leader="dot" w:pos="9016"/>
            </w:tabs>
            <w:rPr>
              <w:del w:id="430" w:author="Cailleret Levi (cailllev)" w:date="2020-12-14T08:38:00Z"/>
              <w:rFonts w:eastAsiaTheme="minorEastAsia"/>
              <w:noProof/>
              <w:lang w:eastAsia="de-CH"/>
            </w:rPr>
          </w:pPr>
          <w:del w:id="431" w:author="Cailleret Levi (cailllev)" w:date="2020-12-14T08:38:00Z">
            <w:r w:rsidDel="000C5586">
              <w:rPr>
                <w:noProof/>
              </w:rPr>
              <w:fldChar w:fldCharType="begin"/>
            </w:r>
          </w:del>
          <w:del w:id="432" w:author="Cailleret Levi (cailllev)" w:date="2020-12-15T16:22:00Z">
            <w:r w:rsidDel="00927BEC">
              <w:rPr>
                <w:noProof/>
              </w:rPr>
              <w:delInstrText xml:space="preserve"> HYPERLINK \l "_Toc57984308" </w:delInstrText>
            </w:r>
          </w:del>
          <w:del w:id="433" w:author="Cailleret Levi (cailllev)" w:date="2020-12-14T08:38:00Z">
            <w:r w:rsidDel="000C5586">
              <w:rPr>
                <w:noProof/>
              </w:rPr>
              <w:fldChar w:fldCharType="separate"/>
            </w:r>
          </w:del>
          <w:ins w:id="434" w:author="Cailleret Levi (cailllev)" w:date="2020-12-19T20:06:00Z">
            <w:r w:rsidR="00C07399">
              <w:rPr>
                <w:b/>
                <w:bCs/>
                <w:noProof/>
                <w:lang w:val="en-US"/>
              </w:rPr>
              <w:t>Error! Hyperlink reference not valid.</w:t>
            </w:r>
          </w:ins>
          <w:del w:id="435" w:author="Cailleret Levi (cailllev)" w:date="2020-12-14T08:38:00Z">
            <w:r w:rsidR="00AA3323" w:rsidRPr="00322074" w:rsidDel="000C5586">
              <w:rPr>
                <w:rStyle w:val="Hyperlink"/>
                <w:noProof/>
              </w:rPr>
              <w:delText>2.1.5</w:delText>
            </w:r>
            <w:r w:rsidR="00AA3323" w:rsidDel="000C5586">
              <w:rPr>
                <w:rFonts w:eastAsiaTheme="minorEastAsia"/>
                <w:noProof/>
                <w:lang w:eastAsia="de-CH"/>
              </w:rPr>
              <w:tab/>
            </w:r>
            <w:r w:rsidR="00AA3323" w:rsidRPr="00322074" w:rsidDel="000C5586">
              <w:rPr>
                <w:rStyle w:val="Hyperlink"/>
                <w:noProof/>
              </w:rPr>
              <w:delText>Wie effektiv sind sie?</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_Toc57984308 \h </w:delInstrText>
            </w:r>
            <w:r w:rsidR="00AA3323" w:rsidDel="000C5586">
              <w:rPr>
                <w:noProof/>
                <w:webHidden/>
              </w:rPr>
            </w:r>
            <w:r w:rsidR="00AA3323" w:rsidDel="000C5586">
              <w:rPr>
                <w:noProof/>
                <w:webHidden/>
              </w:rPr>
              <w:fldChar w:fldCharType="separate"/>
            </w:r>
            <w:r w:rsidR="00AA3323" w:rsidDel="000C5586">
              <w:rPr>
                <w:noProof/>
                <w:webHidden/>
              </w:rPr>
              <w:delText>12</w:delText>
            </w:r>
            <w:r w:rsidR="00AA3323" w:rsidDel="000C5586">
              <w:rPr>
                <w:noProof/>
                <w:webHidden/>
              </w:rPr>
              <w:fldChar w:fldCharType="end"/>
            </w:r>
            <w:r w:rsidDel="000C5586">
              <w:rPr>
                <w:noProof/>
              </w:rPr>
              <w:fldChar w:fldCharType="end"/>
            </w:r>
          </w:del>
        </w:p>
        <w:p w14:paraId="0D4F7E56" w14:textId="18E726A5" w:rsidR="00AA3323" w:rsidDel="000C5586" w:rsidRDefault="00064E76">
          <w:pPr>
            <w:pStyle w:val="TOC3"/>
            <w:tabs>
              <w:tab w:val="left" w:pos="1320"/>
              <w:tab w:val="right" w:leader="dot" w:pos="9016"/>
            </w:tabs>
            <w:rPr>
              <w:del w:id="436" w:author="Cailleret Levi (cailllev)" w:date="2020-12-14T08:38:00Z"/>
              <w:rFonts w:eastAsiaTheme="minorEastAsia"/>
              <w:noProof/>
              <w:lang w:eastAsia="de-CH"/>
            </w:rPr>
          </w:pPr>
          <w:del w:id="437" w:author="Cailleret Levi (cailllev)" w:date="2020-12-14T08:38:00Z">
            <w:r w:rsidDel="000C5586">
              <w:rPr>
                <w:noProof/>
              </w:rPr>
              <w:fldChar w:fldCharType="begin"/>
            </w:r>
          </w:del>
          <w:del w:id="438" w:author="Cailleret Levi (cailllev)" w:date="2020-12-15T16:22:00Z">
            <w:r w:rsidDel="00927BEC">
              <w:rPr>
                <w:noProof/>
              </w:rPr>
              <w:delInstrText xml:space="preserve"> HYPERLINK \l "_Toc57984309" </w:delInstrText>
            </w:r>
          </w:del>
          <w:del w:id="439" w:author="Cailleret Levi (cailllev)" w:date="2020-12-14T08:38:00Z">
            <w:r w:rsidDel="000C5586">
              <w:rPr>
                <w:noProof/>
              </w:rPr>
              <w:fldChar w:fldCharType="separate"/>
            </w:r>
          </w:del>
          <w:ins w:id="440" w:author="Cailleret Levi (cailllev)" w:date="2020-12-19T20:06:00Z">
            <w:r w:rsidR="00C07399">
              <w:rPr>
                <w:b/>
                <w:bCs/>
                <w:noProof/>
                <w:lang w:val="en-US"/>
              </w:rPr>
              <w:t>Error! Hyperlink reference not valid.</w:t>
            </w:r>
          </w:ins>
          <w:del w:id="441" w:author="Cailleret Levi (cailllev)" w:date="2020-12-14T08:38:00Z">
            <w:r w:rsidR="00AA3323" w:rsidRPr="00322074" w:rsidDel="000C5586">
              <w:rPr>
                <w:rStyle w:val="Hyperlink"/>
                <w:noProof/>
              </w:rPr>
              <w:delText>2.1.6</w:delText>
            </w:r>
            <w:r w:rsidR="00AA3323" w:rsidDel="000C5586">
              <w:rPr>
                <w:rFonts w:eastAsiaTheme="minorEastAsia"/>
                <w:noProof/>
                <w:lang w:eastAsia="de-CH"/>
              </w:rPr>
              <w:tab/>
            </w:r>
            <w:r w:rsidR="00AA3323" w:rsidRPr="00322074" w:rsidDel="000C5586">
              <w:rPr>
                <w:rStyle w:val="Hyperlink"/>
                <w:noProof/>
              </w:rPr>
              <w:delText>Übliche Angriffe und Charakteristiken von Netzwerken.</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_Toc57984309 \h </w:delInstrText>
            </w:r>
            <w:r w:rsidR="00AA3323" w:rsidDel="000C5586">
              <w:rPr>
                <w:noProof/>
                <w:webHidden/>
              </w:rPr>
            </w:r>
            <w:r w:rsidR="00AA3323" w:rsidDel="000C5586">
              <w:rPr>
                <w:noProof/>
                <w:webHidden/>
              </w:rPr>
              <w:fldChar w:fldCharType="separate"/>
            </w:r>
            <w:r w:rsidR="00AA3323" w:rsidDel="000C5586">
              <w:rPr>
                <w:noProof/>
                <w:webHidden/>
              </w:rPr>
              <w:delText>13</w:delText>
            </w:r>
            <w:r w:rsidR="00AA3323" w:rsidDel="000C5586">
              <w:rPr>
                <w:noProof/>
                <w:webHidden/>
              </w:rPr>
              <w:fldChar w:fldCharType="end"/>
            </w:r>
            <w:r w:rsidDel="000C5586">
              <w:rPr>
                <w:noProof/>
              </w:rPr>
              <w:fldChar w:fldCharType="end"/>
            </w:r>
          </w:del>
        </w:p>
        <w:p w14:paraId="3DAE4E68" w14:textId="171A6AC4" w:rsidR="00AA3323" w:rsidDel="000C5586" w:rsidRDefault="00064E76">
          <w:pPr>
            <w:pStyle w:val="TOC2"/>
            <w:tabs>
              <w:tab w:val="left" w:pos="880"/>
              <w:tab w:val="right" w:leader="dot" w:pos="9016"/>
            </w:tabs>
            <w:rPr>
              <w:del w:id="442" w:author="Cailleret Levi (cailllev)" w:date="2020-12-14T08:38:00Z"/>
              <w:rFonts w:eastAsiaTheme="minorEastAsia"/>
              <w:noProof/>
              <w:lang w:eastAsia="de-CH"/>
            </w:rPr>
          </w:pPr>
          <w:del w:id="443" w:author="Cailleret Levi (cailllev)" w:date="2020-12-14T08:38:00Z">
            <w:r w:rsidDel="000C5586">
              <w:rPr>
                <w:noProof/>
              </w:rPr>
              <w:fldChar w:fldCharType="begin"/>
            </w:r>
          </w:del>
          <w:del w:id="444" w:author="Cailleret Levi (cailllev)" w:date="2020-12-15T16:22:00Z">
            <w:r w:rsidDel="00927BEC">
              <w:rPr>
                <w:noProof/>
              </w:rPr>
              <w:delInstrText xml:space="preserve"> HYPERLINK \l "_Toc57984310" </w:delInstrText>
            </w:r>
          </w:del>
          <w:del w:id="445" w:author="Cailleret Levi (cailllev)" w:date="2020-12-14T08:38:00Z">
            <w:r w:rsidDel="000C5586">
              <w:rPr>
                <w:noProof/>
              </w:rPr>
              <w:fldChar w:fldCharType="separate"/>
            </w:r>
          </w:del>
          <w:ins w:id="446" w:author="Cailleret Levi (cailllev)" w:date="2020-12-19T20:06:00Z">
            <w:r w:rsidR="00C07399">
              <w:rPr>
                <w:b/>
                <w:bCs/>
                <w:noProof/>
                <w:lang w:val="en-US"/>
              </w:rPr>
              <w:t>Error! Hyperlink reference not valid.</w:t>
            </w:r>
          </w:ins>
          <w:del w:id="447" w:author="Cailleret Levi (cailllev)" w:date="2020-12-14T08:38:00Z">
            <w:r w:rsidR="00AA3323" w:rsidRPr="00322074" w:rsidDel="000C5586">
              <w:rPr>
                <w:rStyle w:val="Hyperlink"/>
                <w:noProof/>
              </w:rPr>
              <w:delText>2.2</w:delText>
            </w:r>
            <w:r w:rsidR="00AA3323" w:rsidDel="000C5586">
              <w:rPr>
                <w:rFonts w:eastAsiaTheme="minorEastAsia"/>
                <w:noProof/>
                <w:lang w:eastAsia="de-CH"/>
              </w:rPr>
              <w:tab/>
            </w:r>
            <w:r w:rsidR="00AA3323" w:rsidRPr="00322074" w:rsidDel="000C5586">
              <w:rPr>
                <w:rStyle w:val="Hyperlink"/>
                <w:noProof/>
              </w:rPr>
              <w:delText>Reinforcement Learning Ansatz</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_Toc57984310 \h </w:delInstrText>
            </w:r>
            <w:r w:rsidR="00AA3323" w:rsidDel="000C5586">
              <w:rPr>
                <w:noProof/>
                <w:webHidden/>
              </w:rPr>
            </w:r>
            <w:r w:rsidR="00AA3323" w:rsidDel="000C5586">
              <w:rPr>
                <w:noProof/>
                <w:webHidden/>
              </w:rPr>
              <w:fldChar w:fldCharType="separate"/>
            </w:r>
            <w:r w:rsidR="00AA3323" w:rsidDel="000C5586">
              <w:rPr>
                <w:noProof/>
                <w:webHidden/>
              </w:rPr>
              <w:delText>14</w:delText>
            </w:r>
            <w:r w:rsidR="00AA3323" w:rsidDel="000C5586">
              <w:rPr>
                <w:noProof/>
                <w:webHidden/>
              </w:rPr>
              <w:fldChar w:fldCharType="end"/>
            </w:r>
            <w:r w:rsidDel="000C5586">
              <w:rPr>
                <w:noProof/>
              </w:rPr>
              <w:fldChar w:fldCharType="end"/>
            </w:r>
          </w:del>
        </w:p>
        <w:p w14:paraId="6302C937" w14:textId="74878CF2" w:rsidR="00AA3323" w:rsidDel="000C5586" w:rsidRDefault="00064E76">
          <w:pPr>
            <w:pStyle w:val="TOC3"/>
            <w:tabs>
              <w:tab w:val="left" w:pos="1320"/>
              <w:tab w:val="right" w:leader="dot" w:pos="9016"/>
            </w:tabs>
            <w:rPr>
              <w:del w:id="448" w:author="Cailleret Levi (cailllev)" w:date="2020-12-14T08:38:00Z"/>
              <w:rFonts w:eastAsiaTheme="minorEastAsia"/>
              <w:noProof/>
              <w:lang w:eastAsia="de-CH"/>
            </w:rPr>
          </w:pPr>
          <w:del w:id="449" w:author="Cailleret Levi (cailllev)" w:date="2020-12-14T08:38:00Z">
            <w:r w:rsidDel="000C5586">
              <w:rPr>
                <w:noProof/>
              </w:rPr>
              <w:fldChar w:fldCharType="begin"/>
            </w:r>
          </w:del>
          <w:del w:id="450" w:author="Cailleret Levi (cailllev)" w:date="2020-12-15T16:22:00Z">
            <w:r w:rsidDel="00927BEC">
              <w:rPr>
                <w:noProof/>
              </w:rPr>
              <w:delInstrText xml:space="preserve"> HYPERLINK \l "_Toc57984311" </w:delInstrText>
            </w:r>
          </w:del>
          <w:del w:id="451" w:author="Cailleret Levi (cailllev)" w:date="2020-12-14T08:38:00Z">
            <w:r w:rsidDel="000C5586">
              <w:rPr>
                <w:noProof/>
              </w:rPr>
              <w:fldChar w:fldCharType="separate"/>
            </w:r>
          </w:del>
          <w:ins w:id="452" w:author="Cailleret Levi (cailllev)" w:date="2020-12-19T20:06:00Z">
            <w:r w:rsidR="00C07399">
              <w:rPr>
                <w:b/>
                <w:bCs/>
                <w:noProof/>
                <w:lang w:val="en-US"/>
              </w:rPr>
              <w:t>Error! Hyperlink reference not valid.</w:t>
            </w:r>
          </w:ins>
          <w:del w:id="453" w:author="Cailleret Levi (cailllev)" w:date="2020-12-14T08:38:00Z">
            <w:r w:rsidR="00AA3323" w:rsidRPr="00322074" w:rsidDel="000C5586">
              <w:rPr>
                <w:rStyle w:val="Hyperlink"/>
                <w:noProof/>
              </w:rPr>
              <w:delText>2.2.1</w:delText>
            </w:r>
            <w:r w:rsidR="00AA3323" w:rsidDel="000C5586">
              <w:rPr>
                <w:rFonts w:eastAsiaTheme="minorEastAsia"/>
                <w:noProof/>
                <w:lang w:eastAsia="de-CH"/>
              </w:rPr>
              <w:tab/>
            </w:r>
            <w:r w:rsidR="00AA3323" w:rsidRPr="00322074" w:rsidDel="000C5586">
              <w:rPr>
                <w:rStyle w:val="Hyperlink"/>
                <w:noProof/>
              </w:rPr>
              <w:delText>Was ist Reinforcement Learning?</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_Toc57984311 \h </w:delInstrText>
            </w:r>
            <w:r w:rsidR="00AA3323" w:rsidDel="000C5586">
              <w:rPr>
                <w:noProof/>
                <w:webHidden/>
              </w:rPr>
            </w:r>
            <w:r w:rsidR="00AA3323" w:rsidDel="000C5586">
              <w:rPr>
                <w:noProof/>
                <w:webHidden/>
              </w:rPr>
              <w:fldChar w:fldCharType="separate"/>
            </w:r>
            <w:r w:rsidR="00AA3323" w:rsidDel="000C5586">
              <w:rPr>
                <w:noProof/>
                <w:webHidden/>
              </w:rPr>
              <w:delText>14</w:delText>
            </w:r>
            <w:r w:rsidR="00AA3323" w:rsidDel="000C5586">
              <w:rPr>
                <w:noProof/>
                <w:webHidden/>
              </w:rPr>
              <w:fldChar w:fldCharType="end"/>
            </w:r>
            <w:r w:rsidDel="000C5586">
              <w:rPr>
                <w:noProof/>
              </w:rPr>
              <w:fldChar w:fldCharType="end"/>
            </w:r>
          </w:del>
        </w:p>
        <w:p w14:paraId="7CEE3039" w14:textId="4FA17E9D" w:rsidR="00AA3323" w:rsidDel="000C5586" w:rsidRDefault="00064E76">
          <w:pPr>
            <w:pStyle w:val="TOC3"/>
            <w:tabs>
              <w:tab w:val="left" w:pos="1320"/>
              <w:tab w:val="right" w:leader="dot" w:pos="9016"/>
            </w:tabs>
            <w:rPr>
              <w:del w:id="454" w:author="Cailleret Levi (cailllev)" w:date="2020-12-14T08:38:00Z"/>
              <w:rFonts w:eastAsiaTheme="minorEastAsia"/>
              <w:noProof/>
              <w:lang w:eastAsia="de-CH"/>
            </w:rPr>
          </w:pPr>
          <w:del w:id="455" w:author="Cailleret Levi (cailllev)" w:date="2020-12-14T08:38:00Z">
            <w:r w:rsidDel="000C5586">
              <w:rPr>
                <w:noProof/>
              </w:rPr>
              <w:fldChar w:fldCharType="begin"/>
            </w:r>
          </w:del>
          <w:del w:id="456" w:author="Cailleret Levi (cailllev)" w:date="2020-12-15T16:22:00Z">
            <w:r w:rsidDel="00927BEC">
              <w:rPr>
                <w:noProof/>
              </w:rPr>
              <w:delInstrText xml:space="preserve"> HYPERLINK \l "_Toc57984312" </w:delInstrText>
            </w:r>
          </w:del>
          <w:del w:id="457" w:author="Cailleret Levi (cailllev)" w:date="2020-12-14T08:38:00Z">
            <w:r w:rsidDel="000C5586">
              <w:rPr>
                <w:noProof/>
              </w:rPr>
              <w:fldChar w:fldCharType="separate"/>
            </w:r>
          </w:del>
          <w:ins w:id="458" w:author="Cailleret Levi (cailllev)" w:date="2020-12-19T20:06:00Z">
            <w:r w:rsidR="00C07399">
              <w:rPr>
                <w:b/>
                <w:bCs/>
                <w:noProof/>
                <w:lang w:val="en-US"/>
              </w:rPr>
              <w:t>Error! Hyperlink reference not valid.</w:t>
            </w:r>
          </w:ins>
          <w:del w:id="459" w:author="Cailleret Levi (cailllev)" w:date="2020-12-14T08:38:00Z">
            <w:r w:rsidR="00AA3323" w:rsidRPr="00322074" w:rsidDel="000C5586">
              <w:rPr>
                <w:rStyle w:val="Hyperlink"/>
                <w:noProof/>
              </w:rPr>
              <w:delText>2.2.2</w:delText>
            </w:r>
            <w:r w:rsidR="00AA3323" w:rsidDel="000C5586">
              <w:rPr>
                <w:rFonts w:eastAsiaTheme="minorEastAsia"/>
                <w:noProof/>
                <w:lang w:eastAsia="de-CH"/>
              </w:rPr>
              <w:tab/>
            </w:r>
            <w:r w:rsidR="00AA3323" w:rsidRPr="00322074" w:rsidDel="000C5586">
              <w:rPr>
                <w:rStyle w:val="Hyperlink"/>
                <w:noProof/>
              </w:rPr>
              <w:delText>Welche Arten es gibt</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_Toc57984312 \h </w:delInstrText>
            </w:r>
            <w:r w:rsidR="00AA3323" w:rsidDel="000C5586">
              <w:rPr>
                <w:noProof/>
                <w:webHidden/>
              </w:rPr>
            </w:r>
            <w:r w:rsidR="00AA3323" w:rsidDel="000C5586">
              <w:rPr>
                <w:noProof/>
                <w:webHidden/>
              </w:rPr>
              <w:fldChar w:fldCharType="separate"/>
            </w:r>
            <w:r w:rsidR="00AA3323" w:rsidDel="000C5586">
              <w:rPr>
                <w:noProof/>
                <w:webHidden/>
              </w:rPr>
              <w:delText>15</w:delText>
            </w:r>
            <w:r w:rsidR="00AA3323" w:rsidDel="000C5586">
              <w:rPr>
                <w:noProof/>
                <w:webHidden/>
              </w:rPr>
              <w:fldChar w:fldCharType="end"/>
            </w:r>
            <w:r w:rsidDel="000C5586">
              <w:rPr>
                <w:noProof/>
              </w:rPr>
              <w:fldChar w:fldCharType="end"/>
            </w:r>
          </w:del>
        </w:p>
        <w:p w14:paraId="58BCF477" w14:textId="1E26E02E" w:rsidR="00AA3323" w:rsidDel="000C5586" w:rsidRDefault="00064E76">
          <w:pPr>
            <w:pStyle w:val="TOC3"/>
            <w:tabs>
              <w:tab w:val="left" w:pos="1320"/>
              <w:tab w:val="right" w:leader="dot" w:pos="9016"/>
            </w:tabs>
            <w:rPr>
              <w:del w:id="460" w:author="Cailleret Levi (cailllev)" w:date="2020-12-14T08:38:00Z"/>
              <w:rFonts w:eastAsiaTheme="minorEastAsia"/>
              <w:noProof/>
              <w:lang w:eastAsia="de-CH"/>
            </w:rPr>
          </w:pPr>
          <w:del w:id="461" w:author="Cailleret Levi (cailllev)" w:date="2020-12-14T08:38:00Z">
            <w:r w:rsidDel="000C5586">
              <w:rPr>
                <w:noProof/>
              </w:rPr>
              <w:fldChar w:fldCharType="begin"/>
            </w:r>
          </w:del>
          <w:del w:id="462" w:author="Cailleret Levi (cailllev)" w:date="2020-12-15T16:22:00Z">
            <w:r w:rsidDel="00927BEC">
              <w:rPr>
                <w:noProof/>
              </w:rPr>
              <w:delInstrText xml:space="preserve"> HYPERLINK \l "_Toc57984313" </w:delInstrText>
            </w:r>
          </w:del>
          <w:del w:id="463" w:author="Cailleret Levi (cailllev)" w:date="2020-12-14T08:38:00Z">
            <w:r w:rsidDel="000C5586">
              <w:rPr>
                <w:noProof/>
              </w:rPr>
              <w:fldChar w:fldCharType="separate"/>
            </w:r>
          </w:del>
          <w:ins w:id="464" w:author="Cailleret Levi (cailllev)" w:date="2020-12-19T20:06:00Z">
            <w:r w:rsidR="00C07399">
              <w:rPr>
                <w:b/>
                <w:bCs/>
                <w:noProof/>
                <w:lang w:val="en-US"/>
              </w:rPr>
              <w:t>Error! Hyperlink reference not valid.</w:t>
            </w:r>
          </w:ins>
          <w:del w:id="465" w:author="Cailleret Levi (cailllev)" w:date="2020-12-14T08:38:00Z">
            <w:r w:rsidR="00AA3323" w:rsidRPr="00322074" w:rsidDel="000C5586">
              <w:rPr>
                <w:rStyle w:val="Hyperlink"/>
                <w:noProof/>
              </w:rPr>
              <w:delText>2.2.3</w:delText>
            </w:r>
            <w:r w:rsidR="00AA3323" w:rsidDel="000C5586">
              <w:rPr>
                <w:rFonts w:eastAsiaTheme="minorEastAsia"/>
                <w:noProof/>
                <w:lang w:eastAsia="de-CH"/>
              </w:rPr>
              <w:tab/>
            </w:r>
            <w:r w:rsidR="00AA3323" w:rsidRPr="00322074" w:rsidDel="000C5586">
              <w:rPr>
                <w:rStyle w:val="Hyperlink"/>
                <w:noProof/>
              </w:rPr>
              <w:delText>Ad-Hoc Techniken</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_Toc57984313 \h </w:delInstrText>
            </w:r>
            <w:r w:rsidR="00AA3323" w:rsidDel="000C5586">
              <w:rPr>
                <w:noProof/>
                <w:webHidden/>
              </w:rPr>
            </w:r>
            <w:r w:rsidR="00AA3323" w:rsidDel="000C5586">
              <w:rPr>
                <w:noProof/>
                <w:webHidden/>
              </w:rPr>
              <w:fldChar w:fldCharType="separate"/>
            </w:r>
            <w:r w:rsidR="00AA3323" w:rsidDel="000C5586">
              <w:rPr>
                <w:noProof/>
                <w:webHidden/>
              </w:rPr>
              <w:delText>17</w:delText>
            </w:r>
            <w:r w:rsidR="00AA3323" w:rsidDel="000C5586">
              <w:rPr>
                <w:noProof/>
                <w:webHidden/>
              </w:rPr>
              <w:fldChar w:fldCharType="end"/>
            </w:r>
            <w:r w:rsidDel="000C5586">
              <w:rPr>
                <w:noProof/>
              </w:rPr>
              <w:fldChar w:fldCharType="end"/>
            </w:r>
          </w:del>
        </w:p>
        <w:p w14:paraId="63FB5983" w14:textId="5CDB61C0" w:rsidR="00AA3323" w:rsidDel="000C5586" w:rsidRDefault="00064E76">
          <w:pPr>
            <w:pStyle w:val="TOC3"/>
            <w:tabs>
              <w:tab w:val="left" w:pos="1320"/>
              <w:tab w:val="right" w:leader="dot" w:pos="9016"/>
            </w:tabs>
            <w:rPr>
              <w:del w:id="466" w:author="Cailleret Levi (cailllev)" w:date="2020-12-14T08:38:00Z"/>
              <w:rFonts w:eastAsiaTheme="minorEastAsia"/>
              <w:noProof/>
              <w:lang w:eastAsia="de-CH"/>
            </w:rPr>
          </w:pPr>
          <w:del w:id="467" w:author="Cailleret Levi (cailllev)" w:date="2020-12-14T08:38:00Z">
            <w:r w:rsidDel="000C5586">
              <w:rPr>
                <w:noProof/>
              </w:rPr>
              <w:fldChar w:fldCharType="begin"/>
            </w:r>
          </w:del>
          <w:del w:id="468" w:author="Cailleret Levi (cailllev)" w:date="2020-12-15T16:22:00Z">
            <w:r w:rsidDel="00927BEC">
              <w:rPr>
                <w:noProof/>
              </w:rPr>
              <w:delInstrText xml:space="preserve"> HYPERLINK \l "_Toc57984314" </w:delInstrText>
            </w:r>
          </w:del>
          <w:del w:id="469" w:author="Cailleret Levi (cailllev)" w:date="2020-12-14T08:38:00Z">
            <w:r w:rsidDel="000C5586">
              <w:rPr>
                <w:noProof/>
              </w:rPr>
              <w:fldChar w:fldCharType="separate"/>
            </w:r>
          </w:del>
          <w:ins w:id="470" w:author="Cailleret Levi (cailllev)" w:date="2020-12-19T20:06:00Z">
            <w:r w:rsidR="00C07399">
              <w:rPr>
                <w:b/>
                <w:bCs/>
                <w:noProof/>
                <w:lang w:val="en-US"/>
              </w:rPr>
              <w:t>Error! Hyperlink reference not valid.</w:t>
            </w:r>
          </w:ins>
          <w:del w:id="471" w:author="Cailleret Levi (cailllev)" w:date="2020-12-14T08:38:00Z">
            <w:r w:rsidR="00AA3323" w:rsidRPr="00322074" w:rsidDel="000C5586">
              <w:rPr>
                <w:rStyle w:val="Hyperlink"/>
                <w:noProof/>
              </w:rPr>
              <w:delText>2.2.4</w:delText>
            </w:r>
            <w:r w:rsidR="00AA3323" w:rsidDel="000C5586">
              <w:rPr>
                <w:rFonts w:eastAsiaTheme="minorEastAsia"/>
                <w:noProof/>
                <w:lang w:eastAsia="de-CH"/>
              </w:rPr>
              <w:tab/>
            </w:r>
            <w:r w:rsidR="00AA3323" w:rsidRPr="00322074" w:rsidDel="000C5586">
              <w:rPr>
                <w:rStyle w:val="Hyperlink"/>
                <w:noProof/>
              </w:rPr>
              <w:delText>Reinforcement Learning und MTDs</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_Toc57984314 \h </w:delInstrText>
            </w:r>
            <w:r w:rsidR="00AA3323" w:rsidDel="000C5586">
              <w:rPr>
                <w:noProof/>
                <w:webHidden/>
              </w:rPr>
            </w:r>
            <w:r w:rsidR="00AA3323" w:rsidDel="000C5586">
              <w:rPr>
                <w:noProof/>
                <w:webHidden/>
              </w:rPr>
              <w:fldChar w:fldCharType="separate"/>
            </w:r>
            <w:r w:rsidR="00AA3323" w:rsidDel="000C5586">
              <w:rPr>
                <w:noProof/>
                <w:webHidden/>
              </w:rPr>
              <w:delText>17</w:delText>
            </w:r>
            <w:r w:rsidR="00AA3323" w:rsidDel="000C5586">
              <w:rPr>
                <w:noProof/>
                <w:webHidden/>
              </w:rPr>
              <w:fldChar w:fldCharType="end"/>
            </w:r>
            <w:r w:rsidDel="000C5586">
              <w:rPr>
                <w:noProof/>
              </w:rPr>
              <w:fldChar w:fldCharType="end"/>
            </w:r>
          </w:del>
        </w:p>
        <w:p w14:paraId="3CA5E017" w14:textId="6910CC7A" w:rsidR="00AA3323" w:rsidDel="000C5586" w:rsidRDefault="00064E76">
          <w:pPr>
            <w:pStyle w:val="TOC1"/>
            <w:tabs>
              <w:tab w:val="left" w:pos="440"/>
            </w:tabs>
            <w:rPr>
              <w:del w:id="472" w:author="Cailleret Levi (cailllev)" w:date="2020-12-14T08:38:00Z"/>
              <w:rFonts w:eastAsiaTheme="minorEastAsia"/>
              <w:noProof/>
              <w:lang w:eastAsia="de-CH"/>
            </w:rPr>
          </w:pPr>
          <w:del w:id="473" w:author="Cailleret Levi (cailllev)" w:date="2020-12-14T08:38:00Z">
            <w:r w:rsidDel="000C5586">
              <w:rPr>
                <w:noProof/>
              </w:rPr>
              <w:fldChar w:fldCharType="begin"/>
            </w:r>
          </w:del>
          <w:del w:id="474" w:author="Cailleret Levi (cailllev)" w:date="2020-12-15T16:22:00Z">
            <w:r w:rsidDel="00927BEC">
              <w:rPr>
                <w:noProof/>
              </w:rPr>
              <w:delInstrText xml:space="preserve"> HYPERLINK \l "_Toc57984315" </w:delInstrText>
            </w:r>
          </w:del>
          <w:del w:id="475" w:author="Cailleret Levi (cailllev)" w:date="2020-12-14T08:38:00Z">
            <w:r w:rsidDel="000C5586">
              <w:rPr>
                <w:noProof/>
              </w:rPr>
              <w:fldChar w:fldCharType="separate"/>
            </w:r>
          </w:del>
          <w:ins w:id="476" w:author="Cailleret Levi (cailllev)" w:date="2020-12-19T20:06:00Z">
            <w:r w:rsidR="00C07399">
              <w:rPr>
                <w:b/>
                <w:bCs/>
                <w:noProof/>
                <w:lang w:val="en-US"/>
              </w:rPr>
              <w:t>Error! Hyperlink reference not valid.</w:t>
            </w:r>
          </w:ins>
          <w:del w:id="477" w:author="Cailleret Levi (cailllev)" w:date="2020-12-14T08:38:00Z">
            <w:r w:rsidR="00AA3323" w:rsidRPr="00322074" w:rsidDel="000C5586">
              <w:rPr>
                <w:rStyle w:val="Hyperlink"/>
                <w:noProof/>
              </w:rPr>
              <w:delText>3</w:delText>
            </w:r>
            <w:r w:rsidR="00AA3323" w:rsidDel="000C5586">
              <w:rPr>
                <w:rFonts w:eastAsiaTheme="minorEastAsia"/>
                <w:noProof/>
                <w:lang w:eastAsia="de-CH"/>
              </w:rPr>
              <w:tab/>
            </w:r>
            <w:r w:rsidR="00AA3323" w:rsidRPr="00322074" w:rsidDel="000C5586">
              <w:rPr>
                <w:rStyle w:val="Hyperlink"/>
                <w:noProof/>
              </w:rPr>
              <w:delText>Methodik</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_Toc57984315 \h </w:delInstrText>
            </w:r>
            <w:r w:rsidR="00AA3323" w:rsidDel="000C5586">
              <w:rPr>
                <w:noProof/>
                <w:webHidden/>
              </w:rPr>
            </w:r>
            <w:r w:rsidR="00AA3323" w:rsidDel="000C5586">
              <w:rPr>
                <w:noProof/>
                <w:webHidden/>
              </w:rPr>
              <w:fldChar w:fldCharType="separate"/>
            </w:r>
            <w:r w:rsidR="00AA3323" w:rsidDel="000C5586">
              <w:rPr>
                <w:noProof/>
                <w:webHidden/>
              </w:rPr>
              <w:delText>18</w:delText>
            </w:r>
            <w:r w:rsidR="00AA3323" w:rsidDel="000C5586">
              <w:rPr>
                <w:noProof/>
                <w:webHidden/>
              </w:rPr>
              <w:fldChar w:fldCharType="end"/>
            </w:r>
            <w:r w:rsidDel="000C5586">
              <w:rPr>
                <w:noProof/>
              </w:rPr>
              <w:fldChar w:fldCharType="end"/>
            </w:r>
          </w:del>
        </w:p>
        <w:p w14:paraId="4292A29B" w14:textId="2F9EC105" w:rsidR="00AA3323" w:rsidDel="000C5586" w:rsidRDefault="00064E76">
          <w:pPr>
            <w:pStyle w:val="TOC2"/>
            <w:tabs>
              <w:tab w:val="left" w:pos="880"/>
              <w:tab w:val="right" w:leader="dot" w:pos="9016"/>
            </w:tabs>
            <w:rPr>
              <w:del w:id="478" w:author="Cailleret Levi (cailllev)" w:date="2020-12-14T08:38:00Z"/>
              <w:rFonts w:eastAsiaTheme="minorEastAsia"/>
              <w:noProof/>
              <w:lang w:eastAsia="de-CH"/>
            </w:rPr>
          </w:pPr>
          <w:del w:id="479" w:author="Cailleret Levi (cailllev)" w:date="2020-12-14T08:38:00Z">
            <w:r w:rsidDel="000C5586">
              <w:rPr>
                <w:noProof/>
              </w:rPr>
              <w:fldChar w:fldCharType="begin"/>
            </w:r>
          </w:del>
          <w:del w:id="480" w:author="Cailleret Levi (cailllev)" w:date="2020-12-15T16:22:00Z">
            <w:r w:rsidDel="00927BEC">
              <w:rPr>
                <w:noProof/>
              </w:rPr>
              <w:delInstrText xml:space="preserve"> HYPERLINK \l "_Toc57984316" </w:delInstrText>
            </w:r>
          </w:del>
          <w:del w:id="481" w:author="Cailleret Levi (cailllev)" w:date="2020-12-14T08:38:00Z">
            <w:r w:rsidDel="000C5586">
              <w:rPr>
                <w:noProof/>
              </w:rPr>
              <w:fldChar w:fldCharType="separate"/>
            </w:r>
          </w:del>
          <w:ins w:id="482" w:author="Cailleret Levi (cailllev)" w:date="2020-12-19T20:06:00Z">
            <w:r w:rsidR="00C07399">
              <w:rPr>
                <w:b/>
                <w:bCs/>
                <w:noProof/>
                <w:lang w:val="en-US"/>
              </w:rPr>
              <w:t>Error! Hyperlink reference not valid.</w:t>
            </w:r>
          </w:ins>
          <w:del w:id="483" w:author="Cailleret Levi (cailllev)" w:date="2020-12-14T08:38:00Z">
            <w:r w:rsidR="00AA3323" w:rsidRPr="00322074" w:rsidDel="000C5586">
              <w:rPr>
                <w:rStyle w:val="Hyperlink"/>
                <w:noProof/>
              </w:rPr>
              <w:delText>3.1</w:delText>
            </w:r>
            <w:r w:rsidR="00AA3323" w:rsidDel="000C5586">
              <w:rPr>
                <w:rFonts w:eastAsiaTheme="minorEastAsia"/>
                <w:noProof/>
                <w:lang w:eastAsia="de-CH"/>
              </w:rPr>
              <w:tab/>
            </w:r>
            <w:r w:rsidR="00AA3323" w:rsidRPr="00322074" w:rsidDel="000C5586">
              <w:rPr>
                <w:rStyle w:val="Hyperlink"/>
                <w:noProof/>
              </w:rPr>
              <w:delText>Modell 1.0</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_Toc57984316 \h </w:delInstrText>
            </w:r>
            <w:r w:rsidR="00AA3323" w:rsidDel="000C5586">
              <w:rPr>
                <w:noProof/>
                <w:webHidden/>
              </w:rPr>
            </w:r>
            <w:r w:rsidR="00AA3323" w:rsidDel="000C5586">
              <w:rPr>
                <w:noProof/>
                <w:webHidden/>
              </w:rPr>
              <w:fldChar w:fldCharType="separate"/>
            </w:r>
            <w:r w:rsidR="00AA3323" w:rsidDel="000C5586">
              <w:rPr>
                <w:noProof/>
                <w:webHidden/>
              </w:rPr>
              <w:delText>18</w:delText>
            </w:r>
            <w:r w:rsidR="00AA3323" w:rsidDel="000C5586">
              <w:rPr>
                <w:noProof/>
                <w:webHidden/>
              </w:rPr>
              <w:fldChar w:fldCharType="end"/>
            </w:r>
            <w:r w:rsidDel="000C5586">
              <w:rPr>
                <w:noProof/>
              </w:rPr>
              <w:fldChar w:fldCharType="end"/>
            </w:r>
          </w:del>
        </w:p>
        <w:p w14:paraId="0E74DC65" w14:textId="0B8D3598" w:rsidR="00AA3323" w:rsidDel="000C5586" w:rsidRDefault="00064E76">
          <w:pPr>
            <w:pStyle w:val="TOC2"/>
            <w:tabs>
              <w:tab w:val="left" w:pos="880"/>
              <w:tab w:val="right" w:leader="dot" w:pos="9016"/>
            </w:tabs>
            <w:rPr>
              <w:del w:id="484" w:author="Cailleret Levi (cailllev)" w:date="2020-12-14T08:38:00Z"/>
              <w:rFonts w:eastAsiaTheme="minorEastAsia"/>
              <w:noProof/>
              <w:lang w:eastAsia="de-CH"/>
            </w:rPr>
          </w:pPr>
          <w:del w:id="485" w:author="Cailleret Levi (cailllev)" w:date="2020-12-14T08:38:00Z">
            <w:r w:rsidDel="000C5586">
              <w:rPr>
                <w:noProof/>
              </w:rPr>
              <w:fldChar w:fldCharType="begin"/>
            </w:r>
          </w:del>
          <w:del w:id="486" w:author="Cailleret Levi (cailllev)" w:date="2020-12-15T16:22:00Z">
            <w:r w:rsidDel="00927BEC">
              <w:rPr>
                <w:noProof/>
              </w:rPr>
              <w:delInstrText xml:space="preserve"> HYPERLINK \l "_Toc57984317" </w:delInstrText>
            </w:r>
          </w:del>
          <w:del w:id="487" w:author="Cailleret Levi (cailllev)" w:date="2020-12-14T08:38:00Z">
            <w:r w:rsidDel="000C5586">
              <w:rPr>
                <w:noProof/>
              </w:rPr>
              <w:fldChar w:fldCharType="separate"/>
            </w:r>
          </w:del>
          <w:ins w:id="488" w:author="Cailleret Levi (cailllev)" w:date="2020-12-19T20:06:00Z">
            <w:r w:rsidR="00C07399">
              <w:rPr>
                <w:b/>
                <w:bCs/>
                <w:noProof/>
                <w:lang w:val="en-US"/>
              </w:rPr>
              <w:t>Error! Hyperlink reference not valid.</w:t>
            </w:r>
          </w:ins>
          <w:del w:id="489" w:author="Cailleret Levi (cailllev)" w:date="2020-12-14T08:38:00Z">
            <w:r w:rsidR="00AA3323" w:rsidRPr="00322074" w:rsidDel="000C5586">
              <w:rPr>
                <w:rStyle w:val="Hyperlink"/>
                <w:noProof/>
              </w:rPr>
              <w:delText>3.2</w:delText>
            </w:r>
            <w:r w:rsidR="00AA3323" w:rsidDel="000C5586">
              <w:rPr>
                <w:rFonts w:eastAsiaTheme="minorEastAsia"/>
                <w:noProof/>
                <w:lang w:eastAsia="de-CH"/>
              </w:rPr>
              <w:tab/>
            </w:r>
            <w:r w:rsidR="00AA3323" w:rsidRPr="00322074" w:rsidDel="000C5586">
              <w:rPr>
                <w:rStyle w:val="Hyperlink"/>
                <w:noProof/>
              </w:rPr>
              <w:delText>Hilfsmittel und Frameworks</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_Toc57984317 \h </w:delInstrText>
            </w:r>
            <w:r w:rsidR="00AA3323" w:rsidDel="000C5586">
              <w:rPr>
                <w:noProof/>
                <w:webHidden/>
              </w:rPr>
            </w:r>
            <w:r w:rsidR="00AA3323" w:rsidDel="000C5586">
              <w:rPr>
                <w:noProof/>
                <w:webHidden/>
              </w:rPr>
              <w:fldChar w:fldCharType="separate"/>
            </w:r>
            <w:r w:rsidR="00AA3323" w:rsidDel="000C5586">
              <w:rPr>
                <w:noProof/>
                <w:webHidden/>
              </w:rPr>
              <w:delText>20</w:delText>
            </w:r>
            <w:r w:rsidR="00AA3323" w:rsidDel="000C5586">
              <w:rPr>
                <w:noProof/>
                <w:webHidden/>
              </w:rPr>
              <w:fldChar w:fldCharType="end"/>
            </w:r>
            <w:r w:rsidDel="000C5586">
              <w:rPr>
                <w:noProof/>
              </w:rPr>
              <w:fldChar w:fldCharType="end"/>
            </w:r>
          </w:del>
        </w:p>
        <w:p w14:paraId="3437B821" w14:textId="189F27E8" w:rsidR="00AA3323" w:rsidDel="000C5586" w:rsidRDefault="00064E76">
          <w:pPr>
            <w:pStyle w:val="TOC2"/>
            <w:tabs>
              <w:tab w:val="left" w:pos="880"/>
              <w:tab w:val="right" w:leader="dot" w:pos="9016"/>
            </w:tabs>
            <w:rPr>
              <w:del w:id="490" w:author="Cailleret Levi (cailllev)" w:date="2020-12-14T08:38:00Z"/>
              <w:rFonts w:eastAsiaTheme="minorEastAsia"/>
              <w:noProof/>
              <w:lang w:eastAsia="de-CH"/>
            </w:rPr>
          </w:pPr>
          <w:del w:id="491" w:author="Cailleret Levi (cailllev)" w:date="2020-12-14T08:38:00Z">
            <w:r w:rsidDel="000C5586">
              <w:rPr>
                <w:noProof/>
              </w:rPr>
              <w:fldChar w:fldCharType="begin"/>
            </w:r>
          </w:del>
          <w:del w:id="492" w:author="Cailleret Levi (cailllev)" w:date="2020-12-15T16:22:00Z">
            <w:r w:rsidDel="00927BEC">
              <w:rPr>
                <w:noProof/>
              </w:rPr>
              <w:delInstrText xml:space="preserve"> HYPERLINK \l "_Toc57984318" </w:delInstrText>
            </w:r>
          </w:del>
          <w:del w:id="493" w:author="Cailleret Levi (cailllev)" w:date="2020-12-14T08:38:00Z">
            <w:r w:rsidDel="000C5586">
              <w:rPr>
                <w:noProof/>
              </w:rPr>
              <w:fldChar w:fldCharType="separate"/>
            </w:r>
          </w:del>
          <w:ins w:id="494" w:author="Cailleret Levi (cailllev)" w:date="2020-12-19T20:06:00Z">
            <w:r w:rsidR="00C07399">
              <w:rPr>
                <w:b/>
                <w:bCs/>
                <w:noProof/>
                <w:lang w:val="en-US"/>
              </w:rPr>
              <w:t>Error! Hyperlink reference not valid.</w:t>
            </w:r>
          </w:ins>
          <w:del w:id="495" w:author="Cailleret Levi (cailllev)" w:date="2020-12-14T08:38:00Z">
            <w:r w:rsidR="00AA3323" w:rsidRPr="00322074" w:rsidDel="000C5586">
              <w:rPr>
                <w:rStyle w:val="Hyperlink"/>
                <w:noProof/>
                <w:lang w:val="en-US"/>
              </w:rPr>
              <w:delText>3.3</w:delText>
            </w:r>
            <w:r w:rsidR="00AA3323" w:rsidDel="000C5586">
              <w:rPr>
                <w:rFonts w:eastAsiaTheme="minorEastAsia"/>
                <w:noProof/>
                <w:lang w:eastAsia="de-CH"/>
              </w:rPr>
              <w:tab/>
            </w:r>
            <w:r w:rsidR="00AA3323" w:rsidRPr="00322074" w:rsidDel="000C5586">
              <w:rPr>
                <w:rStyle w:val="Hyperlink"/>
                <w:noProof/>
                <w:lang w:val="en-US"/>
              </w:rPr>
              <w:delText>Modell 2.1</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_Toc57984318 \h </w:delInstrText>
            </w:r>
            <w:r w:rsidR="00AA3323" w:rsidDel="000C5586">
              <w:rPr>
                <w:noProof/>
                <w:webHidden/>
              </w:rPr>
            </w:r>
            <w:r w:rsidR="00AA3323" w:rsidDel="000C5586">
              <w:rPr>
                <w:noProof/>
                <w:webHidden/>
              </w:rPr>
              <w:fldChar w:fldCharType="separate"/>
            </w:r>
            <w:r w:rsidR="00AA3323" w:rsidDel="000C5586">
              <w:rPr>
                <w:noProof/>
                <w:webHidden/>
              </w:rPr>
              <w:delText>21</w:delText>
            </w:r>
            <w:r w:rsidR="00AA3323" w:rsidDel="000C5586">
              <w:rPr>
                <w:noProof/>
                <w:webHidden/>
              </w:rPr>
              <w:fldChar w:fldCharType="end"/>
            </w:r>
            <w:r w:rsidDel="000C5586">
              <w:rPr>
                <w:noProof/>
              </w:rPr>
              <w:fldChar w:fldCharType="end"/>
            </w:r>
          </w:del>
        </w:p>
        <w:p w14:paraId="589F8E9F" w14:textId="77901E97" w:rsidR="00AA3323" w:rsidDel="000C5586" w:rsidRDefault="00064E76">
          <w:pPr>
            <w:pStyle w:val="TOC3"/>
            <w:tabs>
              <w:tab w:val="left" w:pos="1320"/>
              <w:tab w:val="right" w:leader="dot" w:pos="9016"/>
            </w:tabs>
            <w:rPr>
              <w:del w:id="496" w:author="Cailleret Levi (cailllev)" w:date="2020-12-14T08:38:00Z"/>
              <w:rFonts w:eastAsiaTheme="minorEastAsia"/>
              <w:noProof/>
              <w:lang w:eastAsia="de-CH"/>
            </w:rPr>
          </w:pPr>
          <w:del w:id="497" w:author="Cailleret Levi (cailllev)" w:date="2020-12-14T08:38:00Z">
            <w:r w:rsidDel="000C5586">
              <w:rPr>
                <w:noProof/>
              </w:rPr>
              <w:fldChar w:fldCharType="begin"/>
            </w:r>
          </w:del>
          <w:del w:id="498" w:author="Cailleret Levi (cailllev)" w:date="2020-12-15T16:22:00Z">
            <w:r w:rsidDel="00927BEC">
              <w:rPr>
                <w:noProof/>
              </w:rPr>
              <w:delInstrText xml:space="preserve"> HYPERLINK \l "_Toc57984319" </w:delInstrText>
            </w:r>
          </w:del>
          <w:del w:id="499" w:author="Cailleret Levi (cailllev)" w:date="2020-12-14T08:38:00Z">
            <w:r w:rsidDel="000C5586">
              <w:rPr>
                <w:noProof/>
              </w:rPr>
              <w:fldChar w:fldCharType="separate"/>
            </w:r>
          </w:del>
          <w:ins w:id="500" w:author="Cailleret Levi (cailllev)" w:date="2020-12-19T20:06:00Z">
            <w:r w:rsidR="00C07399">
              <w:rPr>
                <w:b/>
                <w:bCs/>
                <w:noProof/>
                <w:lang w:val="en-US"/>
              </w:rPr>
              <w:t>Error! Hyperlink reference not valid.</w:t>
            </w:r>
          </w:ins>
          <w:del w:id="501" w:author="Cailleret Levi (cailllev)" w:date="2020-12-14T08:38:00Z">
            <w:r w:rsidR="00AA3323" w:rsidRPr="00322074" w:rsidDel="000C5586">
              <w:rPr>
                <w:rStyle w:val="Hyperlink"/>
                <w:noProof/>
              </w:rPr>
              <w:delText>3.3.1</w:delText>
            </w:r>
            <w:r w:rsidR="00AA3323" w:rsidDel="000C5586">
              <w:rPr>
                <w:rFonts w:eastAsiaTheme="minorEastAsia"/>
                <w:noProof/>
                <w:lang w:eastAsia="de-CH"/>
              </w:rPr>
              <w:tab/>
            </w:r>
            <w:r w:rsidR="00AA3323" w:rsidRPr="00322074" w:rsidDel="000C5586">
              <w:rPr>
                <w:rStyle w:val="Hyperlink"/>
                <w:noProof/>
              </w:rPr>
              <w:delText>Angreifer</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_Toc57984319 \h </w:delInstrText>
            </w:r>
            <w:r w:rsidR="00AA3323" w:rsidDel="000C5586">
              <w:rPr>
                <w:noProof/>
                <w:webHidden/>
              </w:rPr>
            </w:r>
            <w:r w:rsidR="00AA3323" w:rsidDel="000C5586">
              <w:rPr>
                <w:noProof/>
                <w:webHidden/>
              </w:rPr>
              <w:fldChar w:fldCharType="separate"/>
            </w:r>
            <w:r w:rsidR="00AA3323" w:rsidDel="000C5586">
              <w:rPr>
                <w:noProof/>
                <w:webHidden/>
              </w:rPr>
              <w:delText>21</w:delText>
            </w:r>
            <w:r w:rsidR="00AA3323" w:rsidDel="000C5586">
              <w:rPr>
                <w:noProof/>
                <w:webHidden/>
              </w:rPr>
              <w:fldChar w:fldCharType="end"/>
            </w:r>
            <w:r w:rsidDel="000C5586">
              <w:rPr>
                <w:noProof/>
              </w:rPr>
              <w:fldChar w:fldCharType="end"/>
            </w:r>
          </w:del>
        </w:p>
        <w:p w14:paraId="7C2F5249" w14:textId="67EC6AF0" w:rsidR="00AA3323" w:rsidDel="000C5586" w:rsidRDefault="00064E76">
          <w:pPr>
            <w:pStyle w:val="TOC3"/>
            <w:tabs>
              <w:tab w:val="left" w:pos="1320"/>
              <w:tab w:val="right" w:leader="dot" w:pos="9016"/>
            </w:tabs>
            <w:rPr>
              <w:del w:id="502" w:author="Cailleret Levi (cailllev)" w:date="2020-12-14T08:38:00Z"/>
              <w:rFonts w:eastAsiaTheme="minorEastAsia"/>
              <w:noProof/>
              <w:lang w:eastAsia="de-CH"/>
            </w:rPr>
          </w:pPr>
          <w:del w:id="503" w:author="Cailleret Levi (cailllev)" w:date="2020-12-14T08:38:00Z">
            <w:r w:rsidDel="000C5586">
              <w:rPr>
                <w:noProof/>
              </w:rPr>
              <w:fldChar w:fldCharType="begin"/>
            </w:r>
          </w:del>
          <w:del w:id="504" w:author="Cailleret Levi (cailllev)" w:date="2020-12-15T16:22:00Z">
            <w:r w:rsidDel="00927BEC">
              <w:rPr>
                <w:noProof/>
              </w:rPr>
              <w:delInstrText xml:space="preserve"> HYPERLINK \l "_Toc57984320" </w:delInstrText>
            </w:r>
          </w:del>
          <w:del w:id="505" w:author="Cailleret Levi (cailllev)" w:date="2020-12-14T08:38:00Z">
            <w:r w:rsidDel="000C5586">
              <w:rPr>
                <w:noProof/>
              </w:rPr>
              <w:fldChar w:fldCharType="separate"/>
            </w:r>
          </w:del>
          <w:ins w:id="506" w:author="Cailleret Levi (cailllev)" w:date="2020-12-19T20:06:00Z">
            <w:r w:rsidR="00C07399">
              <w:rPr>
                <w:b/>
                <w:bCs/>
                <w:noProof/>
                <w:lang w:val="en-US"/>
              </w:rPr>
              <w:t>Error! Hyperlink reference not valid.</w:t>
            </w:r>
          </w:ins>
          <w:del w:id="507" w:author="Cailleret Levi (cailllev)" w:date="2020-12-14T08:38:00Z">
            <w:r w:rsidR="00AA3323" w:rsidRPr="00322074" w:rsidDel="000C5586">
              <w:rPr>
                <w:rStyle w:val="Hyperlink"/>
                <w:noProof/>
              </w:rPr>
              <w:delText>3.3.2</w:delText>
            </w:r>
            <w:r w:rsidR="00AA3323" w:rsidDel="000C5586">
              <w:rPr>
                <w:rFonts w:eastAsiaTheme="minorEastAsia"/>
                <w:noProof/>
                <w:lang w:eastAsia="de-CH"/>
              </w:rPr>
              <w:tab/>
            </w:r>
            <w:r w:rsidR="00AA3323" w:rsidRPr="00322074" w:rsidDel="000C5586">
              <w:rPr>
                <w:rStyle w:val="Hyperlink"/>
                <w:noProof/>
              </w:rPr>
              <w:delText>Verteidiger</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_Toc57984320 \h </w:delInstrText>
            </w:r>
            <w:r w:rsidR="00AA3323" w:rsidDel="000C5586">
              <w:rPr>
                <w:noProof/>
                <w:webHidden/>
              </w:rPr>
            </w:r>
            <w:r w:rsidR="00AA3323" w:rsidDel="000C5586">
              <w:rPr>
                <w:noProof/>
                <w:webHidden/>
              </w:rPr>
              <w:fldChar w:fldCharType="separate"/>
            </w:r>
            <w:r w:rsidR="00AA3323" w:rsidDel="000C5586">
              <w:rPr>
                <w:noProof/>
                <w:webHidden/>
              </w:rPr>
              <w:delText>24</w:delText>
            </w:r>
            <w:r w:rsidR="00AA3323" w:rsidDel="000C5586">
              <w:rPr>
                <w:noProof/>
                <w:webHidden/>
              </w:rPr>
              <w:fldChar w:fldCharType="end"/>
            </w:r>
            <w:r w:rsidDel="000C5586">
              <w:rPr>
                <w:noProof/>
              </w:rPr>
              <w:fldChar w:fldCharType="end"/>
            </w:r>
          </w:del>
        </w:p>
        <w:p w14:paraId="3E74A345" w14:textId="76182989" w:rsidR="00AA3323" w:rsidDel="000C5586" w:rsidRDefault="00064E76">
          <w:pPr>
            <w:pStyle w:val="TOC3"/>
            <w:tabs>
              <w:tab w:val="left" w:pos="1320"/>
              <w:tab w:val="right" w:leader="dot" w:pos="9016"/>
            </w:tabs>
            <w:rPr>
              <w:del w:id="508" w:author="Cailleret Levi (cailllev)" w:date="2020-12-14T08:38:00Z"/>
              <w:rFonts w:eastAsiaTheme="minorEastAsia"/>
              <w:noProof/>
              <w:lang w:eastAsia="de-CH"/>
            </w:rPr>
          </w:pPr>
          <w:del w:id="509" w:author="Cailleret Levi (cailllev)" w:date="2020-12-14T08:38:00Z">
            <w:r w:rsidDel="000C5586">
              <w:rPr>
                <w:noProof/>
              </w:rPr>
              <w:fldChar w:fldCharType="begin"/>
            </w:r>
          </w:del>
          <w:del w:id="510" w:author="Cailleret Levi (cailllev)" w:date="2020-12-15T16:22:00Z">
            <w:r w:rsidDel="00927BEC">
              <w:rPr>
                <w:noProof/>
              </w:rPr>
              <w:delInstrText xml:space="preserve"> HYPERLINK \l "_Toc57984321" </w:delInstrText>
            </w:r>
          </w:del>
          <w:del w:id="511" w:author="Cailleret Levi (cailllev)" w:date="2020-12-14T08:38:00Z">
            <w:r w:rsidDel="000C5586">
              <w:rPr>
                <w:noProof/>
              </w:rPr>
              <w:fldChar w:fldCharType="separate"/>
            </w:r>
          </w:del>
          <w:ins w:id="512" w:author="Cailleret Levi (cailllev)" w:date="2020-12-19T20:06:00Z">
            <w:r w:rsidR="00C07399">
              <w:rPr>
                <w:b/>
                <w:bCs/>
                <w:noProof/>
                <w:lang w:val="en-US"/>
              </w:rPr>
              <w:t>Error! Hyperlink reference not valid.</w:t>
            </w:r>
          </w:ins>
          <w:del w:id="513" w:author="Cailleret Levi (cailllev)" w:date="2020-12-14T08:38:00Z">
            <w:r w:rsidR="00AA3323" w:rsidRPr="00322074" w:rsidDel="000C5586">
              <w:rPr>
                <w:rStyle w:val="Hyperlink"/>
                <w:noProof/>
              </w:rPr>
              <w:delText>3.3.3</w:delText>
            </w:r>
            <w:r w:rsidR="00AA3323" w:rsidDel="000C5586">
              <w:rPr>
                <w:rFonts w:eastAsiaTheme="minorEastAsia"/>
                <w:noProof/>
                <w:lang w:eastAsia="de-CH"/>
              </w:rPr>
              <w:tab/>
            </w:r>
            <w:r w:rsidR="00AA3323" w:rsidRPr="00322074" w:rsidDel="000C5586">
              <w:rPr>
                <w:rStyle w:val="Hyperlink"/>
                <w:noProof/>
              </w:rPr>
              <w:delText>Zeitschritt t</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_Toc57984321 \h </w:delInstrText>
            </w:r>
            <w:r w:rsidR="00AA3323" w:rsidDel="000C5586">
              <w:rPr>
                <w:noProof/>
                <w:webHidden/>
              </w:rPr>
            </w:r>
            <w:r w:rsidR="00AA3323" w:rsidDel="000C5586">
              <w:rPr>
                <w:noProof/>
                <w:webHidden/>
              </w:rPr>
              <w:fldChar w:fldCharType="separate"/>
            </w:r>
            <w:r w:rsidR="00AA3323" w:rsidDel="000C5586">
              <w:rPr>
                <w:noProof/>
                <w:webHidden/>
              </w:rPr>
              <w:delText>24</w:delText>
            </w:r>
            <w:r w:rsidR="00AA3323" w:rsidDel="000C5586">
              <w:rPr>
                <w:noProof/>
                <w:webHidden/>
              </w:rPr>
              <w:fldChar w:fldCharType="end"/>
            </w:r>
            <w:r w:rsidDel="000C5586">
              <w:rPr>
                <w:noProof/>
              </w:rPr>
              <w:fldChar w:fldCharType="end"/>
            </w:r>
          </w:del>
        </w:p>
        <w:p w14:paraId="1BA86583" w14:textId="16A75E35" w:rsidR="00AA3323" w:rsidDel="000C5586" w:rsidRDefault="00064E76">
          <w:pPr>
            <w:pStyle w:val="TOC3"/>
            <w:tabs>
              <w:tab w:val="left" w:pos="1320"/>
              <w:tab w:val="right" w:leader="dot" w:pos="9016"/>
            </w:tabs>
            <w:rPr>
              <w:del w:id="514" w:author="Cailleret Levi (cailllev)" w:date="2020-12-14T08:38:00Z"/>
              <w:rFonts w:eastAsiaTheme="minorEastAsia"/>
              <w:noProof/>
              <w:lang w:eastAsia="de-CH"/>
            </w:rPr>
          </w:pPr>
          <w:del w:id="515" w:author="Cailleret Levi (cailllev)" w:date="2020-12-14T08:38:00Z">
            <w:r w:rsidDel="000C5586">
              <w:rPr>
                <w:noProof/>
              </w:rPr>
              <w:fldChar w:fldCharType="begin"/>
            </w:r>
          </w:del>
          <w:del w:id="516" w:author="Cailleret Levi (cailllev)" w:date="2020-12-15T16:22:00Z">
            <w:r w:rsidDel="00927BEC">
              <w:rPr>
                <w:noProof/>
              </w:rPr>
              <w:delInstrText xml:space="preserve"> HYPERLINK \l "_Toc57984322" </w:delInstrText>
            </w:r>
          </w:del>
          <w:del w:id="517" w:author="Cailleret Levi (cailllev)" w:date="2020-12-14T08:38:00Z">
            <w:r w:rsidDel="000C5586">
              <w:rPr>
                <w:noProof/>
              </w:rPr>
              <w:fldChar w:fldCharType="separate"/>
            </w:r>
          </w:del>
          <w:ins w:id="518" w:author="Cailleret Levi (cailllev)" w:date="2020-12-19T20:06:00Z">
            <w:r w:rsidR="00C07399">
              <w:rPr>
                <w:b/>
                <w:bCs/>
                <w:noProof/>
                <w:lang w:val="en-US"/>
              </w:rPr>
              <w:t>Error! Hyperlink reference not valid.</w:t>
            </w:r>
          </w:ins>
          <w:del w:id="519" w:author="Cailleret Levi (cailllev)" w:date="2020-12-14T08:38:00Z">
            <w:r w:rsidR="00AA3323" w:rsidRPr="00322074" w:rsidDel="000C5586">
              <w:rPr>
                <w:rStyle w:val="Hyperlink"/>
                <w:noProof/>
              </w:rPr>
              <w:delText>3.3.4</w:delText>
            </w:r>
            <w:r w:rsidR="00AA3323" w:rsidDel="000C5586">
              <w:rPr>
                <w:rFonts w:eastAsiaTheme="minorEastAsia"/>
                <w:noProof/>
                <w:lang w:eastAsia="de-CH"/>
              </w:rPr>
              <w:tab/>
            </w:r>
            <w:r w:rsidR="00AA3323" w:rsidRPr="00322074" w:rsidDel="000C5586">
              <w:rPr>
                <w:rStyle w:val="Hyperlink"/>
                <w:noProof/>
              </w:rPr>
              <w:delText>Aktionen und Auswirkungen</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_Toc57984322 \h </w:delInstrText>
            </w:r>
            <w:r w:rsidR="00AA3323" w:rsidDel="000C5586">
              <w:rPr>
                <w:noProof/>
                <w:webHidden/>
              </w:rPr>
            </w:r>
            <w:r w:rsidR="00AA3323" w:rsidDel="000C5586">
              <w:rPr>
                <w:noProof/>
                <w:webHidden/>
              </w:rPr>
              <w:fldChar w:fldCharType="separate"/>
            </w:r>
            <w:r w:rsidR="00AA3323" w:rsidDel="000C5586">
              <w:rPr>
                <w:noProof/>
                <w:webHidden/>
              </w:rPr>
              <w:delText>25</w:delText>
            </w:r>
            <w:r w:rsidR="00AA3323" w:rsidDel="000C5586">
              <w:rPr>
                <w:noProof/>
                <w:webHidden/>
              </w:rPr>
              <w:fldChar w:fldCharType="end"/>
            </w:r>
            <w:r w:rsidDel="000C5586">
              <w:rPr>
                <w:noProof/>
              </w:rPr>
              <w:fldChar w:fldCharType="end"/>
            </w:r>
          </w:del>
        </w:p>
        <w:p w14:paraId="264B0518" w14:textId="7EC94E5A" w:rsidR="00AA3323" w:rsidDel="000C5586" w:rsidRDefault="00064E76">
          <w:pPr>
            <w:pStyle w:val="TOC2"/>
            <w:tabs>
              <w:tab w:val="left" w:pos="880"/>
              <w:tab w:val="right" w:leader="dot" w:pos="9016"/>
            </w:tabs>
            <w:rPr>
              <w:del w:id="520" w:author="Cailleret Levi (cailllev)" w:date="2020-12-14T08:38:00Z"/>
              <w:rFonts w:eastAsiaTheme="minorEastAsia"/>
              <w:noProof/>
              <w:lang w:eastAsia="de-CH"/>
            </w:rPr>
          </w:pPr>
          <w:del w:id="521" w:author="Cailleret Levi (cailllev)" w:date="2020-12-14T08:38:00Z">
            <w:r w:rsidDel="000C5586">
              <w:rPr>
                <w:noProof/>
              </w:rPr>
              <w:fldChar w:fldCharType="begin"/>
            </w:r>
          </w:del>
          <w:del w:id="522" w:author="Cailleret Levi (cailllev)" w:date="2020-12-15T16:22:00Z">
            <w:r w:rsidDel="00927BEC">
              <w:rPr>
                <w:noProof/>
              </w:rPr>
              <w:delInstrText xml:space="preserve"> HYPERLINK \l "_Toc57984323" </w:delInstrText>
            </w:r>
          </w:del>
          <w:del w:id="523" w:author="Cailleret Levi (cailllev)" w:date="2020-12-14T08:38:00Z">
            <w:r w:rsidDel="000C5586">
              <w:rPr>
                <w:noProof/>
              </w:rPr>
              <w:fldChar w:fldCharType="separate"/>
            </w:r>
          </w:del>
          <w:ins w:id="524" w:author="Cailleret Levi (cailllev)" w:date="2020-12-19T20:06:00Z">
            <w:r w:rsidR="00C07399">
              <w:rPr>
                <w:b/>
                <w:bCs/>
                <w:noProof/>
                <w:lang w:val="en-US"/>
              </w:rPr>
              <w:t>Error! Hyperlink reference not valid.</w:t>
            </w:r>
          </w:ins>
          <w:del w:id="525" w:author="Cailleret Levi (cailllev)" w:date="2020-12-14T08:38:00Z">
            <w:r w:rsidR="00AA3323" w:rsidRPr="00322074" w:rsidDel="000C5586">
              <w:rPr>
                <w:rStyle w:val="Hyperlink"/>
                <w:noProof/>
              </w:rPr>
              <w:delText>3.4</w:delText>
            </w:r>
            <w:r w:rsidR="00AA3323" w:rsidDel="000C5586">
              <w:rPr>
                <w:rFonts w:eastAsiaTheme="minorEastAsia"/>
                <w:noProof/>
                <w:lang w:eastAsia="de-CH"/>
              </w:rPr>
              <w:tab/>
            </w:r>
            <w:r w:rsidR="00AA3323" w:rsidRPr="00322074" w:rsidDel="000C5586">
              <w:rPr>
                <w:rStyle w:val="Hyperlink"/>
                <w:noProof/>
              </w:rPr>
              <w:delText>Reinforcement Learning Agenten</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_Toc57984323 \h </w:delInstrText>
            </w:r>
            <w:r w:rsidR="00AA3323" w:rsidDel="000C5586">
              <w:rPr>
                <w:noProof/>
                <w:webHidden/>
              </w:rPr>
            </w:r>
            <w:r w:rsidR="00AA3323" w:rsidDel="000C5586">
              <w:rPr>
                <w:noProof/>
                <w:webHidden/>
              </w:rPr>
              <w:fldChar w:fldCharType="separate"/>
            </w:r>
            <w:r w:rsidR="00AA3323" w:rsidDel="000C5586">
              <w:rPr>
                <w:noProof/>
                <w:webHidden/>
              </w:rPr>
              <w:delText>26</w:delText>
            </w:r>
            <w:r w:rsidR="00AA3323" w:rsidDel="000C5586">
              <w:rPr>
                <w:noProof/>
                <w:webHidden/>
              </w:rPr>
              <w:fldChar w:fldCharType="end"/>
            </w:r>
            <w:r w:rsidDel="000C5586">
              <w:rPr>
                <w:noProof/>
              </w:rPr>
              <w:fldChar w:fldCharType="end"/>
            </w:r>
          </w:del>
        </w:p>
        <w:p w14:paraId="270F2D88" w14:textId="3CCC8AE5" w:rsidR="00AA3323" w:rsidDel="000C5586" w:rsidRDefault="00064E76">
          <w:pPr>
            <w:pStyle w:val="TOC3"/>
            <w:tabs>
              <w:tab w:val="left" w:pos="1320"/>
              <w:tab w:val="right" w:leader="dot" w:pos="9016"/>
            </w:tabs>
            <w:rPr>
              <w:del w:id="526" w:author="Cailleret Levi (cailllev)" w:date="2020-12-14T08:38:00Z"/>
              <w:rFonts w:eastAsiaTheme="minorEastAsia"/>
              <w:noProof/>
              <w:lang w:eastAsia="de-CH"/>
            </w:rPr>
          </w:pPr>
          <w:del w:id="527" w:author="Cailleret Levi (cailllev)" w:date="2020-12-14T08:38:00Z">
            <w:r w:rsidDel="000C5586">
              <w:rPr>
                <w:noProof/>
              </w:rPr>
              <w:fldChar w:fldCharType="begin"/>
            </w:r>
          </w:del>
          <w:del w:id="528" w:author="Cailleret Levi (cailllev)" w:date="2020-12-15T16:22:00Z">
            <w:r w:rsidDel="00927BEC">
              <w:rPr>
                <w:noProof/>
              </w:rPr>
              <w:delInstrText xml:space="preserve"> HYPERLINK \l "_Toc57984324" </w:delInstrText>
            </w:r>
          </w:del>
          <w:del w:id="529" w:author="Cailleret Levi (cailllev)" w:date="2020-12-14T08:38:00Z">
            <w:r w:rsidDel="000C5586">
              <w:rPr>
                <w:noProof/>
              </w:rPr>
              <w:fldChar w:fldCharType="separate"/>
            </w:r>
          </w:del>
          <w:ins w:id="530" w:author="Cailleret Levi (cailllev)" w:date="2020-12-19T20:06:00Z">
            <w:r w:rsidR="00C07399">
              <w:rPr>
                <w:b/>
                <w:bCs/>
                <w:noProof/>
                <w:lang w:val="en-US"/>
              </w:rPr>
              <w:t>Error! Hyperlink reference not valid.</w:t>
            </w:r>
          </w:ins>
          <w:del w:id="531" w:author="Cailleret Levi (cailllev)" w:date="2020-12-14T08:38:00Z">
            <w:r w:rsidR="00AA3323" w:rsidRPr="00322074" w:rsidDel="000C5586">
              <w:rPr>
                <w:rStyle w:val="Hyperlink"/>
                <w:noProof/>
              </w:rPr>
              <w:delText>3.4.1</w:delText>
            </w:r>
            <w:r w:rsidR="00AA3323" w:rsidDel="000C5586">
              <w:rPr>
                <w:rFonts w:eastAsiaTheme="minorEastAsia"/>
                <w:noProof/>
                <w:lang w:eastAsia="de-CH"/>
              </w:rPr>
              <w:tab/>
            </w:r>
            <w:r w:rsidR="00AA3323" w:rsidRPr="00322074" w:rsidDel="000C5586">
              <w:rPr>
                <w:rStyle w:val="Hyperlink"/>
                <w:noProof/>
              </w:rPr>
              <w:delText>A2C Algorithmus</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_Toc57984324 \h </w:delInstrText>
            </w:r>
            <w:r w:rsidR="00AA3323" w:rsidDel="000C5586">
              <w:rPr>
                <w:noProof/>
                <w:webHidden/>
              </w:rPr>
            </w:r>
            <w:r w:rsidR="00AA3323" w:rsidDel="000C5586">
              <w:rPr>
                <w:noProof/>
                <w:webHidden/>
              </w:rPr>
              <w:fldChar w:fldCharType="separate"/>
            </w:r>
            <w:r w:rsidR="00AA3323" w:rsidDel="000C5586">
              <w:rPr>
                <w:noProof/>
                <w:webHidden/>
              </w:rPr>
              <w:delText>28</w:delText>
            </w:r>
            <w:r w:rsidR="00AA3323" w:rsidDel="000C5586">
              <w:rPr>
                <w:noProof/>
                <w:webHidden/>
              </w:rPr>
              <w:fldChar w:fldCharType="end"/>
            </w:r>
            <w:r w:rsidDel="000C5586">
              <w:rPr>
                <w:noProof/>
              </w:rPr>
              <w:fldChar w:fldCharType="end"/>
            </w:r>
          </w:del>
        </w:p>
        <w:p w14:paraId="0C527CA5" w14:textId="2E04B4FD" w:rsidR="00AA3323" w:rsidDel="000C5586" w:rsidRDefault="00064E76">
          <w:pPr>
            <w:pStyle w:val="TOC3"/>
            <w:tabs>
              <w:tab w:val="left" w:pos="1320"/>
              <w:tab w:val="right" w:leader="dot" w:pos="9016"/>
            </w:tabs>
            <w:rPr>
              <w:del w:id="532" w:author="Cailleret Levi (cailllev)" w:date="2020-12-14T08:38:00Z"/>
              <w:rFonts w:eastAsiaTheme="minorEastAsia"/>
              <w:noProof/>
              <w:lang w:eastAsia="de-CH"/>
            </w:rPr>
          </w:pPr>
          <w:del w:id="533" w:author="Cailleret Levi (cailllev)" w:date="2020-12-14T08:38:00Z">
            <w:r w:rsidDel="000C5586">
              <w:rPr>
                <w:noProof/>
              </w:rPr>
              <w:fldChar w:fldCharType="begin"/>
            </w:r>
          </w:del>
          <w:del w:id="534" w:author="Cailleret Levi (cailllev)" w:date="2020-12-15T16:22:00Z">
            <w:r w:rsidDel="00927BEC">
              <w:rPr>
                <w:noProof/>
              </w:rPr>
              <w:delInstrText xml:space="preserve"> HYPERLINK \l "_Toc57984325" </w:delInstrText>
            </w:r>
          </w:del>
          <w:del w:id="535" w:author="Cailleret Levi (cailllev)" w:date="2020-12-14T08:38:00Z">
            <w:r w:rsidDel="000C5586">
              <w:rPr>
                <w:noProof/>
              </w:rPr>
              <w:fldChar w:fldCharType="separate"/>
            </w:r>
          </w:del>
          <w:ins w:id="536" w:author="Cailleret Levi (cailllev)" w:date="2020-12-19T20:06:00Z">
            <w:r w:rsidR="00C07399">
              <w:rPr>
                <w:b/>
                <w:bCs/>
                <w:noProof/>
                <w:lang w:val="en-US"/>
              </w:rPr>
              <w:t>Error! Hyperlink reference not valid.</w:t>
            </w:r>
          </w:ins>
          <w:del w:id="537" w:author="Cailleret Levi (cailllev)" w:date="2020-12-14T08:38:00Z">
            <w:r w:rsidR="00AA3323" w:rsidRPr="00322074" w:rsidDel="000C5586">
              <w:rPr>
                <w:rStyle w:val="Hyperlink"/>
                <w:noProof/>
              </w:rPr>
              <w:delText>3.4.2</w:delText>
            </w:r>
            <w:r w:rsidR="00AA3323" w:rsidDel="000C5586">
              <w:rPr>
                <w:rFonts w:eastAsiaTheme="minorEastAsia"/>
                <w:noProof/>
                <w:lang w:eastAsia="de-CH"/>
              </w:rPr>
              <w:tab/>
            </w:r>
            <w:r w:rsidR="00AA3323" w:rsidRPr="00322074" w:rsidDel="000C5586">
              <w:rPr>
                <w:rStyle w:val="Hyperlink"/>
                <w:noProof/>
              </w:rPr>
              <w:delText>PPO Algorithmus</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_Toc57984325 \h </w:delInstrText>
            </w:r>
            <w:r w:rsidR="00AA3323" w:rsidDel="000C5586">
              <w:rPr>
                <w:noProof/>
                <w:webHidden/>
              </w:rPr>
            </w:r>
            <w:r w:rsidR="00AA3323" w:rsidDel="000C5586">
              <w:rPr>
                <w:noProof/>
                <w:webHidden/>
              </w:rPr>
              <w:fldChar w:fldCharType="separate"/>
            </w:r>
            <w:r w:rsidR="00AA3323" w:rsidDel="000C5586">
              <w:rPr>
                <w:noProof/>
                <w:webHidden/>
              </w:rPr>
              <w:delText>28</w:delText>
            </w:r>
            <w:r w:rsidR="00AA3323" w:rsidDel="000C5586">
              <w:rPr>
                <w:noProof/>
                <w:webHidden/>
              </w:rPr>
              <w:fldChar w:fldCharType="end"/>
            </w:r>
            <w:r w:rsidDel="000C5586">
              <w:rPr>
                <w:noProof/>
              </w:rPr>
              <w:fldChar w:fldCharType="end"/>
            </w:r>
          </w:del>
        </w:p>
        <w:p w14:paraId="53848F4C" w14:textId="68DD480E" w:rsidR="00AA3323" w:rsidDel="000C5586" w:rsidRDefault="00064E76">
          <w:pPr>
            <w:pStyle w:val="TOC2"/>
            <w:tabs>
              <w:tab w:val="left" w:pos="880"/>
              <w:tab w:val="right" w:leader="dot" w:pos="9016"/>
            </w:tabs>
            <w:rPr>
              <w:del w:id="538" w:author="Cailleret Levi (cailllev)" w:date="2020-12-14T08:38:00Z"/>
              <w:rFonts w:eastAsiaTheme="minorEastAsia"/>
              <w:noProof/>
              <w:lang w:eastAsia="de-CH"/>
            </w:rPr>
          </w:pPr>
          <w:del w:id="539" w:author="Cailleret Levi (cailllev)" w:date="2020-12-14T08:38:00Z">
            <w:r w:rsidDel="000C5586">
              <w:rPr>
                <w:noProof/>
              </w:rPr>
              <w:fldChar w:fldCharType="begin"/>
            </w:r>
          </w:del>
          <w:del w:id="540" w:author="Cailleret Levi (cailllev)" w:date="2020-12-15T16:22:00Z">
            <w:r w:rsidDel="00927BEC">
              <w:rPr>
                <w:noProof/>
              </w:rPr>
              <w:delInstrText xml:space="preserve"> HYPERLINK \l "_Toc57984326" </w:delInstrText>
            </w:r>
          </w:del>
          <w:del w:id="541" w:author="Cailleret Levi (cailllev)" w:date="2020-12-14T08:38:00Z">
            <w:r w:rsidDel="000C5586">
              <w:rPr>
                <w:noProof/>
              </w:rPr>
              <w:fldChar w:fldCharType="separate"/>
            </w:r>
          </w:del>
          <w:ins w:id="542" w:author="Cailleret Levi (cailllev)" w:date="2020-12-19T20:06:00Z">
            <w:r w:rsidR="00C07399">
              <w:rPr>
                <w:b/>
                <w:bCs/>
                <w:noProof/>
                <w:lang w:val="en-US"/>
              </w:rPr>
              <w:t>Error! Hyperlink reference not valid.</w:t>
            </w:r>
          </w:ins>
          <w:del w:id="543" w:author="Cailleret Levi (cailllev)" w:date="2020-12-14T08:38:00Z">
            <w:r w:rsidR="00AA3323" w:rsidRPr="00322074" w:rsidDel="000C5586">
              <w:rPr>
                <w:rStyle w:val="Hyperlink"/>
                <w:noProof/>
              </w:rPr>
              <w:delText>3.5</w:delText>
            </w:r>
            <w:r w:rsidR="00AA3323" w:rsidDel="000C5586">
              <w:rPr>
                <w:rFonts w:eastAsiaTheme="minorEastAsia"/>
                <w:noProof/>
                <w:lang w:eastAsia="de-CH"/>
              </w:rPr>
              <w:tab/>
            </w:r>
            <w:r w:rsidR="00AA3323" w:rsidRPr="00322074" w:rsidDel="000C5586">
              <w:rPr>
                <w:rStyle w:val="Hyperlink"/>
                <w:noProof/>
              </w:rPr>
              <w:delText>Eigene MTD – Defender2000</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_Toc57984326 \h </w:delInstrText>
            </w:r>
            <w:r w:rsidR="00AA3323" w:rsidDel="000C5586">
              <w:rPr>
                <w:noProof/>
                <w:webHidden/>
              </w:rPr>
            </w:r>
            <w:r w:rsidR="00AA3323" w:rsidDel="000C5586">
              <w:rPr>
                <w:noProof/>
                <w:webHidden/>
              </w:rPr>
              <w:fldChar w:fldCharType="separate"/>
            </w:r>
            <w:r w:rsidR="00AA3323" w:rsidDel="000C5586">
              <w:rPr>
                <w:noProof/>
                <w:webHidden/>
              </w:rPr>
              <w:delText>29</w:delText>
            </w:r>
            <w:r w:rsidR="00AA3323" w:rsidDel="000C5586">
              <w:rPr>
                <w:noProof/>
                <w:webHidden/>
              </w:rPr>
              <w:fldChar w:fldCharType="end"/>
            </w:r>
            <w:r w:rsidDel="000C5586">
              <w:rPr>
                <w:noProof/>
              </w:rPr>
              <w:fldChar w:fldCharType="end"/>
            </w:r>
          </w:del>
        </w:p>
        <w:p w14:paraId="1F7A29C8" w14:textId="14DCD759" w:rsidR="00AA3323" w:rsidDel="000C5586" w:rsidRDefault="00064E76">
          <w:pPr>
            <w:pStyle w:val="TOC1"/>
            <w:tabs>
              <w:tab w:val="left" w:pos="440"/>
            </w:tabs>
            <w:rPr>
              <w:del w:id="544" w:author="Cailleret Levi (cailllev)" w:date="2020-12-14T08:38:00Z"/>
              <w:rFonts w:eastAsiaTheme="minorEastAsia"/>
              <w:noProof/>
              <w:lang w:eastAsia="de-CH"/>
            </w:rPr>
          </w:pPr>
          <w:del w:id="545" w:author="Cailleret Levi (cailllev)" w:date="2020-12-14T08:38:00Z">
            <w:r w:rsidDel="000C5586">
              <w:rPr>
                <w:noProof/>
              </w:rPr>
              <w:fldChar w:fldCharType="begin"/>
            </w:r>
          </w:del>
          <w:del w:id="546" w:author="Cailleret Levi (cailllev)" w:date="2020-12-15T16:22:00Z">
            <w:r w:rsidDel="00927BEC">
              <w:rPr>
                <w:noProof/>
              </w:rPr>
              <w:delInstrText xml:space="preserve"> HYPERLINK \l "_Toc57984327" </w:delInstrText>
            </w:r>
          </w:del>
          <w:del w:id="547" w:author="Cailleret Levi (cailllev)" w:date="2020-12-14T08:38:00Z">
            <w:r w:rsidDel="000C5586">
              <w:rPr>
                <w:noProof/>
              </w:rPr>
              <w:fldChar w:fldCharType="separate"/>
            </w:r>
          </w:del>
          <w:ins w:id="548" w:author="Cailleret Levi (cailllev)" w:date="2020-12-19T20:06:00Z">
            <w:r w:rsidR="00C07399">
              <w:rPr>
                <w:b/>
                <w:bCs/>
                <w:noProof/>
                <w:lang w:val="en-US"/>
              </w:rPr>
              <w:t>Error! Hyperlink reference not valid.</w:t>
            </w:r>
          </w:ins>
          <w:del w:id="549" w:author="Cailleret Levi (cailllev)" w:date="2020-12-14T08:38:00Z">
            <w:r w:rsidR="00AA3323" w:rsidRPr="00322074" w:rsidDel="000C5586">
              <w:rPr>
                <w:rStyle w:val="Hyperlink"/>
                <w:noProof/>
              </w:rPr>
              <w:delText>4</w:delText>
            </w:r>
            <w:r w:rsidR="00AA3323" w:rsidDel="000C5586">
              <w:rPr>
                <w:rFonts w:eastAsiaTheme="minorEastAsia"/>
                <w:noProof/>
                <w:lang w:eastAsia="de-CH"/>
              </w:rPr>
              <w:tab/>
            </w:r>
            <w:r w:rsidR="00AA3323" w:rsidRPr="00322074" w:rsidDel="000C5586">
              <w:rPr>
                <w:rStyle w:val="Hyperlink"/>
                <w:noProof/>
              </w:rPr>
              <w:delText>Resultate</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_Toc57984327 \h </w:delInstrText>
            </w:r>
            <w:r w:rsidR="00AA3323" w:rsidDel="000C5586">
              <w:rPr>
                <w:noProof/>
                <w:webHidden/>
              </w:rPr>
            </w:r>
            <w:r w:rsidR="00AA3323" w:rsidDel="000C5586">
              <w:rPr>
                <w:noProof/>
                <w:webHidden/>
              </w:rPr>
              <w:fldChar w:fldCharType="separate"/>
            </w:r>
            <w:r w:rsidR="00AA3323" w:rsidDel="000C5586">
              <w:rPr>
                <w:noProof/>
                <w:webHidden/>
              </w:rPr>
              <w:delText>30</w:delText>
            </w:r>
            <w:r w:rsidR="00AA3323" w:rsidDel="000C5586">
              <w:rPr>
                <w:noProof/>
                <w:webHidden/>
              </w:rPr>
              <w:fldChar w:fldCharType="end"/>
            </w:r>
            <w:r w:rsidDel="000C5586">
              <w:rPr>
                <w:noProof/>
              </w:rPr>
              <w:fldChar w:fldCharType="end"/>
            </w:r>
          </w:del>
        </w:p>
        <w:p w14:paraId="2CA1A8F6" w14:textId="2813B3FB" w:rsidR="00AA3323" w:rsidDel="000C5586" w:rsidRDefault="00064E76">
          <w:pPr>
            <w:pStyle w:val="TOC2"/>
            <w:tabs>
              <w:tab w:val="left" w:pos="880"/>
              <w:tab w:val="right" w:leader="dot" w:pos="9016"/>
            </w:tabs>
            <w:rPr>
              <w:del w:id="550" w:author="Cailleret Levi (cailllev)" w:date="2020-12-14T08:38:00Z"/>
              <w:rFonts w:eastAsiaTheme="minorEastAsia"/>
              <w:noProof/>
              <w:lang w:eastAsia="de-CH"/>
            </w:rPr>
          </w:pPr>
          <w:del w:id="551" w:author="Cailleret Levi (cailllev)" w:date="2020-12-14T08:38:00Z">
            <w:r w:rsidDel="000C5586">
              <w:rPr>
                <w:noProof/>
              </w:rPr>
              <w:fldChar w:fldCharType="begin"/>
            </w:r>
          </w:del>
          <w:del w:id="552" w:author="Cailleret Levi (cailllev)" w:date="2020-12-15T16:22:00Z">
            <w:r w:rsidDel="00927BEC">
              <w:rPr>
                <w:noProof/>
              </w:rPr>
              <w:delInstrText xml:space="preserve"> HYPERLINK \l "_Toc57984328" </w:delInstrText>
            </w:r>
          </w:del>
          <w:del w:id="553" w:author="Cailleret Levi (cailllev)" w:date="2020-12-14T08:38:00Z">
            <w:r w:rsidDel="000C5586">
              <w:rPr>
                <w:noProof/>
              </w:rPr>
              <w:fldChar w:fldCharType="separate"/>
            </w:r>
          </w:del>
          <w:ins w:id="554" w:author="Cailleret Levi (cailllev)" w:date="2020-12-19T20:06:00Z">
            <w:r w:rsidR="00C07399">
              <w:rPr>
                <w:b/>
                <w:bCs/>
                <w:noProof/>
                <w:lang w:val="en-US"/>
              </w:rPr>
              <w:t>Error! Hyperlink reference not valid.</w:t>
            </w:r>
          </w:ins>
          <w:del w:id="555" w:author="Cailleret Levi (cailllev)" w:date="2020-12-14T08:38:00Z">
            <w:r w:rsidR="00AA3323" w:rsidRPr="00322074" w:rsidDel="000C5586">
              <w:rPr>
                <w:rStyle w:val="Hyperlink"/>
                <w:noProof/>
              </w:rPr>
              <w:delText>4.1</w:delText>
            </w:r>
            <w:r w:rsidR="00AA3323" w:rsidDel="000C5586">
              <w:rPr>
                <w:rFonts w:eastAsiaTheme="minorEastAsia"/>
                <w:noProof/>
                <w:lang w:eastAsia="de-CH"/>
              </w:rPr>
              <w:tab/>
            </w:r>
            <w:r w:rsidR="00AA3323" w:rsidRPr="00322074" w:rsidDel="000C5586">
              <w:rPr>
                <w:rStyle w:val="Hyperlink"/>
                <w:noProof/>
              </w:rPr>
              <w:delText>Erläuterung Verschiedene Modi</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_Toc57984328 \h </w:delInstrText>
            </w:r>
            <w:r w:rsidR="00AA3323" w:rsidDel="000C5586">
              <w:rPr>
                <w:noProof/>
                <w:webHidden/>
              </w:rPr>
            </w:r>
            <w:r w:rsidR="00AA3323" w:rsidDel="000C5586">
              <w:rPr>
                <w:noProof/>
                <w:webHidden/>
              </w:rPr>
              <w:fldChar w:fldCharType="separate"/>
            </w:r>
            <w:r w:rsidR="00AA3323" w:rsidDel="000C5586">
              <w:rPr>
                <w:noProof/>
                <w:webHidden/>
              </w:rPr>
              <w:delText>30</w:delText>
            </w:r>
            <w:r w:rsidR="00AA3323" w:rsidDel="000C5586">
              <w:rPr>
                <w:noProof/>
                <w:webHidden/>
              </w:rPr>
              <w:fldChar w:fldCharType="end"/>
            </w:r>
            <w:r w:rsidDel="000C5586">
              <w:rPr>
                <w:noProof/>
              </w:rPr>
              <w:fldChar w:fldCharType="end"/>
            </w:r>
          </w:del>
        </w:p>
        <w:p w14:paraId="50DBADE6" w14:textId="0988FF68" w:rsidR="00AA3323" w:rsidDel="000C5586" w:rsidRDefault="00064E76">
          <w:pPr>
            <w:pStyle w:val="TOC3"/>
            <w:tabs>
              <w:tab w:val="left" w:pos="1320"/>
              <w:tab w:val="right" w:leader="dot" w:pos="9016"/>
            </w:tabs>
            <w:rPr>
              <w:del w:id="556" w:author="Cailleret Levi (cailllev)" w:date="2020-12-14T08:38:00Z"/>
              <w:rFonts w:eastAsiaTheme="minorEastAsia"/>
              <w:noProof/>
              <w:lang w:eastAsia="de-CH"/>
            </w:rPr>
          </w:pPr>
          <w:del w:id="557" w:author="Cailleret Levi (cailllev)" w:date="2020-12-14T08:38:00Z">
            <w:r w:rsidDel="000C5586">
              <w:rPr>
                <w:noProof/>
              </w:rPr>
              <w:fldChar w:fldCharType="begin"/>
            </w:r>
          </w:del>
          <w:del w:id="558" w:author="Cailleret Levi (cailllev)" w:date="2020-12-15T16:22:00Z">
            <w:r w:rsidDel="00927BEC">
              <w:rPr>
                <w:noProof/>
              </w:rPr>
              <w:delInstrText xml:space="preserve"> HYPERLINK \l "_Toc57984329" </w:delInstrText>
            </w:r>
          </w:del>
          <w:del w:id="559" w:author="Cailleret Levi (cailllev)" w:date="2020-12-14T08:38:00Z">
            <w:r w:rsidDel="000C5586">
              <w:rPr>
                <w:noProof/>
              </w:rPr>
              <w:fldChar w:fldCharType="separate"/>
            </w:r>
          </w:del>
          <w:ins w:id="560" w:author="Cailleret Levi (cailllev)" w:date="2020-12-19T20:06:00Z">
            <w:r w:rsidR="00C07399">
              <w:rPr>
                <w:b/>
                <w:bCs/>
                <w:noProof/>
                <w:lang w:val="en-US"/>
              </w:rPr>
              <w:t>Error! Hyperlink reference not valid.</w:t>
            </w:r>
          </w:ins>
          <w:del w:id="561" w:author="Cailleret Levi (cailllev)" w:date="2020-12-14T08:38:00Z">
            <w:r w:rsidR="00AA3323" w:rsidRPr="00322074" w:rsidDel="000C5586">
              <w:rPr>
                <w:rStyle w:val="Hyperlink"/>
                <w:noProof/>
              </w:rPr>
              <w:delText>4.1.1</w:delText>
            </w:r>
            <w:r w:rsidR="00AA3323" w:rsidDel="000C5586">
              <w:rPr>
                <w:rFonts w:eastAsiaTheme="minorEastAsia"/>
                <w:noProof/>
                <w:lang w:eastAsia="de-CH"/>
              </w:rPr>
              <w:tab/>
            </w:r>
            <w:r w:rsidR="00AA3323" w:rsidRPr="00322074" w:rsidDel="000C5586">
              <w:rPr>
                <w:rStyle w:val="Hyperlink"/>
                <w:noProof/>
              </w:rPr>
              <w:delText>Normal</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_Toc57984329 \h </w:delInstrText>
            </w:r>
            <w:r w:rsidR="00AA3323" w:rsidDel="000C5586">
              <w:rPr>
                <w:noProof/>
                <w:webHidden/>
              </w:rPr>
            </w:r>
            <w:r w:rsidR="00AA3323" w:rsidDel="000C5586">
              <w:rPr>
                <w:noProof/>
                <w:webHidden/>
              </w:rPr>
              <w:fldChar w:fldCharType="separate"/>
            </w:r>
            <w:r w:rsidR="00AA3323" w:rsidDel="000C5586">
              <w:rPr>
                <w:noProof/>
                <w:webHidden/>
              </w:rPr>
              <w:delText>30</w:delText>
            </w:r>
            <w:r w:rsidR="00AA3323" w:rsidDel="000C5586">
              <w:rPr>
                <w:noProof/>
                <w:webHidden/>
              </w:rPr>
              <w:fldChar w:fldCharType="end"/>
            </w:r>
            <w:r w:rsidDel="000C5586">
              <w:rPr>
                <w:noProof/>
              </w:rPr>
              <w:fldChar w:fldCharType="end"/>
            </w:r>
          </w:del>
        </w:p>
        <w:p w14:paraId="16AB23CE" w14:textId="0A9E9F4A" w:rsidR="00AA3323" w:rsidDel="000C5586" w:rsidRDefault="00064E76">
          <w:pPr>
            <w:pStyle w:val="TOC3"/>
            <w:tabs>
              <w:tab w:val="left" w:pos="1320"/>
              <w:tab w:val="right" w:leader="dot" w:pos="9016"/>
            </w:tabs>
            <w:rPr>
              <w:del w:id="562" w:author="Cailleret Levi (cailllev)" w:date="2020-12-14T08:38:00Z"/>
              <w:rFonts w:eastAsiaTheme="minorEastAsia"/>
              <w:noProof/>
              <w:lang w:eastAsia="de-CH"/>
            </w:rPr>
          </w:pPr>
          <w:del w:id="563" w:author="Cailleret Levi (cailllev)" w:date="2020-12-14T08:38:00Z">
            <w:r w:rsidDel="000C5586">
              <w:rPr>
                <w:noProof/>
              </w:rPr>
              <w:fldChar w:fldCharType="begin"/>
            </w:r>
          </w:del>
          <w:del w:id="564" w:author="Cailleret Levi (cailllev)" w:date="2020-12-15T16:22:00Z">
            <w:r w:rsidDel="00927BEC">
              <w:rPr>
                <w:noProof/>
              </w:rPr>
              <w:delInstrText xml:space="preserve"> HYPERLINK \l "_Toc57984330" </w:delInstrText>
            </w:r>
          </w:del>
          <w:del w:id="565" w:author="Cailleret Levi (cailllev)" w:date="2020-12-14T08:38:00Z">
            <w:r w:rsidDel="000C5586">
              <w:rPr>
                <w:noProof/>
              </w:rPr>
              <w:fldChar w:fldCharType="separate"/>
            </w:r>
          </w:del>
          <w:ins w:id="566" w:author="Cailleret Levi (cailllev)" w:date="2020-12-19T20:06:00Z">
            <w:r w:rsidR="00C07399">
              <w:rPr>
                <w:b/>
                <w:bCs/>
                <w:noProof/>
                <w:lang w:val="en-US"/>
              </w:rPr>
              <w:t>Error! Hyperlink reference not valid.</w:t>
            </w:r>
          </w:ins>
          <w:del w:id="567" w:author="Cailleret Levi (cailllev)" w:date="2020-12-14T08:38:00Z">
            <w:r w:rsidR="00AA3323" w:rsidRPr="00322074" w:rsidDel="000C5586">
              <w:rPr>
                <w:rStyle w:val="Hyperlink"/>
                <w:noProof/>
              </w:rPr>
              <w:delText>4.1.2</w:delText>
            </w:r>
            <w:r w:rsidR="00AA3323" w:rsidDel="000C5586">
              <w:rPr>
                <w:rFonts w:eastAsiaTheme="minorEastAsia"/>
                <w:noProof/>
                <w:lang w:eastAsia="de-CH"/>
              </w:rPr>
              <w:tab/>
            </w:r>
            <w:r w:rsidR="00AA3323" w:rsidRPr="00322074" w:rsidDel="000C5586">
              <w:rPr>
                <w:rStyle w:val="Hyperlink"/>
                <w:noProof/>
              </w:rPr>
              <w:delText>Nur Service Neustarts</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_Toc57984330 \h </w:delInstrText>
            </w:r>
            <w:r w:rsidR="00AA3323" w:rsidDel="000C5586">
              <w:rPr>
                <w:noProof/>
                <w:webHidden/>
              </w:rPr>
            </w:r>
            <w:r w:rsidR="00AA3323" w:rsidDel="000C5586">
              <w:rPr>
                <w:noProof/>
                <w:webHidden/>
              </w:rPr>
              <w:fldChar w:fldCharType="separate"/>
            </w:r>
            <w:r w:rsidR="00AA3323" w:rsidDel="000C5586">
              <w:rPr>
                <w:noProof/>
                <w:webHidden/>
              </w:rPr>
              <w:delText>30</w:delText>
            </w:r>
            <w:r w:rsidR="00AA3323" w:rsidDel="000C5586">
              <w:rPr>
                <w:noProof/>
                <w:webHidden/>
              </w:rPr>
              <w:fldChar w:fldCharType="end"/>
            </w:r>
            <w:r w:rsidDel="000C5586">
              <w:rPr>
                <w:noProof/>
              </w:rPr>
              <w:fldChar w:fldCharType="end"/>
            </w:r>
          </w:del>
        </w:p>
        <w:p w14:paraId="3E8941BF" w14:textId="0C21E5AF" w:rsidR="00AA3323" w:rsidDel="000C5586" w:rsidRDefault="00064E76">
          <w:pPr>
            <w:pStyle w:val="TOC3"/>
            <w:tabs>
              <w:tab w:val="left" w:pos="1320"/>
              <w:tab w:val="right" w:leader="dot" w:pos="9016"/>
            </w:tabs>
            <w:rPr>
              <w:del w:id="568" w:author="Cailleret Levi (cailllev)" w:date="2020-12-14T08:38:00Z"/>
              <w:rFonts w:eastAsiaTheme="minorEastAsia"/>
              <w:noProof/>
              <w:lang w:eastAsia="de-CH"/>
            </w:rPr>
          </w:pPr>
          <w:del w:id="569" w:author="Cailleret Levi (cailllev)" w:date="2020-12-14T08:38:00Z">
            <w:r w:rsidDel="000C5586">
              <w:rPr>
                <w:noProof/>
              </w:rPr>
              <w:fldChar w:fldCharType="begin"/>
            </w:r>
          </w:del>
          <w:del w:id="570" w:author="Cailleret Levi (cailllev)" w:date="2020-12-15T16:22:00Z">
            <w:r w:rsidDel="00927BEC">
              <w:rPr>
                <w:noProof/>
              </w:rPr>
              <w:delInstrText xml:space="preserve"> HYPERLINK \l "_Toc57984331" </w:delInstrText>
            </w:r>
          </w:del>
          <w:del w:id="571" w:author="Cailleret Levi (cailllev)" w:date="2020-12-14T08:38:00Z">
            <w:r w:rsidDel="000C5586">
              <w:rPr>
                <w:noProof/>
              </w:rPr>
              <w:fldChar w:fldCharType="separate"/>
            </w:r>
          </w:del>
          <w:ins w:id="572" w:author="Cailleret Levi (cailllev)" w:date="2020-12-19T20:06:00Z">
            <w:r w:rsidR="00C07399">
              <w:rPr>
                <w:b/>
                <w:bCs/>
                <w:noProof/>
                <w:lang w:val="en-US"/>
              </w:rPr>
              <w:t>Error! Hyperlink reference not valid.</w:t>
            </w:r>
          </w:ins>
          <w:del w:id="573" w:author="Cailleret Levi (cailllev)" w:date="2020-12-14T08:38:00Z">
            <w:r w:rsidR="00AA3323" w:rsidRPr="00322074" w:rsidDel="000C5586">
              <w:rPr>
                <w:rStyle w:val="Hyperlink"/>
                <w:noProof/>
              </w:rPr>
              <w:delText>4.1.3</w:delText>
            </w:r>
            <w:r w:rsidR="00AA3323" w:rsidDel="000C5586">
              <w:rPr>
                <w:rFonts w:eastAsiaTheme="minorEastAsia"/>
                <w:noProof/>
                <w:lang w:eastAsia="de-CH"/>
              </w:rPr>
              <w:tab/>
            </w:r>
            <w:r w:rsidR="00AA3323" w:rsidRPr="00322074" w:rsidDel="000C5586">
              <w:rPr>
                <w:rStyle w:val="Hyperlink"/>
                <w:noProof/>
              </w:rPr>
              <w:delText>Nur Detektionssystem Auswechslungen</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_Toc57984331 \h </w:delInstrText>
            </w:r>
            <w:r w:rsidR="00AA3323" w:rsidDel="000C5586">
              <w:rPr>
                <w:noProof/>
                <w:webHidden/>
              </w:rPr>
            </w:r>
            <w:r w:rsidR="00AA3323" w:rsidDel="000C5586">
              <w:rPr>
                <w:noProof/>
                <w:webHidden/>
              </w:rPr>
              <w:fldChar w:fldCharType="separate"/>
            </w:r>
            <w:r w:rsidR="00AA3323" w:rsidDel="000C5586">
              <w:rPr>
                <w:noProof/>
                <w:webHidden/>
              </w:rPr>
              <w:delText>30</w:delText>
            </w:r>
            <w:r w:rsidR="00AA3323" w:rsidDel="000C5586">
              <w:rPr>
                <w:noProof/>
                <w:webHidden/>
              </w:rPr>
              <w:fldChar w:fldCharType="end"/>
            </w:r>
            <w:r w:rsidDel="000C5586">
              <w:rPr>
                <w:noProof/>
              </w:rPr>
              <w:fldChar w:fldCharType="end"/>
            </w:r>
          </w:del>
        </w:p>
        <w:p w14:paraId="32AC00CC" w14:textId="2A7E59D1" w:rsidR="00AA3323" w:rsidDel="000C5586" w:rsidRDefault="00064E76">
          <w:pPr>
            <w:pStyle w:val="TOC3"/>
            <w:tabs>
              <w:tab w:val="left" w:pos="1320"/>
              <w:tab w:val="right" w:leader="dot" w:pos="9016"/>
            </w:tabs>
            <w:rPr>
              <w:del w:id="574" w:author="Cailleret Levi (cailllev)" w:date="2020-12-14T08:38:00Z"/>
              <w:rFonts w:eastAsiaTheme="minorEastAsia"/>
              <w:noProof/>
              <w:lang w:eastAsia="de-CH"/>
            </w:rPr>
          </w:pPr>
          <w:del w:id="575" w:author="Cailleret Levi (cailllev)" w:date="2020-12-14T08:38:00Z">
            <w:r w:rsidDel="000C5586">
              <w:rPr>
                <w:noProof/>
              </w:rPr>
              <w:fldChar w:fldCharType="begin"/>
            </w:r>
          </w:del>
          <w:del w:id="576" w:author="Cailleret Levi (cailllev)" w:date="2020-12-15T16:22:00Z">
            <w:r w:rsidDel="00927BEC">
              <w:rPr>
                <w:noProof/>
              </w:rPr>
              <w:delInstrText xml:space="preserve"> HYPERLINK \l "_Toc57984332" </w:delInstrText>
            </w:r>
          </w:del>
          <w:del w:id="577" w:author="Cailleret Levi (cailllev)" w:date="2020-12-14T08:38:00Z">
            <w:r w:rsidDel="000C5586">
              <w:rPr>
                <w:noProof/>
              </w:rPr>
              <w:fldChar w:fldCharType="separate"/>
            </w:r>
          </w:del>
          <w:ins w:id="578" w:author="Cailleret Levi (cailllev)" w:date="2020-12-19T20:06:00Z">
            <w:r w:rsidR="00C07399">
              <w:rPr>
                <w:b/>
                <w:bCs/>
                <w:noProof/>
                <w:lang w:val="en-US"/>
              </w:rPr>
              <w:t>Error! Hyperlink reference not valid.</w:t>
            </w:r>
          </w:ins>
          <w:del w:id="579" w:author="Cailleret Levi (cailllev)" w:date="2020-12-14T08:38:00Z">
            <w:r w:rsidR="00AA3323" w:rsidRPr="00322074" w:rsidDel="000C5586">
              <w:rPr>
                <w:rStyle w:val="Hyperlink"/>
                <w:noProof/>
              </w:rPr>
              <w:delText>4.1.4</w:delText>
            </w:r>
            <w:r w:rsidR="00AA3323" w:rsidDel="000C5586">
              <w:rPr>
                <w:rFonts w:eastAsiaTheme="minorEastAsia"/>
                <w:noProof/>
                <w:lang w:eastAsia="de-CH"/>
              </w:rPr>
              <w:tab/>
            </w:r>
            <w:r w:rsidR="00AA3323" w:rsidRPr="00322074" w:rsidDel="000C5586">
              <w:rPr>
                <w:rStyle w:val="Hyperlink"/>
                <w:noProof/>
              </w:rPr>
              <w:delText>Pause</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_Toc57984332 \h </w:delInstrText>
            </w:r>
            <w:r w:rsidR="00AA3323" w:rsidDel="000C5586">
              <w:rPr>
                <w:noProof/>
                <w:webHidden/>
              </w:rPr>
            </w:r>
            <w:r w:rsidR="00AA3323" w:rsidDel="000C5586">
              <w:rPr>
                <w:noProof/>
                <w:webHidden/>
              </w:rPr>
              <w:fldChar w:fldCharType="separate"/>
            </w:r>
            <w:r w:rsidR="00AA3323" w:rsidDel="000C5586">
              <w:rPr>
                <w:noProof/>
                <w:webHidden/>
              </w:rPr>
              <w:delText>30</w:delText>
            </w:r>
            <w:r w:rsidR="00AA3323" w:rsidDel="000C5586">
              <w:rPr>
                <w:noProof/>
                <w:webHidden/>
              </w:rPr>
              <w:fldChar w:fldCharType="end"/>
            </w:r>
            <w:r w:rsidDel="000C5586">
              <w:rPr>
                <w:noProof/>
              </w:rPr>
              <w:fldChar w:fldCharType="end"/>
            </w:r>
          </w:del>
        </w:p>
        <w:p w14:paraId="0BA765BC" w14:textId="1188071C" w:rsidR="00AA3323" w:rsidDel="000C5586" w:rsidRDefault="00064E76">
          <w:pPr>
            <w:pStyle w:val="TOC2"/>
            <w:tabs>
              <w:tab w:val="left" w:pos="880"/>
              <w:tab w:val="right" w:leader="dot" w:pos="9016"/>
            </w:tabs>
            <w:rPr>
              <w:del w:id="580" w:author="Cailleret Levi (cailllev)" w:date="2020-12-14T08:38:00Z"/>
              <w:rFonts w:eastAsiaTheme="minorEastAsia"/>
              <w:noProof/>
              <w:lang w:eastAsia="de-CH"/>
            </w:rPr>
          </w:pPr>
          <w:del w:id="581" w:author="Cailleret Levi (cailllev)" w:date="2020-12-14T08:38:00Z">
            <w:r w:rsidDel="000C5586">
              <w:rPr>
                <w:noProof/>
              </w:rPr>
              <w:fldChar w:fldCharType="begin"/>
            </w:r>
          </w:del>
          <w:del w:id="582" w:author="Cailleret Levi (cailllev)" w:date="2020-12-15T16:22:00Z">
            <w:r w:rsidDel="00927BEC">
              <w:rPr>
                <w:noProof/>
              </w:rPr>
              <w:delInstrText xml:space="preserve"> HYPERLINK \l "_Toc57984333" </w:delInstrText>
            </w:r>
          </w:del>
          <w:del w:id="583" w:author="Cailleret Levi (cailllev)" w:date="2020-12-14T08:38:00Z">
            <w:r w:rsidDel="000C5586">
              <w:rPr>
                <w:noProof/>
              </w:rPr>
              <w:fldChar w:fldCharType="separate"/>
            </w:r>
          </w:del>
          <w:ins w:id="584" w:author="Cailleret Levi (cailllev)" w:date="2020-12-19T20:06:00Z">
            <w:r w:rsidR="00C07399">
              <w:rPr>
                <w:b/>
                <w:bCs/>
                <w:noProof/>
                <w:lang w:val="en-US"/>
              </w:rPr>
              <w:t>Error! Hyperlink reference not valid.</w:t>
            </w:r>
          </w:ins>
          <w:del w:id="585" w:author="Cailleret Levi (cailllev)" w:date="2020-12-14T08:38:00Z">
            <w:r w:rsidR="00AA3323" w:rsidRPr="00322074" w:rsidDel="000C5586">
              <w:rPr>
                <w:rStyle w:val="Hyperlink"/>
                <w:noProof/>
              </w:rPr>
              <w:delText>4.2</w:delText>
            </w:r>
            <w:r w:rsidR="00AA3323" w:rsidDel="000C5586">
              <w:rPr>
                <w:rFonts w:eastAsiaTheme="minorEastAsia"/>
                <w:noProof/>
                <w:lang w:eastAsia="de-CH"/>
              </w:rPr>
              <w:tab/>
            </w:r>
            <w:r w:rsidR="00AA3323" w:rsidRPr="00322074" w:rsidDel="000C5586">
              <w:rPr>
                <w:rStyle w:val="Hyperlink"/>
                <w:noProof/>
              </w:rPr>
              <w:delText>Resultate Übersicht</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_Toc57984333 \h </w:delInstrText>
            </w:r>
            <w:r w:rsidR="00AA3323" w:rsidDel="000C5586">
              <w:rPr>
                <w:noProof/>
                <w:webHidden/>
              </w:rPr>
            </w:r>
            <w:r w:rsidR="00AA3323" w:rsidDel="000C5586">
              <w:rPr>
                <w:noProof/>
                <w:webHidden/>
              </w:rPr>
              <w:fldChar w:fldCharType="separate"/>
            </w:r>
            <w:r w:rsidR="00AA3323" w:rsidDel="000C5586">
              <w:rPr>
                <w:noProof/>
                <w:webHidden/>
              </w:rPr>
              <w:delText>31</w:delText>
            </w:r>
            <w:r w:rsidR="00AA3323" w:rsidDel="000C5586">
              <w:rPr>
                <w:noProof/>
                <w:webHidden/>
              </w:rPr>
              <w:fldChar w:fldCharType="end"/>
            </w:r>
            <w:r w:rsidDel="000C5586">
              <w:rPr>
                <w:noProof/>
              </w:rPr>
              <w:fldChar w:fldCharType="end"/>
            </w:r>
          </w:del>
        </w:p>
        <w:p w14:paraId="2FF685AF" w14:textId="5EC34502" w:rsidR="00AA3323" w:rsidDel="000C5586" w:rsidRDefault="00064E76">
          <w:pPr>
            <w:pStyle w:val="TOC3"/>
            <w:tabs>
              <w:tab w:val="left" w:pos="1320"/>
              <w:tab w:val="right" w:leader="dot" w:pos="9016"/>
            </w:tabs>
            <w:rPr>
              <w:del w:id="586" w:author="Cailleret Levi (cailllev)" w:date="2020-12-14T08:38:00Z"/>
              <w:rFonts w:eastAsiaTheme="minorEastAsia"/>
              <w:noProof/>
              <w:lang w:eastAsia="de-CH"/>
            </w:rPr>
          </w:pPr>
          <w:del w:id="587" w:author="Cailleret Levi (cailllev)" w:date="2020-12-14T08:38:00Z">
            <w:r w:rsidDel="000C5586">
              <w:rPr>
                <w:noProof/>
              </w:rPr>
              <w:fldChar w:fldCharType="begin"/>
            </w:r>
          </w:del>
          <w:del w:id="588" w:author="Cailleret Levi (cailllev)" w:date="2020-12-15T16:22:00Z">
            <w:r w:rsidDel="00927BEC">
              <w:rPr>
                <w:noProof/>
              </w:rPr>
              <w:delInstrText xml:space="preserve"> HYPERLINK \l "_Toc57984334" </w:delInstrText>
            </w:r>
          </w:del>
          <w:del w:id="589" w:author="Cailleret Levi (cailllev)" w:date="2020-12-14T08:38:00Z">
            <w:r w:rsidDel="000C5586">
              <w:rPr>
                <w:noProof/>
              </w:rPr>
              <w:fldChar w:fldCharType="separate"/>
            </w:r>
          </w:del>
          <w:ins w:id="590" w:author="Cailleret Levi (cailllev)" w:date="2020-12-19T20:06:00Z">
            <w:r w:rsidR="00C07399">
              <w:rPr>
                <w:b/>
                <w:bCs/>
                <w:noProof/>
                <w:lang w:val="en-US"/>
              </w:rPr>
              <w:t>Error! Hyperlink reference not valid.</w:t>
            </w:r>
          </w:ins>
          <w:del w:id="591" w:author="Cailleret Levi (cailllev)" w:date="2020-12-14T08:38:00Z">
            <w:r w:rsidR="00AA3323" w:rsidRPr="00322074" w:rsidDel="000C5586">
              <w:rPr>
                <w:rStyle w:val="Hyperlink"/>
                <w:noProof/>
              </w:rPr>
              <w:delText>4.2.1</w:delText>
            </w:r>
            <w:r w:rsidR="00AA3323" w:rsidDel="000C5586">
              <w:rPr>
                <w:rFonts w:eastAsiaTheme="minorEastAsia"/>
                <w:noProof/>
                <w:lang w:eastAsia="de-CH"/>
              </w:rPr>
              <w:tab/>
            </w:r>
            <w:r w:rsidR="00AA3323" w:rsidRPr="00322074" w:rsidDel="000C5586">
              <w:rPr>
                <w:rStyle w:val="Hyperlink"/>
                <w:noProof/>
              </w:rPr>
              <w:delText>Erklärung</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_Toc57984334 \h </w:delInstrText>
            </w:r>
            <w:r w:rsidR="00AA3323" w:rsidDel="000C5586">
              <w:rPr>
                <w:noProof/>
                <w:webHidden/>
              </w:rPr>
            </w:r>
            <w:r w:rsidR="00AA3323" w:rsidDel="000C5586">
              <w:rPr>
                <w:noProof/>
                <w:webHidden/>
              </w:rPr>
              <w:fldChar w:fldCharType="separate"/>
            </w:r>
            <w:r w:rsidR="00AA3323" w:rsidDel="000C5586">
              <w:rPr>
                <w:noProof/>
                <w:webHidden/>
              </w:rPr>
              <w:delText>31</w:delText>
            </w:r>
            <w:r w:rsidR="00AA3323" w:rsidDel="000C5586">
              <w:rPr>
                <w:noProof/>
                <w:webHidden/>
              </w:rPr>
              <w:fldChar w:fldCharType="end"/>
            </w:r>
            <w:r w:rsidDel="000C5586">
              <w:rPr>
                <w:noProof/>
              </w:rPr>
              <w:fldChar w:fldCharType="end"/>
            </w:r>
          </w:del>
        </w:p>
        <w:p w14:paraId="1F7360BE" w14:textId="6E624C42" w:rsidR="00AA3323" w:rsidDel="000C5586" w:rsidRDefault="00064E76">
          <w:pPr>
            <w:pStyle w:val="TOC3"/>
            <w:tabs>
              <w:tab w:val="left" w:pos="1320"/>
              <w:tab w:val="right" w:leader="dot" w:pos="9016"/>
            </w:tabs>
            <w:rPr>
              <w:del w:id="592" w:author="Cailleret Levi (cailllev)" w:date="2020-12-14T08:38:00Z"/>
              <w:rFonts w:eastAsiaTheme="minorEastAsia"/>
              <w:noProof/>
              <w:lang w:eastAsia="de-CH"/>
            </w:rPr>
          </w:pPr>
          <w:del w:id="593" w:author="Cailleret Levi (cailllev)" w:date="2020-12-14T08:38:00Z">
            <w:r w:rsidDel="000C5586">
              <w:rPr>
                <w:noProof/>
              </w:rPr>
              <w:fldChar w:fldCharType="begin"/>
            </w:r>
          </w:del>
          <w:del w:id="594" w:author="Cailleret Levi (cailllev)" w:date="2020-12-15T16:22:00Z">
            <w:r w:rsidDel="00927BEC">
              <w:rPr>
                <w:noProof/>
              </w:rPr>
              <w:delInstrText xml:space="preserve"> HYPERLINK \l "_Toc57984335" </w:delInstrText>
            </w:r>
          </w:del>
          <w:del w:id="595" w:author="Cailleret Levi (cailllev)" w:date="2020-12-14T08:38:00Z">
            <w:r w:rsidDel="000C5586">
              <w:rPr>
                <w:noProof/>
              </w:rPr>
              <w:fldChar w:fldCharType="separate"/>
            </w:r>
          </w:del>
          <w:ins w:id="596" w:author="Cailleret Levi (cailllev)" w:date="2020-12-19T20:06:00Z">
            <w:r w:rsidR="00C07399">
              <w:rPr>
                <w:b/>
                <w:bCs/>
                <w:noProof/>
                <w:lang w:val="en-US"/>
              </w:rPr>
              <w:t>Error! Hyperlink reference not valid.</w:t>
            </w:r>
          </w:ins>
          <w:del w:id="597" w:author="Cailleret Levi (cailllev)" w:date="2020-12-14T08:38:00Z">
            <w:r w:rsidR="00AA3323" w:rsidRPr="00322074" w:rsidDel="000C5586">
              <w:rPr>
                <w:rStyle w:val="Hyperlink"/>
                <w:noProof/>
              </w:rPr>
              <w:delText>4.2.2</w:delText>
            </w:r>
            <w:r w:rsidR="00AA3323" w:rsidDel="000C5586">
              <w:rPr>
                <w:rFonts w:eastAsiaTheme="minorEastAsia"/>
                <w:noProof/>
                <w:lang w:eastAsia="de-CH"/>
              </w:rPr>
              <w:tab/>
            </w:r>
            <w:r w:rsidR="00AA3323" w:rsidRPr="00322074" w:rsidDel="000C5586">
              <w:rPr>
                <w:rStyle w:val="Hyperlink"/>
                <w:noProof/>
              </w:rPr>
              <w:delText>Normal</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_Toc57984335 \h </w:delInstrText>
            </w:r>
            <w:r w:rsidR="00AA3323" w:rsidDel="000C5586">
              <w:rPr>
                <w:noProof/>
                <w:webHidden/>
              </w:rPr>
            </w:r>
            <w:r w:rsidR="00AA3323" w:rsidDel="000C5586">
              <w:rPr>
                <w:noProof/>
                <w:webHidden/>
              </w:rPr>
              <w:fldChar w:fldCharType="separate"/>
            </w:r>
            <w:r w:rsidR="00AA3323" w:rsidDel="000C5586">
              <w:rPr>
                <w:noProof/>
                <w:webHidden/>
              </w:rPr>
              <w:delText>32</w:delText>
            </w:r>
            <w:r w:rsidR="00AA3323" w:rsidDel="000C5586">
              <w:rPr>
                <w:noProof/>
                <w:webHidden/>
              </w:rPr>
              <w:fldChar w:fldCharType="end"/>
            </w:r>
            <w:r w:rsidDel="000C5586">
              <w:rPr>
                <w:noProof/>
              </w:rPr>
              <w:fldChar w:fldCharType="end"/>
            </w:r>
          </w:del>
        </w:p>
        <w:p w14:paraId="28532E85" w14:textId="49EDB1CD" w:rsidR="00AA3323" w:rsidDel="000C5586" w:rsidRDefault="00064E76">
          <w:pPr>
            <w:pStyle w:val="TOC3"/>
            <w:tabs>
              <w:tab w:val="left" w:pos="1320"/>
              <w:tab w:val="right" w:leader="dot" w:pos="9016"/>
            </w:tabs>
            <w:rPr>
              <w:del w:id="598" w:author="Cailleret Levi (cailllev)" w:date="2020-12-14T08:38:00Z"/>
              <w:rFonts w:eastAsiaTheme="minorEastAsia"/>
              <w:noProof/>
              <w:lang w:eastAsia="de-CH"/>
            </w:rPr>
          </w:pPr>
          <w:del w:id="599" w:author="Cailleret Levi (cailllev)" w:date="2020-12-14T08:38:00Z">
            <w:r w:rsidDel="000C5586">
              <w:rPr>
                <w:noProof/>
              </w:rPr>
              <w:fldChar w:fldCharType="begin"/>
            </w:r>
          </w:del>
          <w:del w:id="600" w:author="Cailleret Levi (cailllev)" w:date="2020-12-15T16:22:00Z">
            <w:r w:rsidDel="00927BEC">
              <w:rPr>
                <w:noProof/>
              </w:rPr>
              <w:delInstrText xml:space="preserve"> HYPERLINK \l "_Toc57984336" </w:delInstrText>
            </w:r>
          </w:del>
          <w:del w:id="601" w:author="Cailleret Levi (cailllev)" w:date="2020-12-14T08:38:00Z">
            <w:r w:rsidDel="000C5586">
              <w:rPr>
                <w:noProof/>
              </w:rPr>
              <w:fldChar w:fldCharType="separate"/>
            </w:r>
          </w:del>
          <w:ins w:id="602" w:author="Cailleret Levi (cailllev)" w:date="2020-12-19T20:06:00Z">
            <w:r w:rsidR="00C07399">
              <w:rPr>
                <w:b/>
                <w:bCs/>
                <w:noProof/>
                <w:lang w:val="en-US"/>
              </w:rPr>
              <w:t>Error! Hyperlink reference not valid.</w:t>
            </w:r>
          </w:ins>
          <w:del w:id="603" w:author="Cailleret Levi (cailllev)" w:date="2020-12-14T08:38:00Z">
            <w:r w:rsidR="00AA3323" w:rsidRPr="00322074" w:rsidDel="000C5586">
              <w:rPr>
                <w:rStyle w:val="Hyperlink"/>
                <w:noProof/>
              </w:rPr>
              <w:delText>4.2.3</w:delText>
            </w:r>
            <w:r w:rsidR="00AA3323" w:rsidDel="000C5586">
              <w:rPr>
                <w:rFonts w:eastAsiaTheme="minorEastAsia"/>
                <w:noProof/>
                <w:lang w:eastAsia="de-CH"/>
              </w:rPr>
              <w:tab/>
            </w:r>
            <w:r w:rsidR="00AA3323" w:rsidRPr="00322074" w:rsidDel="000C5586">
              <w:rPr>
                <w:rStyle w:val="Hyperlink"/>
                <w:noProof/>
              </w:rPr>
              <w:delText>Nur Service Neustarts</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_Toc57984336 \h </w:delInstrText>
            </w:r>
            <w:r w:rsidR="00AA3323" w:rsidDel="000C5586">
              <w:rPr>
                <w:noProof/>
                <w:webHidden/>
              </w:rPr>
            </w:r>
            <w:r w:rsidR="00AA3323" w:rsidDel="000C5586">
              <w:rPr>
                <w:noProof/>
                <w:webHidden/>
              </w:rPr>
              <w:fldChar w:fldCharType="separate"/>
            </w:r>
            <w:r w:rsidR="00AA3323" w:rsidDel="000C5586">
              <w:rPr>
                <w:noProof/>
                <w:webHidden/>
              </w:rPr>
              <w:delText>33</w:delText>
            </w:r>
            <w:r w:rsidR="00AA3323" w:rsidDel="000C5586">
              <w:rPr>
                <w:noProof/>
                <w:webHidden/>
              </w:rPr>
              <w:fldChar w:fldCharType="end"/>
            </w:r>
            <w:r w:rsidDel="000C5586">
              <w:rPr>
                <w:noProof/>
              </w:rPr>
              <w:fldChar w:fldCharType="end"/>
            </w:r>
          </w:del>
        </w:p>
        <w:p w14:paraId="1A2C6176" w14:textId="09A35DB1" w:rsidR="00AA3323" w:rsidDel="000C5586" w:rsidRDefault="00064E76">
          <w:pPr>
            <w:pStyle w:val="TOC3"/>
            <w:tabs>
              <w:tab w:val="left" w:pos="1320"/>
              <w:tab w:val="right" w:leader="dot" w:pos="9016"/>
            </w:tabs>
            <w:rPr>
              <w:del w:id="604" w:author="Cailleret Levi (cailllev)" w:date="2020-12-14T08:38:00Z"/>
              <w:rFonts w:eastAsiaTheme="minorEastAsia"/>
              <w:noProof/>
              <w:lang w:eastAsia="de-CH"/>
            </w:rPr>
          </w:pPr>
          <w:del w:id="605" w:author="Cailleret Levi (cailllev)" w:date="2020-12-14T08:38:00Z">
            <w:r w:rsidDel="000C5586">
              <w:rPr>
                <w:noProof/>
              </w:rPr>
              <w:fldChar w:fldCharType="begin"/>
            </w:r>
          </w:del>
          <w:del w:id="606" w:author="Cailleret Levi (cailllev)" w:date="2020-12-15T16:22:00Z">
            <w:r w:rsidDel="00927BEC">
              <w:rPr>
                <w:noProof/>
              </w:rPr>
              <w:delInstrText xml:space="preserve"> HYPERLINK \l "_Toc57984337" </w:delInstrText>
            </w:r>
          </w:del>
          <w:del w:id="607" w:author="Cailleret Levi (cailllev)" w:date="2020-12-14T08:38:00Z">
            <w:r w:rsidDel="000C5586">
              <w:rPr>
                <w:noProof/>
              </w:rPr>
              <w:fldChar w:fldCharType="separate"/>
            </w:r>
          </w:del>
          <w:ins w:id="608" w:author="Cailleret Levi (cailllev)" w:date="2020-12-19T20:06:00Z">
            <w:r w:rsidR="00C07399">
              <w:rPr>
                <w:b/>
                <w:bCs/>
                <w:noProof/>
                <w:lang w:val="en-US"/>
              </w:rPr>
              <w:t>Error! Hyperlink reference not valid.</w:t>
            </w:r>
          </w:ins>
          <w:del w:id="609" w:author="Cailleret Levi (cailllev)" w:date="2020-12-14T08:38:00Z">
            <w:r w:rsidR="00AA3323" w:rsidRPr="00322074" w:rsidDel="000C5586">
              <w:rPr>
                <w:rStyle w:val="Hyperlink"/>
                <w:noProof/>
              </w:rPr>
              <w:delText>4.2.4</w:delText>
            </w:r>
            <w:r w:rsidR="00AA3323" w:rsidDel="000C5586">
              <w:rPr>
                <w:rFonts w:eastAsiaTheme="minorEastAsia"/>
                <w:noProof/>
                <w:lang w:eastAsia="de-CH"/>
              </w:rPr>
              <w:tab/>
            </w:r>
            <w:r w:rsidR="00AA3323" w:rsidRPr="00322074" w:rsidDel="000C5586">
              <w:rPr>
                <w:rStyle w:val="Hyperlink"/>
                <w:noProof/>
              </w:rPr>
              <w:delText>Nur Detektionssystem Auswechslungen</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_Toc57984337 \h </w:delInstrText>
            </w:r>
            <w:r w:rsidR="00AA3323" w:rsidDel="000C5586">
              <w:rPr>
                <w:noProof/>
                <w:webHidden/>
              </w:rPr>
            </w:r>
            <w:r w:rsidR="00AA3323" w:rsidDel="000C5586">
              <w:rPr>
                <w:noProof/>
                <w:webHidden/>
              </w:rPr>
              <w:fldChar w:fldCharType="separate"/>
            </w:r>
            <w:r w:rsidR="00AA3323" w:rsidDel="000C5586">
              <w:rPr>
                <w:noProof/>
                <w:webHidden/>
              </w:rPr>
              <w:delText>34</w:delText>
            </w:r>
            <w:r w:rsidR="00AA3323" w:rsidDel="000C5586">
              <w:rPr>
                <w:noProof/>
                <w:webHidden/>
              </w:rPr>
              <w:fldChar w:fldCharType="end"/>
            </w:r>
            <w:r w:rsidDel="000C5586">
              <w:rPr>
                <w:noProof/>
              </w:rPr>
              <w:fldChar w:fldCharType="end"/>
            </w:r>
          </w:del>
        </w:p>
        <w:p w14:paraId="33A3A7BC" w14:textId="5CBEA797" w:rsidR="00AA3323" w:rsidDel="000C5586" w:rsidRDefault="00064E76">
          <w:pPr>
            <w:pStyle w:val="TOC3"/>
            <w:tabs>
              <w:tab w:val="left" w:pos="1320"/>
              <w:tab w:val="right" w:leader="dot" w:pos="9016"/>
            </w:tabs>
            <w:rPr>
              <w:del w:id="610" w:author="Cailleret Levi (cailllev)" w:date="2020-12-14T08:38:00Z"/>
              <w:rFonts w:eastAsiaTheme="minorEastAsia"/>
              <w:noProof/>
              <w:lang w:eastAsia="de-CH"/>
            </w:rPr>
          </w:pPr>
          <w:del w:id="611" w:author="Cailleret Levi (cailllev)" w:date="2020-12-14T08:38:00Z">
            <w:r w:rsidDel="000C5586">
              <w:rPr>
                <w:noProof/>
              </w:rPr>
              <w:fldChar w:fldCharType="begin"/>
            </w:r>
          </w:del>
          <w:del w:id="612" w:author="Cailleret Levi (cailllev)" w:date="2020-12-15T16:22:00Z">
            <w:r w:rsidDel="00927BEC">
              <w:rPr>
                <w:noProof/>
              </w:rPr>
              <w:delInstrText xml:space="preserve"> HYPERLINK \l "_Toc57984338" </w:delInstrText>
            </w:r>
          </w:del>
          <w:del w:id="613" w:author="Cailleret Levi (cailllev)" w:date="2020-12-14T08:38:00Z">
            <w:r w:rsidDel="000C5586">
              <w:rPr>
                <w:noProof/>
              </w:rPr>
              <w:fldChar w:fldCharType="separate"/>
            </w:r>
          </w:del>
          <w:ins w:id="614" w:author="Cailleret Levi (cailllev)" w:date="2020-12-19T20:06:00Z">
            <w:r w:rsidR="00C07399">
              <w:rPr>
                <w:b/>
                <w:bCs/>
                <w:noProof/>
                <w:lang w:val="en-US"/>
              </w:rPr>
              <w:t>Error! Hyperlink reference not valid.</w:t>
            </w:r>
          </w:ins>
          <w:del w:id="615" w:author="Cailleret Levi (cailllev)" w:date="2020-12-14T08:38:00Z">
            <w:r w:rsidR="00AA3323" w:rsidRPr="00322074" w:rsidDel="000C5586">
              <w:rPr>
                <w:rStyle w:val="Hyperlink"/>
                <w:noProof/>
              </w:rPr>
              <w:delText>4.2.5</w:delText>
            </w:r>
            <w:r w:rsidR="00AA3323" w:rsidDel="000C5586">
              <w:rPr>
                <w:rFonts w:eastAsiaTheme="minorEastAsia"/>
                <w:noProof/>
                <w:lang w:eastAsia="de-CH"/>
              </w:rPr>
              <w:tab/>
            </w:r>
            <w:r w:rsidR="00AA3323" w:rsidRPr="00322074" w:rsidDel="000C5586">
              <w:rPr>
                <w:rStyle w:val="Hyperlink"/>
                <w:noProof/>
              </w:rPr>
              <w:delText>Pause</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_Toc57984338 \h </w:delInstrText>
            </w:r>
            <w:r w:rsidR="00AA3323" w:rsidDel="000C5586">
              <w:rPr>
                <w:noProof/>
                <w:webHidden/>
              </w:rPr>
            </w:r>
            <w:r w:rsidR="00AA3323" w:rsidDel="000C5586">
              <w:rPr>
                <w:noProof/>
                <w:webHidden/>
              </w:rPr>
              <w:fldChar w:fldCharType="separate"/>
            </w:r>
            <w:r w:rsidR="00AA3323" w:rsidDel="000C5586">
              <w:rPr>
                <w:noProof/>
                <w:webHidden/>
              </w:rPr>
              <w:delText>35</w:delText>
            </w:r>
            <w:r w:rsidR="00AA3323" w:rsidDel="000C5586">
              <w:rPr>
                <w:noProof/>
                <w:webHidden/>
              </w:rPr>
              <w:fldChar w:fldCharType="end"/>
            </w:r>
            <w:r w:rsidDel="000C5586">
              <w:rPr>
                <w:noProof/>
              </w:rPr>
              <w:fldChar w:fldCharType="end"/>
            </w:r>
          </w:del>
        </w:p>
        <w:p w14:paraId="2866B628" w14:textId="6975F490" w:rsidR="00AA3323" w:rsidDel="000C5586" w:rsidRDefault="00064E76">
          <w:pPr>
            <w:pStyle w:val="TOC3"/>
            <w:tabs>
              <w:tab w:val="left" w:pos="1320"/>
              <w:tab w:val="right" w:leader="dot" w:pos="9016"/>
            </w:tabs>
            <w:rPr>
              <w:del w:id="616" w:author="Cailleret Levi (cailllev)" w:date="2020-12-14T08:38:00Z"/>
              <w:rFonts w:eastAsiaTheme="minorEastAsia"/>
              <w:noProof/>
              <w:lang w:eastAsia="de-CH"/>
            </w:rPr>
          </w:pPr>
          <w:del w:id="617" w:author="Cailleret Levi (cailllev)" w:date="2020-12-14T08:38:00Z">
            <w:r w:rsidDel="000C5586">
              <w:rPr>
                <w:noProof/>
              </w:rPr>
              <w:fldChar w:fldCharType="begin"/>
            </w:r>
          </w:del>
          <w:del w:id="618" w:author="Cailleret Levi (cailllev)" w:date="2020-12-15T16:22:00Z">
            <w:r w:rsidDel="00927BEC">
              <w:rPr>
                <w:noProof/>
              </w:rPr>
              <w:delInstrText xml:space="preserve"> HYPERLINK \l "_Toc57984339" </w:delInstrText>
            </w:r>
          </w:del>
          <w:del w:id="619" w:author="Cailleret Levi (cailllev)" w:date="2020-12-14T08:38:00Z">
            <w:r w:rsidDel="000C5586">
              <w:rPr>
                <w:noProof/>
              </w:rPr>
              <w:fldChar w:fldCharType="separate"/>
            </w:r>
          </w:del>
          <w:ins w:id="620" w:author="Cailleret Levi (cailllev)" w:date="2020-12-19T20:06:00Z">
            <w:r w:rsidR="00C07399">
              <w:rPr>
                <w:b/>
                <w:bCs/>
                <w:noProof/>
                <w:lang w:val="en-US"/>
              </w:rPr>
              <w:t>Error! Hyperlink reference not valid.</w:t>
            </w:r>
          </w:ins>
          <w:del w:id="621" w:author="Cailleret Levi (cailllev)" w:date="2020-12-14T08:38:00Z">
            <w:r w:rsidR="00AA3323" w:rsidRPr="00322074" w:rsidDel="000C5586">
              <w:rPr>
                <w:rStyle w:val="Hyperlink"/>
                <w:noProof/>
              </w:rPr>
              <w:delText>4.2.6</w:delText>
            </w:r>
            <w:r w:rsidR="00AA3323" w:rsidDel="000C5586">
              <w:rPr>
                <w:rFonts w:eastAsiaTheme="minorEastAsia"/>
                <w:noProof/>
                <w:lang w:eastAsia="de-CH"/>
              </w:rPr>
              <w:tab/>
            </w:r>
            <w:r w:rsidR="00AA3323" w:rsidRPr="00322074" w:rsidDel="000C5586">
              <w:rPr>
                <w:rStyle w:val="Hyperlink"/>
                <w:noProof/>
              </w:rPr>
              <w:delText>Falsches Lernen</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_Toc57984339 \h </w:delInstrText>
            </w:r>
            <w:r w:rsidR="00AA3323" w:rsidDel="000C5586">
              <w:rPr>
                <w:noProof/>
                <w:webHidden/>
              </w:rPr>
            </w:r>
            <w:r w:rsidR="00AA3323" w:rsidDel="000C5586">
              <w:rPr>
                <w:noProof/>
                <w:webHidden/>
              </w:rPr>
              <w:fldChar w:fldCharType="separate"/>
            </w:r>
            <w:r w:rsidR="00AA3323" w:rsidDel="000C5586">
              <w:rPr>
                <w:noProof/>
                <w:webHidden/>
              </w:rPr>
              <w:delText>36</w:delText>
            </w:r>
            <w:r w:rsidR="00AA3323" w:rsidDel="000C5586">
              <w:rPr>
                <w:noProof/>
                <w:webHidden/>
              </w:rPr>
              <w:fldChar w:fldCharType="end"/>
            </w:r>
            <w:r w:rsidDel="000C5586">
              <w:rPr>
                <w:noProof/>
              </w:rPr>
              <w:fldChar w:fldCharType="end"/>
            </w:r>
          </w:del>
        </w:p>
        <w:p w14:paraId="0766F4BA" w14:textId="05FBE20E" w:rsidR="00AA3323" w:rsidDel="000C5586" w:rsidRDefault="00064E76">
          <w:pPr>
            <w:pStyle w:val="TOC2"/>
            <w:tabs>
              <w:tab w:val="left" w:pos="880"/>
              <w:tab w:val="right" w:leader="dot" w:pos="9016"/>
            </w:tabs>
            <w:rPr>
              <w:del w:id="622" w:author="Cailleret Levi (cailllev)" w:date="2020-12-14T08:38:00Z"/>
              <w:rFonts w:eastAsiaTheme="minorEastAsia"/>
              <w:noProof/>
              <w:lang w:eastAsia="de-CH"/>
            </w:rPr>
          </w:pPr>
          <w:del w:id="623" w:author="Cailleret Levi (cailllev)" w:date="2020-12-14T08:38:00Z">
            <w:r w:rsidDel="000C5586">
              <w:rPr>
                <w:noProof/>
              </w:rPr>
              <w:fldChar w:fldCharType="begin"/>
            </w:r>
          </w:del>
          <w:del w:id="624" w:author="Cailleret Levi (cailllev)" w:date="2020-12-15T16:22:00Z">
            <w:r w:rsidDel="00927BEC">
              <w:rPr>
                <w:noProof/>
              </w:rPr>
              <w:delInstrText xml:space="preserve"> HYPERLINK \l "_Toc57984340" </w:delInstrText>
            </w:r>
          </w:del>
          <w:del w:id="625" w:author="Cailleret Levi (cailllev)" w:date="2020-12-14T08:38:00Z">
            <w:r w:rsidDel="000C5586">
              <w:rPr>
                <w:noProof/>
              </w:rPr>
              <w:fldChar w:fldCharType="separate"/>
            </w:r>
          </w:del>
          <w:ins w:id="626" w:author="Cailleret Levi (cailllev)" w:date="2020-12-19T20:06:00Z">
            <w:r w:rsidR="00C07399">
              <w:rPr>
                <w:b/>
                <w:bCs/>
                <w:noProof/>
                <w:lang w:val="en-US"/>
              </w:rPr>
              <w:t>Error! Hyperlink reference not valid.</w:t>
            </w:r>
          </w:ins>
          <w:del w:id="627" w:author="Cailleret Levi (cailllev)" w:date="2020-12-14T08:38:00Z">
            <w:r w:rsidR="00AA3323" w:rsidRPr="00322074" w:rsidDel="000C5586">
              <w:rPr>
                <w:rStyle w:val="Hyperlink"/>
                <w:noProof/>
              </w:rPr>
              <w:delText>4.3</w:delText>
            </w:r>
            <w:r w:rsidR="00AA3323" w:rsidDel="000C5586">
              <w:rPr>
                <w:rFonts w:eastAsiaTheme="minorEastAsia"/>
                <w:noProof/>
                <w:lang w:eastAsia="de-CH"/>
              </w:rPr>
              <w:tab/>
            </w:r>
            <w:r w:rsidR="00AA3323" w:rsidRPr="00322074" w:rsidDel="000C5586">
              <w:rPr>
                <w:rStyle w:val="Hyperlink"/>
                <w:noProof/>
              </w:rPr>
              <w:delText>Evaluation der Resultate</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_Toc57984340 \h </w:delInstrText>
            </w:r>
            <w:r w:rsidR="00AA3323" w:rsidDel="000C5586">
              <w:rPr>
                <w:noProof/>
                <w:webHidden/>
              </w:rPr>
            </w:r>
            <w:r w:rsidR="00AA3323" w:rsidDel="000C5586">
              <w:rPr>
                <w:noProof/>
                <w:webHidden/>
              </w:rPr>
              <w:fldChar w:fldCharType="separate"/>
            </w:r>
            <w:r w:rsidR="00AA3323" w:rsidDel="000C5586">
              <w:rPr>
                <w:noProof/>
                <w:webHidden/>
              </w:rPr>
              <w:delText>37</w:delText>
            </w:r>
            <w:r w:rsidR="00AA3323" w:rsidDel="000C5586">
              <w:rPr>
                <w:noProof/>
                <w:webHidden/>
              </w:rPr>
              <w:fldChar w:fldCharType="end"/>
            </w:r>
            <w:r w:rsidDel="000C5586">
              <w:rPr>
                <w:noProof/>
              </w:rPr>
              <w:fldChar w:fldCharType="end"/>
            </w:r>
          </w:del>
        </w:p>
        <w:p w14:paraId="13C72F08" w14:textId="664C8C4C" w:rsidR="00AA3323" w:rsidDel="000C5586" w:rsidRDefault="00064E76">
          <w:pPr>
            <w:pStyle w:val="TOC3"/>
            <w:tabs>
              <w:tab w:val="left" w:pos="1320"/>
              <w:tab w:val="right" w:leader="dot" w:pos="9016"/>
            </w:tabs>
            <w:rPr>
              <w:del w:id="628" w:author="Cailleret Levi (cailllev)" w:date="2020-12-14T08:38:00Z"/>
              <w:rFonts w:eastAsiaTheme="minorEastAsia"/>
              <w:noProof/>
              <w:lang w:eastAsia="de-CH"/>
            </w:rPr>
          </w:pPr>
          <w:del w:id="629" w:author="Cailleret Levi (cailllev)" w:date="2020-12-14T08:38:00Z">
            <w:r w:rsidDel="000C5586">
              <w:rPr>
                <w:noProof/>
              </w:rPr>
              <w:fldChar w:fldCharType="begin"/>
            </w:r>
          </w:del>
          <w:del w:id="630" w:author="Cailleret Levi (cailllev)" w:date="2020-12-15T16:22:00Z">
            <w:r w:rsidDel="00927BEC">
              <w:rPr>
                <w:noProof/>
              </w:rPr>
              <w:delInstrText xml:space="preserve"> HYPERLINK \l "_Toc57984341" </w:delInstrText>
            </w:r>
          </w:del>
          <w:del w:id="631" w:author="Cailleret Levi (cailllev)" w:date="2020-12-14T08:38:00Z">
            <w:r w:rsidDel="000C5586">
              <w:rPr>
                <w:noProof/>
              </w:rPr>
              <w:fldChar w:fldCharType="separate"/>
            </w:r>
          </w:del>
          <w:ins w:id="632" w:author="Cailleret Levi (cailllev)" w:date="2020-12-19T20:06:00Z">
            <w:r w:rsidR="00C07399">
              <w:rPr>
                <w:b/>
                <w:bCs/>
                <w:noProof/>
                <w:lang w:val="en-US"/>
              </w:rPr>
              <w:t>Error! Hyperlink reference not valid.</w:t>
            </w:r>
          </w:ins>
          <w:del w:id="633" w:author="Cailleret Levi (cailllev)" w:date="2020-12-14T08:38:00Z">
            <w:r w:rsidR="00AA3323" w:rsidRPr="00322074" w:rsidDel="000C5586">
              <w:rPr>
                <w:rStyle w:val="Hyperlink"/>
                <w:noProof/>
              </w:rPr>
              <w:delText>4.3.1</w:delText>
            </w:r>
            <w:r w:rsidR="00AA3323" w:rsidDel="000C5586">
              <w:rPr>
                <w:rFonts w:eastAsiaTheme="minorEastAsia"/>
                <w:noProof/>
                <w:lang w:eastAsia="de-CH"/>
              </w:rPr>
              <w:tab/>
            </w:r>
            <w:r w:rsidR="00AA3323" w:rsidRPr="00322074" w:rsidDel="000C5586">
              <w:rPr>
                <w:rStyle w:val="Hyperlink"/>
                <w:noProof/>
              </w:rPr>
              <w:delText>Agenten Performance bzgl. Lernzeit</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_Toc57984341 \h </w:delInstrText>
            </w:r>
            <w:r w:rsidR="00AA3323" w:rsidDel="000C5586">
              <w:rPr>
                <w:noProof/>
                <w:webHidden/>
              </w:rPr>
            </w:r>
            <w:r w:rsidR="00AA3323" w:rsidDel="000C5586">
              <w:rPr>
                <w:noProof/>
                <w:webHidden/>
              </w:rPr>
              <w:fldChar w:fldCharType="separate"/>
            </w:r>
            <w:r w:rsidR="00AA3323" w:rsidDel="000C5586">
              <w:rPr>
                <w:noProof/>
                <w:webHidden/>
              </w:rPr>
              <w:delText>37</w:delText>
            </w:r>
            <w:r w:rsidR="00AA3323" w:rsidDel="000C5586">
              <w:rPr>
                <w:noProof/>
                <w:webHidden/>
              </w:rPr>
              <w:fldChar w:fldCharType="end"/>
            </w:r>
            <w:r w:rsidDel="000C5586">
              <w:rPr>
                <w:noProof/>
              </w:rPr>
              <w:fldChar w:fldCharType="end"/>
            </w:r>
          </w:del>
        </w:p>
        <w:p w14:paraId="5B6406DE" w14:textId="567E564B" w:rsidR="00AA3323" w:rsidDel="000C5586" w:rsidRDefault="00064E76">
          <w:pPr>
            <w:pStyle w:val="TOC3"/>
            <w:tabs>
              <w:tab w:val="left" w:pos="1320"/>
              <w:tab w:val="right" w:leader="dot" w:pos="9016"/>
            </w:tabs>
            <w:rPr>
              <w:del w:id="634" w:author="Cailleret Levi (cailllev)" w:date="2020-12-14T08:38:00Z"/>
              <w:rFonts w:eastAsiaTheme="minorEastAsia"/>
              <w:noProof/>
              <w:lang w:eastAsia="de-CH"/>
            </w:rPr>
          </w:pPr>
          <w:del w:id="635" w:author="Cailleret Levi (cailllev)" w:date="2020-12-14T08:38:00Z">
            <w:r w:rsidDel="000C5586">
              <w:rPr>
                <w:noProof/>
              </w:rPr>
              <w:fldChar w:fldCharType="begin"/>
            </w:r>
          </w:del>
          <w:del w:id="636" w:author="Cailleret Levi (cailllev)" w:date="2020-12-15T16:22:00Z">
            <w:r w:rsidDel="00927BEC">
              <w:rPr>
                <w:noProof/>
              </w:rPr>
              <w:delInstrText xml:space="preserve"> HYPERLINK \l "_Toc57984342" </w:delInstrText>
            </w:r>
          </w:del>
          <w:del w:id="637" w:author="Cailleret Levi (cailllev)" w:date="2020-12-14T08:38:00Z">
            <w:r w:rsidDel="000C5586">
              <w:rPr>
                <w:noProof/>
              </w:rPr>
              <w:fldChar w:fldCharType="separate"/>
            </w:r>
          </w:del>
          <w:ins w:id="638" w:author="Cailleret Levi (cailllev)" w:date="2020-12-19T20:06:00Z">
            <w:r w:rsidR="00C07399">
              <w:rPr>
                <w:b/>
                <w:bCs/>
                <w:noProof/>
                <w:lang w:val="en-US"/>
              </w:rPr>
              <w:t>Error! Hyperlink reference not valid.</w:t>
            </w:r>
          </w:ins>
          <w:del w:id="639" w:author="Cailleret Levi (cailllev)" w:date="2020-12-14T08:38:00Z">
            <w:r w:rsidR="00AA3323" w:rsidRPr="00322074" w:rsidDel="000C5586">
              <w:rPr>
                <w:rStyle w:val="Hyperlink"/>
                <w:noProof/>
              </w:rPr>
              <w:delText>4.3.2</w:delText>
            </w:r>
            <w:r w:rsidR="00AA3323" w:rsidDel="000C5586">
              <w:rPr>
                <w:rFonts w:eastAsiaTheme="minorEastAsia"/>
                <w:noProof/>
                <w:lang w:eastAsia="de-CH"/>
              </w:rPr>
              <w:tab/>
            </w:r>
            <w:r w:rsidR="00AA3323" w:rsidRPr="00322074" w:rsidDel="000C5586">
              <w:rPr>
                <w:rStyle w:val="Hyperlink"/>
                <w:noProof/>
              </w:rPr>
              <w:delText>Agenten Performance bzgl. Modus</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_Toc57984342 \h </w:delInstrText>
            </w:r>
            <w:r w:rsidR="00AA3323" w:rsidDel="000C5586">
              <w:rPr>
                <w:noProof/>
                <w:webHidden/>
              </w:rPr>
            </w:r>
            <w:r w:rsidR="00AA3323" w:rsidDel="000C5586">
              <w:rPr>
                <w:noProof/>
                <w:webHidden/>
              </w:rPr>
              <w:fldChar w:fldCharType="separate"/>
            </w:r>
            <w:r w:rsidR="00AA3323" w:rsidDel="000C5586">
              <w:rPr>
                <w:noProof/>
                <w:webHidden/>
              </w:rPr>
              <w:delText>38</w:delText>
            </w:r>
            <w:r w:rsidR="00AA3323" w:rsidDel="000C5586">
              <w:rPr>
                <w:noProof/>
                <w:webHidden/>
              </w:rPr>
              <w:fldChar w:fldCharType="end"/>
            </w:r>
            <w:r w:rsidDel="000C5586">
              <w:rPr>
                <w:noProof/>
              </w:rPr>
              <w:fldChar w:fldCharType="end"/>
            </w:r>
          </w:del>
        </w:p>
        <w:p w14:paraId="27685EFF" w14:textId="5E4905E8" w:rsidR="00AA3323" w:rsidDel="000C5586" w:rsidRDefault="00064E76">
          <w:pPr>
            <w:pStyle w:val="TOC3"/>
            <w:tabs>
              <w:tab w:val="left" w:pos="1320"/>
              <w:tab w:val="right" w:leader="dot" w:pos="9016"/>
            </w:tabs>
            <w:rPr>
              <w:del w:id="640" w:author="Cailleret Levi (cailllev)" w:date="2020-12-14T08:38:00Z"/>
              <w:rFonts w:eastAsiaTheme="minorEastAsia"/>
              <w:noProof/>
              <w:lang w:eastAsia="de-CH"/>
            </w:rPr>
          </w:pPr>
          <w:del w:id="641" w:author="Cailleret Levi (cailllev)" w:date="2020-12-14T08:38:00Z">
            <w:r w:rsidDel="000C5586">
              <w:rPr>
                <w:noProof/>
              </w:rPr>
              <w:fldChar w:fldCharType="begin"/>
            </w:r>
          </w:del>
          <w:del w:id="642" w:author="Cailleret Levi (cailllev)" w:date="2020-12-15T16:22:00Z">
            <w:r w:rsidDel="00927BEC">
              <w:rPr>
                <w:noProof/>
              </w:rPr>
              <w:delInstrText xml:space="preserve"> HYPERLINK \l "_Toc57984343" </w:delInstrText>
            </w:r>
          </w:del>
          <w:del w:id="643" w:author="Cailleret Levi (cailllev)" w:date="2020-12-14T08:38:00Z">
            <w:r w:rsidDel="000C5586">
              <w:rPr>
                <w:noProof/>
              </w:rPr>
              <w:fldChar w:fldCharType="separate"/>
            </w:r>
          </w:del>
          <w:ins w:id="644" w:author="Cailleret Levi (cailllev)" w:date="2020-12-19T20:06:00Z">
            <w:r w:rsidR="00C07399">
              <w:rPr>
                <w:b/>
                <w:bCs/>
                <w:noProof/>
                <w:lang w:val="en-US"/>
              </w:rPr>
              <w:t>Error! Hyperlink reference not valid.</w:t>
            </w:r>
          </w:ins>
          <w:del w:id="645" w:author="Cailleret Levi (cailllev)" w:date="2020-12-14T08:38:00Z">
            <w:r w:rsidR="00AA3323" w:rsidRPr="00322074" w:rsidDel="000C5586">
              <w:rPr>
                <w:rStyle w:val="Hyperlink"/>
                <w:noProof/>
              </w:rPr>
              <w:delText>4.3.3</w:delText>
            </w:r>
            <w:r w:rsidR="00AA3323" w:rsidDel="000C5586">
              <w:rPr>
                <w:rFonts w:eastAsiaTheme="minorEastAsia"/>
                <w:noProof/>
                <w:lang w:eastAsia="de-CH"/>
              </w:rPr>
              <w:tab/>
            </w:r>
            <w:r w:rsidR="00AA3323" w:rsidRPr="00322074" w:rsidDel="000C5586">
              <w:rPr>
                <w:rStyle w:val="Hyperlink"/>
                <w:noProof/>
              </w:rPr>
              <w:delText>Performance bzgl. Falschem Lernen</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_Toc57984343 \h </w:delInstrText>
            </w:r>
            <w:r w:rsidR="00AA3323" w:rsidDel="000C5586">
              <w:rPr>
                <w:noProof/>
                <w:webHidden/>
              </w:rPr>
            </w:r>
            <w:r w:rsidR="00AA3323" w:rsidDel="000C5586">
              <w:rPr>
                <w:noProof/>
                <w:webHidden/>
              </w:rPr>
              <w:fldChar w:fldCharType="separate"/>
            </w:r>
            <w:r w:rsidR="00AA3323" w:rsidDel="000C5586">
              <w:rPr>
                <w:noProof/>
                <w:webHidden/>
              </w:rPr>
              <w:delText>39</w:delText>
            </w:r>
            <w:r w:rsidR="00AA3323" w:rsidDel="000C5586">
              <w:rPr>
                <w:noProof/>
                <w:webHidden/>
              </w:rPr>
              <w:fldChar w:fldCharType="end"/>
            </w:r>
            <w:r w:rsidDel="000C5586">
              <w:rPr>
                <w:noProof/>
              </w:rPr>
              <w:fldChar w:fldCharType="end"/>
            </w:r>
          </w:del>
        </w:p>
        <w:p w14:paraId="6A112923" w14:textId="37DD89AD" w:rsidR="00AA3323" w:rsidDel="000C5586" w:rsidRDefault="00064E76">
          <w:pPr>
            <w:pStyle w:val="TOC1"/>
            <w:tabs>
              <w:tab w:val="left" w:pos="440"/>
            </w:tabs>
            <w:rPr>
              <w:del w:id="646" w:author="Cailleret Levi (cailllev)" w:date="2020-12-14T08:38:00Z"/>
              <w:rFonts w:eastAsiaTheme="minorEastAsia"/>
              <w:noProof/>
              <w:lang w:eastAsia="de-CH"/>
            </w:rPr>
          </w:pPr>
          <w:del w:id="647" w:author="Cailleret Levi (cailllev)" w:date="2020-12-14T08:38:00Z">
            <w:r w:rsidDel="000C5586">
              <w:rPr>
                <w:noProof/>
              </w:rPr>
              <w:fldChar w:fldCharType="begin"/>
            </w:r>
          </w:del>
          <w:del w:id="648" w:author="Cailleret Levi (cailllev)" w:date="2020-12-15T16:22:00Z">
            <w:r w:rsidDel="00927BEC">
              <w:rPr>
                <w:noProof/>
              </w:rPr>
              <w:delInstrText xml:space="preserve"> HYPERLINK \l "_Toc57984344" </w:delInstrText>
            </w:r>
          </w:del>
          <w:del w:id="649" w:author="Cailleret Levi (cailllev)" w:date="2020-12-14T08:38:00Z">
            <w:r w:rsidDel="000C5586">
              <w:rPr>
                <w:noProof/>
              </w:rPr>
              <w:fldChar w:fldCharType="separate"/>
            </w:r>
          </w:del>
          <w:ins w:id="650" w:author="Cailleret Levi (cailllev)" w:date="2020-12-19T20:06:00Z">
            <w:r w:rsidR="00C07399">
              <w:rPr>
                <w:b/>
                <w:bCs/>
                <w:noProof/>
                <w:lang w:val="en-US"/>
              </w:rPr>
              <w:t>Error! Hyperlink reference not valid.</w:t>
            </w:r>
          </w:ins>
          <w:del w:id="651" w:author="Cailleret Levi (cailllev)" w:date="2020-12-14T08:38:00Z">
            <w:r w:rsidR="00AA3323" w:rsidRPr="00322074" w:rsidDel="000C5586">
              <w:rPr>
                <w:rStyle w:val="Hyperlink"/>
                <w:noProof/>
              </w:rPr>
              <w:delText>5</w:delText>
            </w:r>
            <w:r w:rsidR="00AA3323" w:rsidDel="000C5586">
              <w:rPr>
                <w:rFonts w:eastAsiaTheme="minorEastAsia"/>
                <w:noProof/>
                <w:lang w:eastAsia="de-CH"/>
              </w:rPr>
              <w:tab/>
            </w:r>
            <w:r w:rsidR="00AA3323" w:rsidRPr="00322074" w:rsidDel="000C5586">
              <w:rPr>
                <w:rStyle w:val="Hyperlink"/>
                <w:noProof/>
              </w:rPr>
              <w:delText>Diskussion</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_Toc57984344 \h </w:delInstrText>
            </w:r>
            <w:r w:rsidR="00AA3323" w:rsidDel="000C5586">
              <w:rPr>
                <w:noProof/>
                <w:webHidden/>
              </w:rPr>
            </w:r>
            <w:r w:rsidR="00AA3323" w:rsidDel="000C5586">
              <w:rPr>
                <w:noProof/>
                <w:webHidden/>
              </w:rPr>
              <w:fldChar w:fldCharType="separate"/>
            </w:r>
            <w:r w:rsidR="00AA3323" w:rsidDel="000C5586">
              <w:rPr>
                <w:noProof/>
                <w:webHidden/>
              </w:rPr>
              <w:delText>40</w:delText>
            </w:r>
            <w:r w:rsidR="00AA3323" w:rsidDel="000C5586">
              <w:rPr>
                <w:noProof/>
                <w:webHidden/>
              </w:rPr>
              <w:fldChar w:fldCharType="end"/>
            </w:r>
            <w:r w:rsidDel="000C5586">
              <w:rPr>
                <w:noProof/>
              </w:rPr>
              <w:fldChar w:fldCharType="end"/>
            </w:r>
          </w:del>
        </w:p>
        <w:p w14:paraId="2F640F03" w14:textId="5A693F9C" w:rsidR="00AA3323" w:rsidDel="000C5586" w:rsidRDefault="00064E76">
          <w:pPr>
            <w:pStyle w:val="TOC1"/>
            <w:tabs>
              <w:tab w:val="left" w:pos="440"/>
            </w:tabs>
            <w:rPr>
              <w:del w:id="652" w:author="Cailleret Levi (cailllev)" w:date="2020-12-14T08:38:00Z"/>
              <w:rFonts w:eastAsiaTheme="minorEastAsia"/>
              <w:noProof/>
              <w:lang w:eastAsia="de-CH"/>
            </w:rPr>
          </w:pPr>
          <w:del w:id="653" w:author="Cailleret Levi (cailllev)" w:date="2020-12-14T08:38:00Z">
            <w:r w:rsidDel="000C5586">
              <w:rPr>
                <w:noProof/>
              </w:rPr>
              <w:fldChar w:fldCharType="begin"/>
            </w:r>
          </w:del>
          <w:del w:id="654" w:author="Cailleret Levi (cailllev)" w:date="2020-12-15T16:22:00Z">
            <w:r w:rsidDel="00927BEC">
              <w:rPr>
                <w:noProof/>
              </w:rPr>
              <w:delInstrText xml:space="preserve"> HYPERLINK \l "_Toc57984345" </w:delInstrText>
            </w:r>
          </w:del>
          <w:del w:id="655" w:author="Cailleret Levi (cailllev)" w:date="2020-12-14T08:38:00Z">
            <w:r w:rsidDel="000C5586">
              <w:rPr>
                <w:noProof/>
              </w:rPr>
              <w:fldChar w:fldCharType="separate"/>
            </w:r>
          </w:del>
          <w:ins w:id="656" w:author="Cailleret Levi (cailllev)" w:date="2020-12-19T20:06:00Z">
            <w:r w:rsidR="00C07399">
              <w:rPr>
                <w:b/>
                <w:bCs/>
                <w:noProof/>
                <w:lang w:val="en-US"/>
              </w:rPr>
              <w:t>Error! Hyperlink reference not valid.</w:t>
            </w:r>
          </w:ins>
          <w:del w:id="657" w:author="Cailleret Levi (cailllev)" w:date="2020-12-14T08:38:00Z">
            <w:r w:rsidR="00AA3323" w:rsidRPr="00322074" w:rsidDel="000C5586">
              <w:rPr>
                <w:rStyle w:val="Hyperlink"/>
                <w:noProof/>
              </w:rPr>
              <w:delText>6</w:delText>
            </w:r>
            <w:r w:rsidR="00AA3323" w:rsidDel="000C5586">
              <w:rPr>
                <w:rFonts w:eastAsiaTheme="minorEastAsia"/>
                <w:noProof/>
                <w:lang w:eastAsia="de-CH"/>
              </w:rPr>
              <w:tab/>
            </w:r>
            <w:r w:rsidR="00AA3323" w:rsidRPr="00322074" w:rsidDel="000C5586">
              <w:rPr>
                <w:rStyle w:val="Hyperlink"/>
                <w:noProof/>
              </w:rPr>
              <w:delText>Verzeichnisse</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_Toc57984345 \h </w:delInstrText>
            </w:r>
            <w:r w:rsidR="00AA3323" w:rsidDel="000C5586">
              <w:rPr>
                <w:noProof/>
                <w:webHidden/>
              </w:rPr>
            </w:r>
            <w:r w:rsidR="00AA3323" w:rsidDel="000C5586">
              <w:rPr>
                <w:noProof/>
                <w:webHidden/>
              </w:rPr>
              <w:fldChar w:fldCharType="separate"/>
            </w:r>
            <w:r w:rsidR="00AA3323" w:rsidDel="000C5586">
              <w:rPr>
                <w:noProof/>
                <w:webHidden/>
              </w:rPr>
              <w:delText>41</w:delText>
            </w:r>
            <w:r w:rsidR="00AA3323" w:rsidDel="000C5586">
              <w:rPr>
                <w:noProof/>
                <w:webHidden/>
              </w:rPr>
              <w:fldChar w:fldCharType="end"/>
            </w:r>
            <w:r w:rsidDel="000C5586">
              <w:rPr>
                <w:noProof/>
              </w:rPr>
              <w:fldChar w:fldCharType="end"/>
            </w:r>
          </w:del>
        </w:p>
        <w:p w14:paraId="2CA0C420" w14:textId="0BA01E85" w:rsidR="00AA3323" w:rsidDel="000C5586" w:rsidRDefault="00064E76">
          <w:pPr>
            <w:pStyle w:val="TOC2"/>
            <w:tabs>
              <w:tab w:val="left" w:pos="880"/>
              <w:tab w:val="right" w:leader="dot" w:pos="9016"/>
            </w:tabs>
            <w:rPr>
              <w:del w:id="658" w:author="Cailleret Levi (cailllev)" w:date="2020-12-14T08:38:00Z"/>
              <w:rFonts w:eastAsiaTheme="minorEastAsia"/>
              <w:noProof/>
              <w:lang w:eastAsia="de-CH"/>
            </w:rPr>
          </w:pPr>
          <w:del w:id="659" w:author="Cailleret Levi (cailllev)" w:date="2020-12-14T08:38:00Z">
            <w:r w:rsidDel="000C5586">
              <w:rPr>
                <w:noProof/>
              </w:rPr>
              <w:fldChar w:fldCharType="begin"/>
            </w:r>
          </w:del>
          <w:del w:id="660" w:author="Cailleret Levi (cailllev)" w:date="2020-12-15T16:22:00Z">
            <w:r w:rsidDel="00927BEC">
              <w:rPr>
                <w:noProof/>
              </w:rPr>
              <w:delInstrText xml:space="preserve"> HYPERLINK \l "_Toc57984346" </w:delInstrText>
            </w:r>
          </w:del>
          <w:del w:id="661" w:author="Cailleret Levi (cailllev)" w:date="2020-12-14T08:38:00Z">
            <w:r w:rsidDel="000C5586">
              <w:rPr>
                <w:noProof/>
              </w:rPr>
              <w:fldChar w:fldCharType="separate"/>
            </w:r>
          </w:del>
          <w:ins w:id="662" w:author="Cailleret Levi (cailllev)" w:date="2020-12-19T20:06:00Z">
            <w:r w:rsidR="00C07399">
              <w:rPr>
                <w:b/>
                <w:bCs/>
                <w:noProof/>
                <w:lang w:val="en-US"/>
              </w:rPr>
              <w:t>Error! Hyperlink reference not valid.</w:t>
            </w:r>
          </w:ins>
          <w:del w:id="663" w:author="Cailleret Levi (cailllev)" w:date="2020-12-14T08:38:00Z">
            <w:r w:rsidR="00AA3323" w:rsidRPr="00322074" w:rsidDel="000C5586">
              <w:rPr>
                <w:rStyle w:val="Hyperlink"/>
                <w:noProof/>
              </w:rPr>
              <w:delText>6.1</w:delText>
            </w:r>
            <w:r w:rsidR="00AA3323" w:rsidDel="000C5586">
              <w:rPr>
                <w:rFonts w:eastAsiaTheme="minorEastAsia"/>
                <w:noProof/>
                <w:lang w:eastAsia="de-CH"/>
              </w:rPr>
              <w:tab/>
            </w:r>
            <w:r w:rsidR="00AA3323" w:rsidRPr="00322074" w:rsidDel="000C5586">
              <w:rPr>
                <w:rStyle w:val="Hyperlink"/>
                <w:noProof/>
              </w:rPr>
              <w:delText>Literaturverzeichnis</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_Toc57984346 \h </w:delInstrText>
            </w:r>
            <w:r w:rsidR="00AA3323" w:rsidDel="000C5586">
              <w:rPr>
                <w:noProof/>
                <w:webHidden/>
              </w:rPr>
            </w:r>
            <w:r w:rsidR="00AA3323" w:rsidDel="000C5586">
              <w:rPr>
                <w:noProof/>
                <w:webHidden/>
              </w:rPr>
              <w:fldChar w:fldCharType="separate"/>
            </w:r>
            <w:r w:rsidR="00AA3323" w:rsidDel="000C5586">
              <w:rPr>
                <w:noProof/>
                <w:webHidden/>
              </w:rPr>
              <w:delText>41</w:delText>
            </w:r>
            <w:r w:rsidR="00AA3323" w:rsidDel="000C5586">
              <w:rPr>
                <w:noProof/>
                <w:webHidden/>
              </w:rPr>
              <w:fldChar w:fldCharType="end"/>
            </w:r>
            <w:r w:rsidDel="000C5586">
              <w:rPr>
                <w:noProof/>
              </w:rPr>
              <w:fldChar w:fldCharType="end"/>
            </w:r>
          </w:del>
        </w:p>
        <w:p w14:paraId="2E90D7E4" w14:textId="086735CC" w:rsidR="00AA3323" w:rsidDel="000C5586" w:rsidRDefault="00064E76">
          <w:pPr>
            <w:pStyle w:val="TOC2"/>
            <w:tabs>
              <w:tab w:val="left" w:pos="880"/>
              <w:tab w:val="right" w:leader="dot" w:pos="9016"/>
            </w:tabs>
            <w:rPr>
              <w:del w:id="664" w:author="Cailleret Levi (cailllev)" w:date="2020-12-14T08:38:00Z"/>
              <w:rFonts w:eastAsiaTheme="minorEastAsia"/>
              <w:noProof/>
              <w:lang w:eastAsia="de-CH"/>
            </w:rPr>
          </w:pPr>
          <w:del w:id="665" w:author="Cailleret Levi (cailllev)" w:date="2020-12-14T08:38:00Z">
            <w:r w:rsidDel="000C5586">
              <w:rPr>
                <w:noProof/>
              </w:rPr>
              <w:fldChar w:fldCharType="begin"/>
            </w:r>
          </w:del>
          <w:del w:id="666" w:author="Cailleret Levi (cailllev)" w:date="2020-12-15T16:22:00Z">
            <w:r w:rsidDel="00927BEC">
              <w:rPr>
                <w:noProof/>
              </w:rPr>
              <w:delInstrText xml:space="preserve"> HYPERLINK \l "_Toc57984347" </w:delInstrText>
            </w:r>
          </w:del>
          <w:del w:id="667" w:author="Cailleret Levi (cailllev)" w:date="2020-12-14T08:38:00Z">
            <w:r w:rsidDel="000C5586">
              <w:rPr>
                <w:noProof/>
              </w:rPr>
              <w:fldChar w:fldCharType="separate"/>
            </w:r>
          </w:del>
          <w:ins w:id="668" w:author="Cailleret Levi (cailllev)" w:date="2020-12-19T20:06:00Z">
            <w:r w:rsidR="00C07399">
              <w:rPr>
                <w:b/>
                <w:bCs/>
                <w:noProof/>
                <w:lang w:val="en-US"/>
              </w:rPr>
              <w:t>Error! Hyperlink reference not valid.</w:t>
            </w:r>
          </w:ins>
          <w:del w:id="669" w:author="Cailleret Levi (cailllev)" w:date="2020-12-14T08:38:00Z">
            <w:r w:rsidR="00AA3323" w:rsidRPr="00322074" w:rsidDel="000C5586">
              <w:rPr>
                <w:rStyle w:val="Hyperlink"/>
                <w:noProof/>
              </w:rPr>
              <w:delText>6.2</w:delText>
            </w:r>
            <w:r w:rsidR="00AA3323" w:rsidDel="000C5586">
              <w:rPr>
                <w:rFonts w:eastAsiaTheme="minorEastAsia"/>
                <w:noProof/>
                <w:lang w:eastAsia="de-CH"/>
              </w:rPr>
              <w:tab/>
            </w:r>
            <w:r w:rsidR="00AA3323" w:rsidRPr="00322074" w:rsidDel="000C5586">
              <w:rPr>
                <w:rStyle w:val="Hyperlink"/>
                <w:noProof/>
              </w:rPr>
              <w:delText>Glossar</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_Toc57984347 \h </w:delInstrText>
            </w:r>
            <w:r w:rsidR="00AA3323" w:rsidDel="000C5586">
              <w:rPr>
                <w:noProof/>
                <w:webHidden/>
              </w:rPr>
            </w:r>
            <w:r w:rsidR="00AA3323" w:rsidDel="000C5586">
              <w:rPr>
                <w:noProof/>
                <w:webHidden/>
              </w:rPr>
              <w:fldChar w:fldCharType="separate"/>
            </w:r>
            <w:r w:rsidR="00AA3323" w:rsidDel="000C5586">
              <w:rPr>
                <w:noProof/>
                <w:webHidden/>
              </w:rPr>
              <w:delText>42</w:delText>
            </w:r>
            <w:r w:rsidR="00AA3323" w:rsidDel="000C5586">
              <w:rPr>
                <w:noProof/>
                <w:webHidden/>
              </w:rPr>
              <w:fldChar w:fldCharType="end"/>
            </w:r>
            <w:r w:rsidDel="000C5586">
              <w:rPr>
                <w:noProof/>
              </w:rPr>
              <w:fldChar w:fldCharType="end"/>
            </w:r>
          </w:del>
        </w:p>
        <w:p w14:paraId="05B71E9F" w14:textId="3F3F97C4" w:rsidR="00AA3323" w:rsidDel="000C5586" w:rsidRDefault="00064E76">
          <w:pPr>
            <w:pStyle w:val="TOC2"/>
            <w:tabs>
              <w:tab w:val="left" w:pos="880"/>
              <w:tab w:val="right" w:leader="dot" w:pos="9016"/>
            </w:tabs>
            <w:rPr>
              <w:del w:id="670" w:author="Cailleret Levi (cailllev)" w:date="2020-12-14T08:38:00Z"/>
              <w:rFonts w:eastAsiaTheme="minorEastAsia"/>
              <w:noProof/>
              <w:lang w:eastAsia="de-CH"/>
            </w:rPr>
          </w:pPr>
          <w:del w:id="671" w:author="Cailleret Levi (cailllev)" w:date="2020-12-14T08:38:00Z">
            <w:r w:rsidDel="000C5586">
              <w:rPr>
                <w:noProof/>
              </w:rPr>
              <w:fldChar w:fldCharType="begin"/>
            </w:r>
          </w:del>
          <w:del w:id="672" w:author="Cailleret Levi (cailllev)" w:date="2020-12-15T16:22:00Z">
            <w:r w:rsidDel="00927BEC">
              <w:rPr>
                <w:noProof/>
              </w:rPr>
              <w:delInstrText xml:space="preserve"> HYPERLINK \l "_Toc57984348" </w:delInstrText>
            </w:r>
          </w:del>
          <w:del w:id="673" w:author="Cailleret Levi (cailllev)" w:date="2020-12-14T08:38:00Z">
            <w:r w:rsidDel="000C5586">
              <w:rPr>
                <w:noProof/>
              </w:rPr>
              <w:fldChar w:fldCharType="separate"/>
            </w:r>
          </w:del>
          <w:ins w:id="674" w:author="Cailleret Levi (cailllev)" w:date="2020-12-19T20:06:00Z">
            <w:r w:rsidR="00C07399">
              <w:rPr>
                <w:b/>
                <w:bCs/>
                <w:noProof/>
                <w:lang w:val="en-US"/>
              </w:rPr>
              <w:t>Error! Hyperlink reference not valid.</w:t>
            </w:r>
          </w:ins>
          <w:del w:id="675" w:author="Cailleret Levi (cailllev)" w:date="2020-12-14T08:38:00Z">
            <w:r w:rsidR="00AA3323" w:rsidRPr="00322074" w:rsidDel="000C5586">
              <w:rPr>
                <w:rStyle w:val="Hyperlink"/>
                <w:noProof/>
              </w:rPr>
              <w:delText>6.3</w:delText>
            </w:r>
            <w:r w:rsidR="00AA3323" w:rsidDel="000C5586">
              <w:rPr>
                <w:rFonts w:eastAsiaTheme="minorEastAsia"/>
                <w:noProof/>
                <w:lang w:eastAsia="de-CH"/>
              </w:rPr>
              <w:tab/>
            </w:r>
            <w:r w:rsidR="00AA3323" w:rsidRPr="00322074" w:rsidDel="000C5586">
              <w:rPr>
                <w:rStyle w:val="Hyperlink"/>
                <w:noProof/>
              </w:rPr>
              <w:delText>Tabellenverzeichnis</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_Toc57984348 \h </w:delInstrText>
            </w:r>
            <w:r w:rsidR="00AA3323" w:rsidDel="000C5586">
              <w:rPr>
                <w:noProof/>
                <w:webHidden/>
              </w:rPr>
            </w:r>
            <w:r w:rsidR="00AA3323" w:rsidDel="000C5586">
              <w:rPr>
                <w:noProof/>
                <w:webHidden/>
              </w:rPr>
              <w:fldChar w:fldCharType="separate"/>
            </w:r>
            <w:r w:rsidR="00AA3323" w:rsidDel="000C5586">
              <w:rPr>
                <w:noProof/>
                <w:webHidden/>
              </w:rPr>
              <w:delText>42</w:delText>
            </w:r>
            <w:r w:rsidR="00AA3323" w:rsidDel="000C5586">
              <w:rPr>
                <w:noProof/>
                <w:webHidden/>
              </w:rPr>
              <w:fldChar w:fldCharType="end"/>
            </w:r>
            <w:r w:rsidDel="000C5586">
              <w:rPr>
                <w:noProof/>
              </w:rPr>
              <w:fldChar w:fldCharType="end"/>
            </w:r>
          </w:del>
        </w:p>
        <w:p w14:paraId="5D1E769A" w14:textId="7EE56276" w:rsidR="00AA3323" w:rsidDel="000C5586" w:rsidRDefault="00064E76">
          <w:pPr>
            <w:pStyle w:val="TOC2"/>
            <w:tabs>
              <w:tab w:val="left" w:pos="880"/>
              <w:tab w:val="right" w:leader="dot" w:pos="9016"/>
            </w:tabs>
            <w:rPr>
              <w:del w:id="676" w:author="Cailleret Levi (cailllev)" w:date="2020-12-14T08:38:00Z"/>
              <w:rFonts w:eastAsiaTheme="minorEastAsia"/>
              <w:noProof/>
              <w:lang w:eastAsia="de-CH"/>
            </w:rPr>
          </w:pPr>
          <w:del w:id="677" w:author="Cailleret Levi (cailllev)" w:date="2020-12-14T08:38:00Z">
            <w:r w:rsidDel="000C5586">
              <w:rPr>
                <w:noProof/>
              </w:rPr>
              <w:fldChar w:fldCharType="begin"/>
            </w:r>
          </w:del>
          <w:del w:id="678" w:author="Cailleret Levi (cailllev)" w:date="2020-12-15T16:22:00Z">
            <w:r w:rsidDel="00927BEC">
              <w:rPr>
                <w:noProof/>
              </w:rPr>
              <w:delInstrText xml:space="preserve"> HYPERLINK \l "_Toc57984349" </w:delInstrText>
            </w:r>
          </w:del>
          <w:del w:id="679" w:author="Cailleret Levi (cailllev)" w:date="2020-12-14T08:38:00Z">
            <w:r w:rsidDel="000C5586">
              <w:rPr>
                <w:noProof/>
              </w:rPr>
              <w:fldChar w:fldCharType="separate"/>
            </w:r>
          </w:del>
          <w:ins w:id="680" w:author="Cailleret Levi (cailllev)" w:date="2020-12-19T20:06:00Z">
            <w:r w:rsidR="00C07399">
              <w:rPr>
                <w:b/>
                <w:bCs/>
                <w:noProof/>
                <w:lang w:val="en-US"/>
              </w:rPr>
              <w:t>Error! Hyperlink reference not valid.</w:t>
            </w:r>
          </w:ins>
          <w:del w:id="681" w:author="Cailleret Levi (cailllev)" w:date="2020-12-14T08:38:00Z">
            <w:r w:rsidR="00AA3323" w:rsidRPr="00322074" w:rsidDel="000C5586">
              <w:rPr>
                <w:rStyle w:val="Hyperlink"/>
                <w:noProof/>
              </w:rPr>
              <w:delText>6.4</w:delText>
            </w:r>
            <w:r w:rsidR="00AA3323" w:rsidDel="000C5586">
              <w:rPr>
                <w:rFonts w:eastAsiaTheme="minorEastAsia"/>
                <w:noProof/>
                <w:lang w:eastAsia="de-CH"/>
              </w:rPr>
              <w:tab/>
            </w:r>
            <w:r w:rsidR="00AA3323" w:rsidRPr="00322074" w:rsidDel="000C5586">
              <w:rPr>
                <w:rStyle w:val="Hyperlink"/>
                <w:noProof/>
              </w:rPr>
              <w:delText>Abkürzungsverzeichnis</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_Toc57984349 \h </w:delInstrText>
            </w:r>
            <w:r w:rsidR="00AA3323" w:rsidDel="000C5586">
              <w:rPr>
                <w:noProof/>
                <w:webHidden/>
              </w:rPr>
            </w:r>
            <w:r w:rsidR="00AA3323" w:rsidDel="000C5586">
              <w:rPr>
                <w:noProof/>
                <w:webHidden/>
              </w:rPr>
              <w:fldChar w:fldCharType="separate"/>
            </w:r>
            <w:r w:rsidR="00AA3323" w:rsidDel="000C5586">
              <w:rPr>
                <w:noProof/>
                <w:webHidden/>
              </w:rPr>
              <w:delText>42</w:delText>
            </w:r>
            <w:r w:rsidR="00AA3323" w:rsidDel="000C5586">
              <w:rPr>
                <w:noProof/>
                <w:webHidden/>
              </w:rPr>
              <w:fldChar w:fldCharType="end"/>
            </w:r>
            <w:r w:rsidDel="000C5586">
              <w:rPr>
                <w:noProof/>
              </w:rPr>
              <w:fldChar w:fldCharType="end"/>
            </w:r>
          </w:del>
        </w:p>
        <w:p w14:paraId="74B8DEAA" w14:textId="1DDF3B10" w:rsidR="00AA3323" w:rsidDel="000C5586" w:rsidRDefault="00064E76">
          <w:pPr>
            <w:pStyle w:val="TOC2"/>
            <w:tabs>
              <w:tab w:val="left" w:pos="880"/>
              <w:tab w:val="right" w:leader="dot" w:pos="9016"/>
            </w:tabs>
            <w:rPr>
              <w:del w:id="682" w:author="Cailleret Levi (cailllev)" w:date="2020-12-14T08:38:00Z"/>
              <w:rFonts w:eastAsiaTheme="minorEastAsia"/>
              <w:noProof/>
              <w:lang w:eastAsia="de-CH"/>
            </w:rPr>
          </w:pPr>
          <w:del w:id="683" w:author="Cailleret Levi (cailllev)" w:date="2020-12-14T08:38:00Z">
            <w:r w:rsidDel="000C5586">
              <w:rPr>
                <w:noProof/>
              </w:rPr>
              <w:fldChar w:fldCharType="begin"/>
            </w:r>
          </w:del>
          <w:del w:id="684" w:author="Cailleret Levi (cailllev)" w:date="2020-12-15T16:22:00Z">
            <w:r w:rsidDel="00927BEC">
              <w:rPr>
                <w:noProof/>
              </w:rPr>
              <w:delInstrText xml:space="preserve"> HYPERLINK \l "_Toc57984350" </w:delInstrText>
            </w:r>
          </w:del>
          <w:del w:id="685" w:author="Cailleret Levi (cailllev)" w:date="2020-12-14T08:38:00Z">
            <w:r w:rsidDel="000C5586">
              <w:rPr>
                <w:noProof/>
              </w:rPr>
              <w:fldChar w:fldCharType="separate"/>
            </w:r>
          </w:del>
          <w:ins w:id="686" w:author="Cailleret Levi (cailllev)" w:date="2020-12-19T20:06:00Z">
            <w:r w:rsidR="00C07399">
              <w:rPr>
                <w:b/>
                <w:bCs/>
                <w:noProof/>
                <w:lang w:val="en-US"/>
              </w:rPr>
              <w:t>Error! Hyperlink reference not valid.</w:t>
            </w:r>
          </w:ins>
          <w:del w:id="687" w:author="Cailleret Levi (cailllev)" w:date="2020-12-14T08:38:00Z">
            <w:r w:rsidR="00AA3323" w:rsidRPr="00322074" w:rsidDel="000C5586">
              <w:rPr>
                <w:rStyle w:val="Hyperlink"/>
                <w:noProof/>
              </w:rPr>
              <w:delText>6.5</w:delText>
            </w:r>
            <w:r w:rsidR="00AA3323" w:rsidDel="000C5586">
              <w:rPr>
                <w:rFonts w:eastAsiaTheme="minorEastAsia"/>
                <w:noProof/>
                <w:lang w:eastAsia="de-CH"/>
              </w:rPr>
              <w:tab/>
            </w:r>
            <w:r w:rsidR="00AA3323" w:rsidRPr="00322074" w:rsidDel="000C5586">
              <w:rPr>
                <w:rStyle w:val="Hyperlink"/>
                <w:noProof/>
              </w:rPr>
              <w:delText>Stichwortverzeichnis</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_Toc57984350 \h </w:delInstrText>
            </w:r>
            <w:r w:rsidR="00AA3323" w:rsidDel="000C5586">
              <w:rPr>
                <w:noProof/>
                <w:webHidden/>
              </w:rPr>
            </w:r>
            <w:r w:rsidR="00AA3323" w:rsidDel="000C5586">
              <w:rPr>
                <w:noProof/>
                <w:webHidden/>
              </w:rPr>
              <w:fldChar w:fldCharType="separate"/>
            </w:r>
            <w:r w:rsidR="00AA3323" w:rsidDel="000C5586">
              <w:rPr>
                <w:noProof/>
                <w:webHidden/>
              </w:rPr>
              <w:delText>42</w:delText>
            </w:r>
            <w:r w:rsidR="00AA3323" w:rsidDel="000C5586">
              <w:rPr>
                <w:noProof/>
                <w:webHidden/>
              </w:rPr>
              <w:fldChar w:fldCharType="end"/>
            </w:r>
            <w:r w:rsidDel="000C5586">
              <w:rPr>
                <w:noProof/>
              </w:rPr>
              <w:fldChar w:fldCharType="end"/>
            </w:r>
          </w:del>
        </w:p>
        <w:p w14:paraId="73430F19" w14:textId="77269925" w:rsidR="00AA3323" w:rsidDel="000C5586" w:rsidRDefault="00064E76">
          <w:pPr>
            <w:pStyle w:val="TOC1"/>
            <w:tabs>
              <w:tab w:val="left" w:pos="440"/>
            </w:tabs>
            <w:rPr>
              <w:del w:id="688" w:author="Cailleret Levi (cailllev)" w:date="2020-12-14T08:38:00Z"/>
              <w:rFonts w:eastAsiaTheme="minorEastAsia"/>
              <w:noProof/>
              <w:lang w:eastAsia="de-CH"/>
            </w:rPr>
          </w:pPr>
          <w:del w:id="689" w:author="Cailleret Levi (cailllev)" w:date="2020-12-14T08:38:00Z">
            <w:r w:rsidDel="000C5586">
              <w:rPr>
                <w:noProof/>
              </w:rPr>
              <w:fldChar w:fldCharType="begin"/>
            </w:r>
          </w:del>
          <w:del w:id="690" w:author="Cailleret Levi (cailllev)" w:date="2020-12-15T16:22:00Z">
            <w:r w:rsidDel="00927BEC">
              <w:rPr>
                <w:noProof/>
              </w:rPr>
              <w:delInstrText xml:space="preserve"> HYPERLINK \l "_Toc57984351" </w:delInstrText>
            </w:r>
          </w:del>
          <w:del w:id="691" w:author="Cailleret Levi (cailllev)" w:date="2020-12-14T08:38:00Z">
            <w:r w:rsidDel="000C5586">
              <w:rPr>
                <w:noProof/>
              </w:rPr>
              <w:fldChar w:fldCharType="separate"/>
            </w:r>
          </w:del>
          <w:ins w:id="692" w:author="Cailleret Levi (cailllev)" w:date="2020-12-19T20:06:00Z">
            <w:r w:rsidR="00C07399">
              <w:rPr>
                <w:b/>
                <w:bCs/>
                <w:noProof/>
                <w:lang w:val="en-US"/>
              </w:rPr>
              <w:t>Error! Hyperlink reference not valid.</w:t>
            </w:r>
          </w:ins>
          <w:del w:id="693" w:author="Cailleret Levi (cailllev)" w:date="2020-12-14T08:38:00Z">
            <w:r w:rsidR="00AA3323" w:rsidRPr="00322074" w:rsidDel="000C5586">
              <w:rPr>
                <w:rStyle w:val="Hyperlink"/>
                <w:noProof/>
              </w:rPr>
              <w:delText>7</w:delText>
            </w:r>
            <w:r w:rsidR="00AA3323" w:rsidDel="000C5586">
              <w:rPr>
                <w:rFonts w:eastAsiaTheme="minorEastAsia"/>
                <w:noProof/>
                <w:lang w:eastAsia="de-CH"/>
              </w:rPr>
              <w:tab/>
            </w:r>
            <w:r w:rsidR="00AA3323" w:rsidRPr="00322074" w:rsidDel="000C5586">
              <w:rPr>
                <w:rStyle w:val="Hyperlink"/>
                <w:noProof/>
              </w:rPr>
              <w:delText>Anhang</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_Toc57984351 \h </w:delInstrText>
            </w:r>
            <w:r w:rsidR="00AA3323" w:rsidDel="000C5586">
              <w:rPr>
                <w:noProof/>
                <w:webHidden/>
              </w:rPr>
            </w:r>
            <w:r w:rsidR="00AA3323" w:rsidDel="000C5586">
              <w:rPr>
                <w:noProof/>
                <w:webHidden/>
              </w:rPr>
              <w:fldChar w:fldCharType="separate"/>
            </w:r>
            <w:r w:rsidR="00AA3323" w:rsidDel="000C5586">
              <w:rPr>
                <w:noProof/>
                <w:webHidden/>
              </w:rPr>
              <w:delText>43</w:delText>
            </w:r>
            <w:r w:rsidR="00AA3323" w:rsidDel="000C5586">
              <w:rPr>
                <w:noProof/>
                <w:webHidden/>
              </w:rPr>
              <w:fldChar w:fldCharType="end"/>
            </w:r>
            <w:r w:rsidDel="000C5586">
              <w:rPr>
                <w:noProof/>
              </w:rPr>
              <w:fldChar w:fldCharType="end"/>
            </w:r>
          </w:del>
        </w:p>
        <w:p w14:paraId="6EA72F49" w14:textId="622969E5" w:rsidR="00AA3323" w:rsidDel="000C5586" w:rsidRDefault="00064E76">
          <w:pPr>
            <w:pStyle w:val="TOC2"/>
            <w:tabs>
              <w:tab w:val="left" w:pos="880"/>
              <w:tab w:val="right" w:leader="dot" w:pos="9016"/>
            </w:tabs>
            <w:rPr>
              <w:del w:id="694" w:author="Cailleret Levi (cailllev)" w:date="2020-12-14T08:38:00Z"/>
              <w:rFonts w:eastAsiaTheme="minorEastAsia"/>
              <w:noProof/>
              <w:lang w:eastAsia="de-CH"/>
            </w:rPr>
          </w:pPr>
          <w:del w:id="695" w:author="Cailleret Levi (cailllev)" w:date="2020-12-14T08:38:00Z">
            <w:r w:rsidDel="000C5586">
              <w:rPr>
                <w:noProof/>
              </w:rPr>
              <w:fldChar w:fldCharType="begin"/>
            </w:r>
          </w:del>
          <w:del w:id="696" w:author="Cailleret Levi (cailllev)" w:date="2020-12-15T16:22:00Z">
            <w:r w:rsidDel="00927BEC">
              <w:rPr>
                <w:noProof/>
              </w:rPr>
              <w:delInstrText xml:space="preserve"> HYPERLINK \l "_Toc57984352" </w:delInstrText>
            </w:r>
          </w:del>
          <w:del w:id="697" w:author="Cailleret Levi (cailllev)" w:date="2020-12-14T08:38:00Z">
            <w:r w:rsidDel="000C5586">
              <w:rPr>
                <w:noProof/>
              </w:rPr>
              <w:fldChar w:fldCharType="separate"/>
            </w:r>
          </w:del>
          <w:ins w:id="698" w:author="Cailleret Levi (cailllev)" w:date="2020-12-19T20:06:00Z">
            <w:r w:rsidR="00C07399">
              <w:rPr>
                <w:b/>
                <w:bCs/>
                <w:noProof/>
                <w:lang w:val="en-US"/>
              </w:rPr>
              <w:t>Error! Hyperlink reference not valid.</w:t>
            </w:r>
          </w:ins>
          <w:del w:id="699" w:author="Cailleret Levi (cailllev)" w:date="2020-12-14T08:38:00Z">
            <w:r w:rsidR="00AA3323" w:rsidRPr="00322074" w:rsidDel="000C5586">
              <w:rPr>
                <w:rStyle w:val="Hyperlink"/>
                <w:noProof/>
              </w:rPr>
              <w:delText>7.1</w:delText>
            </w:r>
            <w:r w:rsidR="00AA3323" w:rsidDel="000C5586">
              <w:rPr>
                <w:rFonts w:eastAsiaTheme="minorEastAsia"/>
                <w:noProof/>
                <w:lang w:eastAsia="de-CH"/>
              </w:rPr>
              <w:tab/>
            </w:r>
            <w:r w:rsidR="00AA3323" w:rsidRPr="00322074" w:rsidDel="000C5586">
              <w:rPr>
                <w:rStyle w:val="Hyperlink"/>
                <w:noProof/>
              </w:rPr>
              <w:delText>Projektmanagement</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_Toc57984352 \h </w:delInstrText>
            </w:r>
            <w:r w:rsidR="00AA3323" w:rsidDel="000C5586">
              <w:rPr>
                <w:noProof/>
                <w:webHidden/>
              </w:rPr>
            </w:r>
            <w:r w:rsidR="00AA3323" w:rsidDel="000C5586">
              <w:rPr>
                <w:noProof/>
                <w:webHidden/>
              </w:rPr>
              <w:fldChar w:fldCharType="separate"/>
            </w:r>
            <w:r w:rsidR="00AA3323" w:rsidDel="000C5586">
              <w:rPr>
                <w:noProof/>
                <w:webHidden/>
              </w:rPr>
              <w:delText>43</w:delText>
            </w:r>
            <w:r w:rsidR="00AA3323" w:rsidDel="000C5586">
              <w:rPr>
                <w:noProof/>
                <w:webHidden/>
              </w:rPr>
              <w:fldChar w:fldCharType="end"/>
            </w:r>
            <w:r w:rsidDel="000C5586">
              <w:rPr>
                <w:noProof/>
              </w:rPr>
              <w:fldChar w:fldCharType="end"/>
            </w:r>
          </w:del>
        </w:p>
        <w:p w14:paraId="1ECDF171" w14:textId="79CB9B5B" w:rsidR="00AA3323" w:rsidDel="000C5586" w:rsidRDefault="00064E76">
          <w:pPr>
            <w:pStyle w:val="TOC3"/>
            <w:tabs>
              <w:tab w:val="left" w:pos="1320"/>
              <w:tab w:val="right" w:leader="dot" w:pos="9016"/>
            </w:tabs>
            <w:rPr>
              <w:del w:id="700" w:author="Cailleret Levi (cailllev)" w:date="2020-12-14T08:38:00Z"/>
              <w:rFonts w:eastAsiaTheme="minorEastAsia"/>
              <w:noProof/>
              <w:lang w:eastAsia="de-CH"/>
            </w:rPr>
          </w:pPr>
          <w:del w:id="701" w:author="Cailleret Levi (cailllev)" w:date="2020-12-14T08:38:00Z">
            <w:r w:rsidDel="000C5586">
              <w:rPr>
                <w:noProof/>
              </w:rPr>
              <w:fldChar w:fldCharType="begin"/>
            </w:r>
          </w:del>
          <w:del w:id="702" w:author="Cailleret Levi (cailllev)" w:date="2020-12-15T16:22:00Z">
            <w:r w:rsidDel="00927BEC">
              <w:rPr>
                <w:noProof/>
              </w:rPr>
              <w:delInstrText xml:space="preserve"> HYPERLINK \l "_Toc57984353" </w:delInstrText>
            </w:r>
          </w:del>
          <w:del w:id="703" w:author="Cailleret Levi (cailllev)" w:date="2020-12-14T08:38:00Z">
            <w:r w:rsidDel="000C5586">
              <w:rPr>
                <w:noProof/>
              </w:rPr>
              <w:fldChar w:fldCharType="separate"/>
            </w:r>
          </w:del>
          <w:ins w:id="704" w:author="Cailleret Levi (cailllev)" w:date="2020-12-19T20:06:00Z">
            <w:r w:rsidR="00C07399">
              <w:rPr>
                <w:b/>
                <w:bCs/>
                <w:noProof/>
                <w:lang w:val="en-US"/>
              </w:rPr>
              <w:t>Error! Hyperlink reference not valid.</w:t>
            </w:r>
          </w:ins>
          <w:del w:id="705" w:author="Cailleret Levi (cailllev)" w:date="2020-12-14T08:38:00Z">
            <w:r w:rsidR="00AA3323" w:rsidRPr="00322074" w:rsidDel="000C5586">
              <w:rPr>
                <w:rStyle w:val="Hyperlink"/>
                <w:noProof/>
              </w:rPr>
              <w:delText>7.1.1</w:delText>
            </w:r>
            <w:r w:rsidR="00AA3323" w:rsidDel="000C5586">
              <w:rPr>
                <w:rFonts w:eastAsiaTheme="minorEastAsia"/>
                <w:noProof/>
                <w:lang w:eastAsia="de-CH"/>
              </w:rPr>
              <w:tab/>
            </w:r>
            <w:r w:rsidR="00AA3323" w:rsidRPr="00322074" w:rsidDel="000C5586">
              <w:rPr>
                <w:rStyle w:val="Hyperlink"/>
                <w:noProof/>
              </w:rPr>
              <w:delText>Aufgabenstellung</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_Toc57984353 \h </w:delInstrText>
            </w:r>
            <w:r w:rsidR="00AA3323" w:rsidDel="000C5586">
              <w:rPr>
                <w:noProof/>
                <w:webHidden/>
              </w:rPr>
            </w:r>
            <w:r w:rsidR="00AA3323" w:rsidDel="000C5586">
              <w:rPr>
                <w:noProof/>
                <w:webHidden/>
              </w:rPr>
              <w:fldChar w:fldCharType="separate"/>
            </w:r>
            <w:r w:rsidR="00AA3323" w:rsidDel="000C5586">
              <w:rPr>
                <w:noProof/>
                <w:webHidden/>
              </w:rPr>
              <w:delText>43</w:delText>
            </w:r>
            <w:r w:rsidR="00AA3323" w:rsidDel="000C5586">
              <w:rPr>
                <w:noProof/>
                <w:webHidden/>
              </w:rPr>
              <w:fldChar w:fldCharType="end"/>
            </w:r>
            <w:r w:rsidDel="000C5586">
              <w:rPr>
                <w:noProof/>
              </w:rPr>
              <w:fldChar w:fldCharType="end"/>
            </w:r>
          </w:del>
        </w:p>
        <w:p w14:paraId="5DB44182" w14:textId="7F7E234B" w:rsidR="00AA3323" w:rsidDel="000C5586" w:rsidRDefault="00064E76">
          <w:pPr>
            <w:pStyle w:val="TOC3"/>
            <w:tabs>
              <w:tab w:val="left" w:pos="1320"/>
              <w:tab w:val="right" w:leader="dot" w:pos="9016"/>
            </w:tabs>
            <w:rPr>
              <w:del w:id="706" w:author="Cailleret Levi (cailllev)" w:date="2020-12-14T08:38:00Z"/>
              <w:rFonts w:eastAsiaTheme="minorEastAsia"/>
              <w:noProof/>
              <w:lang w:eastAsia="de-CH"/>
            </w:rPr>
          </w:pPr>
          <w:del w:id="707" w:author="Cailleret Levi (cailllev)" w:date="2020-12-14T08:38:00Z">
            <w:r w:rsidDel="000C5586">
              <w:rPr>
                <w:noProof/>
              </w:rPr>
              <w:fldChar w:fldCharType="begin"/>
            </w:r>
          </w:del>
          <w:del w:id="708" w:author="Cailleret Levi (cailllev)" w:date="2020-12-15T16:22:00Z">
            <w:r w:rsidDel="00927BEC">
              <w:rPr>
                <w:noProof/>
              </w:rPr>
              <w:delInstrText xml:space="preserve"> HYPERLINK \l "_Toc57984354" </w:delInstrText>
            </w:r>
          </w:del>
          <w:del w:id="709" w:author="Cailleret Levi (cailllev)" w:date="2020-12-14T08:38:00Z">
            <w:r w:rsidDel="000C5586">
              <w:rPr>
                <w:noProof/>
              </w:rPr>
              <w:fldChar w:fldCharType="separate"/>
            </w:r>
          </w:del>
          <w:ins w:id="710" w:author="Cailleret Levi (cailllev)" w:date="2020-12-19T20:06:00Z">
            <w:r w:rsidR="00C07399">
              <w:rPr>
                <w:b/>
                <w:bCs/>
                <w:noProof/>
                <w:lang w:val="en-US"/>
              </w:rPr>
              <w:t>Error! Hyperlink reference not valid.</w:t>
            </w:r>
          </w:ins>
          <w:del w:id="711" w:author="Cailleret Levi (cailllev)" w:date="2020-12-14T08:38:00Z">
            <w:r w:rsidR="00AA3323" w:rsidRPr="00322074" w:rsidDel="000C5586">
              <w:rPr>
                <w:rStyle w:val="Hyperlink"/>
                <w:noProof/>
              </w:rPr>
              <w:delText>7.1.2</w:delText>
            </w:r>
            <w:r w:rsidR="00AA3323" w:rsidDel="000C5586">
              <w:rPr>
                <w:rFonts w:eastAsiaTheme="minorEastAsia"/>
                <w:noProof/>
                <w:lang w:eastAsia="de-CH"/>
              </w:rPr>
              <w:tab/>
            </w:r>
            <w:r w:rsidR="00AA3323" w:rsidRPr="00322074" w:rsidDel="000C5586">
              <w:rPr>
                <w:rStyle w:val="Hyperlink"/>
                <w:noProof/>
              </w:rPr>
              <w:delText>Zeitplan</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_Toc57984354 \h </w:delInstrText>
            </w:r>
            <w:r w:rsidR="00AA3323" w:rsidDel="000C5586">
              <w:rPr>
                <w:noProof/>
                <w:webHidden/>
              </w:rPr>
            </w:r>
            <w:r w:rsidR="00AA3323" w:rsidDel="000C5586">
              <w:rPr>
                <w:noProof/>
                <w:webHidden/>
              </w:rPr>
              <w:fldChar w:fldCharType="separate"/>
            </w:r>
            <w:r w:rsidR="00AA3323" w:rsidDel="000C5586">
              <w:rPr>
                <w:noProof/>
                <w:webHidden/>
              </w:rPr>
              <w:delText>44</w:delText>
            </w:r>
            <w:r w:rsidR="00AA3323" w:rsidDel="000C5586">
              <w:rPr>
                <w:noProof/>
                <w:webHidden/>
              </w:rPr>
              <w:fldChar w:fldCharType="end"/>
            </w:r>
            <w:r w:rsidDel="000C5586">
              <w:rPr>
                <w:noProof/>
              </w:rPr>
              <w:fldChar w:fldCharType="end"/>
            </w:r>
          </w:del>
        </w:p>
        <w:p w14:paraId="674200AD" w14:textId="6150E351" w:rsidR="00AA3323" w:rsidDel="000C5586" w:rsidRDefault="00064E76">
          <w:pPr>
            <w:pStyle w:val="TOC3"/>
            <w:tabs>
              <w:tab w:val="left" w:pos="1320"/>
              <w:tab w:val="right" w:leader="dot" w:pos="9016"/>
            </w:tabs>
            <w:rPr>
              <w:del w:id="712" w:author="Cailleret Levi (cailllev)" w:date="2020-12-14T08:38:00Z"/>
              <w:rFonts w:eastAsiaTheme="minorEastAsia"/>
              <w:noProof/>
              <w:lang w:eastAsia="de-CH"/>
            </w:rPr>
          </w:pPr>
          <w:del w:id="713" w:author="Cailleret Levi (cailllev)" w:date="2020-12-14T08:38:00Z">
            <w:r w:rsidDel="000C5586">
              <w:rPr>
                <w:noProof/>
              </w:rPr>
              <w:fldChar w:fldCharType="begin"/>
            </w:r>
          </w:del>
          <w:del w:id="714" w:author="Cailleret Levi (cailllev)" w:date="2020-12-15T16:22:00Z">
            <w:r w:rsidDel="00927BEC">
              <w:rPr>
                <w:noProof/>
              </w:rPr>
              <w:delInstrText xml:space="preserve"> HYPERLINK \l "_Toc57984355" </w:delInstrText>
            </w:r>
          </w:del>
          <w:del w:id="715" w:author="Cailleret Levi (cailllev)" w:date="2020-12-14T08:38:00Z">
            <w:r w:rsidDel="000C5586">
              <w:rPr>
                <w:noProof/>
              </w:rPr>
              <w:fldChar w:fldCharType="separate"/>
            </w:r>
          </w:del>
          <w:ins w:id="716" w:author="Cailleret Levi (cailllev)" w:date="2020-12-19T20:06:00Z">
            <w:r w:rsidR="00C07399">
              <w:rPr>
                <w:b/>
                <w:bCs/>
                <w:noProof/>
                <w:lang w:val="en-US"/>
              </w:rPr>
              <w:t>Error! Hyperlink reference not valid.</w:t>
            </w:r>
          </w:ins>
          <w:del w:id="717" w:author="Cailleret Levi (cailllev)" w:date="2020-12-14T08:38:00Z">
            <w:r w:rsidR="00AA3323" w:rsidRPr="00322074" w:rsidDel="000C5586">
              <w:rPr>
                <w:rStyle w:val="Hyperlink"/>
                <w:noProof/>
              </w:rPr>
              <w:delText>7.1.3</w:delText>
            </w:r>
            <w:r w:rsidR="00AA3323" w:rsidDel="000C5586">
              <w:rPr>
                <w:rFonts w:eastAsiaTheme="minorEastAsia"/>
                <w:noProof/>
                <w:lang w:eastAsia="de-CH"/>
              </w:rPr>
              <w:tab/>
            </w:r>
            <w:r w:rsidR="00AA3323" w:rsidRPr="00322074" w:rsidDel="000C5586">
              <w:rPr>
                <w:rStyle w:val="Hyperlink"/>
                <w:noProof/>
              </w:rPr>
              <w:delText>Protokolle</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_Toc57984355 \h </w:delInstrText>
            </w:r>
            <w:r w:rsidR="00AA3323" w:rsidDel="000C5586">
              <w:rPr>
                <w:noProof/>
                <w:webHidden/>
              </w:rPr>
            </w:r>
            <w:r w:rsidR="00AA3323" w:rsidDel="000C5586">
              <w:rPr>
                <w:noProof/>
                <w:webHidden/>
              </w:rPr>
              <w:fldChar w:fldCharType="separate"/>
            </w:r>
            <w:r w:rsidR="00AA3323" w:rsidDel="000C5586">
              <w:rPr>
                <w:noProof/>
                <w:webHidden/>
              </w:rPr>
              <w:delText>45</w:delText>
            </w:r>
            <w:r w:rsidR="00AA3323" w:rsidDel="000C5586">
              <w:rPr>
                <w:noProof/>
                <w:webHidden/>
              </w:rPr>
              <w:fldChar w:fldCharType="end"/>
            </w:r>
            <w:r w:rsidDel="000C5586">
              <w:rPr>
                <w:noProof/>
              </w:rPr>
              <w:fldChar w:fldCharType="end"/>
            </w:r>
          </w:del>
        </w:p>
        <w:p w14:paraId="6A20CEA0" w14:textId="2636C1DA" w:rsidR="00AA3323" w:rsidDel="000C5586" w:rsidRDefault="00064E76">
          <w:pPr>
            <w:pStyle w:val="TOC2"/>
            <w:tabs>
              <w:tab w:val="left" w:pos="880"/>
              <w:tab w:val="right" w:leader="dot" w:pos="9016"/>
            </w:tabs>
            <w:rPr>
              <w:del w:id="718" w:author="Cailleret Levi (cailllev)" w:date="2020-12-14T08:38:00Z"/>
              <w:rFonts w:eastAsiaTheme="minorEastAsia"/>
              <w:noProof/>
              <w:lang w:eastAsia="de-CH"/>
            </w:rPr>
          </w:pPr>
          <w:del w:id="719" w:author="Cailleret Levi (cailllev)" w:date="2020-12-14T08:38:00Z">
            <w:r w:rsidDel="000C5586">
              <w:rPr>
                <w:noProof/>
              </w:rPr>
              <w:fldChar w:fldCharType="begin"/>
            </w:r>
          </w:del>
          <w:del w:id="720" w:author="Cailleret Levi (cailllev)" w:date="2020-12-15T16:22:00Z">
            <w:r w:rsidDel="00927BEC">
              <w:rPr>
                <w:noProof/>
              </w:rPr>
              <w:delInstrText xml:space="preserve"> HYPERLINK \l "_Toc57984356" </w:delInstrText>
            </w:r>
          </w:del>
          <w:del w:id="721" w:author="Cailleret Levi (cailllev)" w:date="2020-12-14T08:38:00Z">
            <w:r w:rsidDel="000C5586">
              <w:rPr>
                <w:noProof/>
              </w:rPr>
              <w:fldChar w:fldCharType="separate"/>
            </w:r>
          </w:del>
          <w:ins w:id="722" w:author="Cailleret Levi (cailllev)" w:date="2020-12-19T20:06:00Z">
            <w:r w:rsidR="00C07399">
              <w:rPr>
                <w:b/>
                <w:bCs/>
                <w:noProof/>
                <w:lang w:val="en-US"/>
              </w:rPr>
              <w:t>Error! Hyperlink reference not valid.</w:t>
            </w:r>
          </w:ins>
          <w:del w:id="723" w:author="Cailleret Levi (cailllev)" w:date="2020-12-14T08:38:00Z">
            <w:r w:rsidR="00AA3323" w:rsidRPr="00322074" w:rsidDel="000C5586">
              <w:rPr>
                <w:rStyle w:val="Hyperlink"/>
                <w:noProof/>
              </w:rPr>
              <w:delText>7.2</w:delText>
            </w:r>
            <w:r w:rsidR="00AA3323" w:rsidDel="000C5586">
              <w:rPr>
                <w:rFonts w:eastAsiaTheme="minorEastAsia"/>
                <w:noProof/>
                <w:lang w:eastAsia="de-CH"/>
              </w:rPr>
              <w:tab/>
            </w:r>
            <w:r w:rsidR="00AA3323" w:rsidRPr="00322074" w:rsidDel="000C5586">
              <w:rPr>
                <w:rStyle w:val="Hyperlink"/>
                <w:noProof/>
              </w:rPr>
              <w:delText>Weiteres</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_Toc57984356 \h </w:delInstrText>
            </w:r>
            <w:r w:rsidR="00AA3323" w:rsidDel="000C5586">
              <w:rPr>
                <w:noProof/>
                <w:webHidden/>
              </w:rPr>
            </w:r>
            <w:r w:rsidR="00AA3323" w:rsidDel="000C5586">
              <w:rPr>
                <w:noProof/>
                <w:webHidden/>
              </w:rPr>
              <w:fldChar w:fldCharType="separate"/>
            </w:r>
            <w:r w:rsidR="00AA3323" w:rsidDel="000C5586">
              <w:rPr>
                <w:noProof/>
                <w:webHidden/>
              </w:rPr>
              <w:delText>46</w:delText>
            </w:r>
            <w:r w:rsidR="00AA3323" w:rsidDel="000C5586">
              <w:rPr>
                <w:noProof/>
                <w:webHidden/>
              </w:rPr>
              <w:fldChar w:fldCharType="end"/>
            </w:r>
            <w:r w:rsidDel="000C5586">
              <w:rPr>
                <w:noProof/>
              </w:rPr>
              <w:fldChar w:fldCharType="end"/>
            </w:r>
          </w:del>
        </w:p>
        <w:p w14:paraId="07A3D1E8" w14:textId="246377E6" w:rsidR="00AA3323" w:rsidDel="000C5586" w:rsidRDefault="00064E76">
          <w:pPr>
            <w:pStyle w:val="TOC3"/>
            <w:tabs>
              <w:tab w:val="left" w:pos="1320"/>
              <w:tab w:val="right" w:leader="dot" w:pos="9016"/>
            </w:tabs>
            <w:rPr>
              <w:del w:id="724" w:author="Cailleret Levi (cailllev)" w:date="2020-12-14T08:38:00Z"/>
              <w:rFonts w:eastAsiaTheme="minorEastAsia"/>
              <w:noProof/>
              <w:lang w:eastAsia="de-CH"/>
            </w:rPr>
          </w:pPr>
          <w:del w:id="725" w:author="Cailleret Levi (cailllev)" w:date="2020-12-14T08:38:00Z">
            <w:r w:rsidDel="000C5586">
              <w:rPr>
                <w:noProof/>
              </w:rPr>
              <w:fldChar w:fldCharType="begin"/>
            </w:r>
          </w:del>
          <w:del w:id="726" w:author="Cailleret Levi (cailllev)" w:date="2020-12-15T16:22:00Z">
            <w:r w:rsidDel="00927BEC">
              <w:rPr>
                <w:noProof/>
              </w:rPr>
              <w:delInstrText xml:space="preserve"> HYPERLINK \l "_Toc57984357" </w:delInstrText>
            </w:r>
          </w:del>
          <w:del w:id="727" w:author="Cailleret Levi (cailllev)" w:date="2020-12-14T08:38:00Z">
            <w:r w:rsidDel="000C5586">
              <w:rPr>
                <w:noProof/>
              </w:rPr>
              <w:fldChar w:fldCharType="separate"/>
            </w:r>
          </w:del>
          <w:ins w:id="728" w:author="Cailleret Levi (cailllev)" w:date="2020-12-19T20:06:00Z">
            <w:r w:rsidR="00C07399">
              <w:rPr>
                <w:b/>
                <w:bCs/>
                <w:noProof/>
                <w:lang w:val="en-US"/>
              </w:rPr>
              <w:t>Error! Hyperlink reference not valid.</w:t>
            </w:r>
          </w:ins>
          <w:del w:id="729" w:author="Cailleret Levi (cailllev)" w:date="2020-12-14T08:38:00Z">
            <w:r w:rsidR="00AA3323" w:rsidRPr="00322074" w:rsidDel="000C5586">
              <w:rPr>
                <w:rStyle w:val="Hyperlink"/>
                <w:noProof/>
                <w:lang w:val="en-US"/>
              </w:rPr>
              <w:delText>7.2.1</w:delText>
            </w:r>
            <w:r w:rsidR="00AA3323" w:rsidDel="000C5586">
              <w:rPr>
                <w:rFonts w:eastAsiaTheme="minorEastAsia"/>
                <w:noProof/>
                <w:lang w:eastAsia="de-CH"/>
              </w:rPr>
              <w:tab/>
            </w:r>
            <w:r w:rsidR="00AA3323" w:rsidRPr="00322074" w:rsidDel="000C5586">
              <w:rPr>
                <w:rStyle w:val="Hyperlink"/>
                <w:noProof/>
                <w:lang w:val="en-US"/>
              </w:rPr>
              <w:delText>Code</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_Toc57984357 \h </w:delInstrText>
            </w:r>
            <w:r w:rsidR="00AA3323" w:rsidDel="000C5586">
              <w:rPr>
                <w:noProof/>
                <w:webHidden/>
              </w:rPr>
            </w:r>
            <w:r w:rsidR="00AA3323" w:rsidDel="000C5586">
              <w:rPr>
                <w:noProof/>
                <w:webHidden/>
              </w:rPr>
              <w:fldChar w:fldCharType="separate"/>
            </w:r>
            <w:r w:rsidR="00AA3323" w:rsidDel="000C5586">
              <w:rPr>
                <w:noProof/>
                <w:webHidden/>
              </w:rPr>
              <w:delText>46</w:delText>
            </w:r>
            <w:r w:rsidR="00AA3323" w:rsidDel="000C5586">
              <w:rPr>
                <w:noProof/>
                <w:webHidden/>
              </w:rPr>
              <w:fldChar w:fldCharType="end"/>
            </w:r>
            <w:r w:rsidDel="000C5586">
              <w:rPr>
                <w:noProof/>
              </w:rPr>
              <w:fldChar w:fldCharType="end"/>
            </w:r>
          </w:del>
        </w:p>
        <w:p w14:paraId="32B85579" w14:textId="4751FDE3" w:rsidR="00AA3323" w:rsidDel="000C5586" w:rsidRDefault="00064E76">
          <w:pPr>
            <w:pStyle w:val="TOC3"/>
            <w:tabs>
              <w:tab w:val="left" w:pos="1320"/>
              <w:tab w:val="right" w:leader="dot" w:pos="9016"/>
            </w:tabs>
            <w:rPr>
              <w:del w:id="730" w:author="Cailleret Levi (cailllev)" w:date="2020-12-14T08:38:00Z"/>
              <w:rFonts w:eastAsiaTheme="minorEastAsia"/>
              <w:noProof/>
              <w:lang w:eastAsia="de-CH"/>
            </w:rPr>
          </w:pPr>
          <w:del w:id="731" w:author="Cailleret Levi (cailllev)" w:date="2020-12-14T08:38:00Z">
            <w:r w:rsidDel="000C5586">
              <w:rPr>
                <w:noProof/>
              </w:rPr>
              <w:fldChar w:fldCharType="begin"/>
            </w:r>
          </w:del>
          <w:del w:id="732" w:author="Cailleret Levi (cailllev)" w:date="2020-12-15T16:22:00Z">
            <w:r w:rsidDel="00927BEC">
              <w:rPr>
                <w:noProof/>
              </w:rPr>
              <w:delInstrText xml:space="preserve"> HYPERLINK \l "_Toc57984358" </w:delInstrText>
            </w:r>
          </w:del>
          <w:del w:id="733" w:author="Cailleret Levi (cailllev)" w:date="2020-12-14T08:38:00Z">
            <w:r w:rsidDel="000C5586">
              <w:rPr>
                <w:noProof/>
              </w:rPr>
              <w:fldChar w:fldCharType="separate"/>
            </w:r>
          </w:del>
          <w:ins w:id="734" w:author="Cailleret Levi (cailllev)" w:date="2020-12-19T20:06:00Z">
            <w:r w:rsidR="00C07399">
              <w:rPr>
                <w:b/>
                <w:bCs/>
                <w:noProof/>
                <w:lang w:val="en-US"/>
              </w:rPr>
              <w:t>Error! Hyperlink reference not valid.</w:t>
            </w:r>
          </w:ins>
          <w:del w:id="735" w:author="Cailleret Levi (cailllev)" w:date="2020-12-14T08:38:00Z">
            <w:r w:rsidR="00AA3323" w:rsidRPr="00322074" w:rsidDel="000C5586">
              <w:rPr>
                <w:rStyle w:val="Hyperlink"/>
                <w:noProof/>
              </w:rPr>
              <w:delText>7.2.2</w:delText>
            </w:r>
            <w:r w:rsidR="00AA3323" w:rsidDel="000C5586">
              <w:rPr>
                <w:rFonts w:eastAsiaTheme="minorEastAsia"/>
                <w:noProof/>
                <w:lang w:eastAsia="de-CH"/>
              </w:rPr>
              <w:tab/>
            </w:r>
            <w:r w:rsidR="00AA3323" w:rsidRPr="00322074" w:rsidDel="000C5586">
              <w:rPr>
                <w:rStyle w:val="Hyperlink"/>
                <w:noProof/>
              </w:rPr>
              <w:delText>Code Base anpassen an eigenes Netzwerk</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_Toc57984358 \h </w:delInstrText>
            </w:r>
            <w:r w:rsidR="00AA3323" w:rsidDel="000C5586">
              <w:rPr>
                <w:noProof/>
                <w:webHidden/>
              </w:rPr>
            </w:r>
            <w:r w:rsidR="00AA3323" w:rsidDel="000C5586">
              <w:rPr>
                <w:noProof/>
                <w:webHidden/>
              </w:rPr>
              <w:fldChar w:fldCharType="separate"/>
            </w:r>
            <w:r w:rsidR="00AA3323" w:rsidDel="000C5586">
              <w:rPr>
                <w:noProof/>
                <w:webHidden/>
              </w:rPr>
              <w:delText>47</w:delText>
            </w:r>
            <w:r w:rsidR="00AA3323" w:rsidDel="000C5586">
              <w:rPr>
                <w:noProof/>
                <w:webHidden/>
              </w:rPr>
              <w:fldChar w:fldCharType="end"/>
            </w:r>
            <w:r w:rsidDel="000C5586">
              <w:rPr>
                <w:noProof/>
              </w:rPr>
              <w:fldChar w:fldCharType="end"/>
            </w:r>
          </w:del>
        </w:p>
        <w:p w14:paraId="64B3D287" w14:textId="39169A33" w:rsidR="00AA3323" w:rsidDel="000C5586" w:rsidRDefault="00064E76">
          <w:pPr>
            <w:pStyle w:val="TOC3"/>
            <w:tabs>
              <w:tab w:val="left" w:pos="1320"/>
              <w:tab w:val="right" w:leader="dot" w:pos="9016"/>
            </w:tabs>
            <w:rPr>
              <w:del w:id="736" w:author="Cailleret Levi (cailllev)" w:date="2020-12-14T08:38:00Z"/>
              <w:rFonts w:eastAsiaTheme="minorEastAsia"/>
              <w:noProof/>
              <w:lang w:eastAsia="de-CH"/>
            </w:rPr>
          </w:pPr>
          <w:del w:id="737" w:author="Cailleret Levi (cailllev)" w:date="2020-12-14T08:38:00Z">
            <w:r w:rsidDel="000C5586">
              <w:rPr>
                <w:noProof/>
              </w:rPr>
              <w:fldChar w:fldCharType="begin"/>
            </w:r>
          </w:del>
          <w:del w:id="738" w:author="Cailleret Levi (cailllev)" w:date="2020-12-15T16:22:00Z">
            <w:r w:rsidDel="00927BEC">
              <w:rPr>
                <w:noProof/>
              </w:rPr>
              <w:delInstrText xml:space="preserve"> HYPERLINK \l "_Toc57984359" </w:delInstrText>
            </w:r>
          </w:del>
          <w:del w:id="739" w:author="Cailleret Levi (cailllev)" w:date="2020-12-14T08:38:00Z">
            <w:r w:rsidDel="000C5586">
              <w:rPr>
                <w:noProof/>
              </w:rPr>
              <w:fldChar w:fldCharType="separate"/>
            </w:r>
          </w:del>
          <w:ins w:id="740" w:author="Cailleret Levi (cailllev)" w:date="2020-12-19T20:06:00Z">
            <w:r w:rsidR="00C07399">
              <w:rPr>
                <w:b/>
                <w:bCs/>
                <w:noProof/>
                <w:lang w:val="en-US"/>
              </w:rPr>
              <w:t>Error! Hyperlink reference not valid.</w:t>
            </w:r>
          </w:ins>
          <w:del w:id="741" w:author="Cailleret Levi (cailllev)" w:date="2020-12-14T08:38:00Z">
            <w:r w:rsidR="00AA3323" w:rsidRPr="00322074" w:rsidDel="000C5586">
              <w:rPr>
                <w:rStyle w:val="Hyperlink"/>
                <w:noProof/>
              </w:rPr>
              <w:delText>7.2.3</w:delText>
            </w:r>
            <w:r w:rsidR="00AA3323" w:rsidDel="000C5586">
              <w:rPr>
                <w:rFonts w:eastAsiaTheme="minorEastAsia"/>
                <w:noProof/>
                <w:lang w:eastAsia="de-CH"/>
              </w:rPr>
              <w:tab/>
            </w:r>
            <w:r w:rsidR="00AA3323" w:rsidRPr="00322074" w:rsidDel="000C5586">
              <w:rPr>
                <w:rStyle w:val="Hyperlink"/>
                <w:noProof/>
              </w:rPr>
              <w:delText>Code laufen lassen</w:delText>
            </w:r>
            <w:r w:rsidR="00AA3323" w:rsidDel="000C5586">
              <w:rPr>
                <w:noProof/>
                <w:webHidden/>
              </w:rPr>
              <w:tab/>
            </w:r>
            <w:r w:rsidR="00AA3323" w:rsidDel="000C5586">
              <w:rPr>
                <w:noProof/>
                <w:webHidden/>
              </w:rPr>
              <w:fldChar w:fldCharType="begin"/>
            </w:r>
            <w:r w:rsidR="00AA3323" w:rsidDel="000C5586">
              <w:rPr>
                <w:noProof/>
                <w:webHidden/>
              </w:rPr>
              <w:delInstrText xml:space="preserve"> PAGEREF _Toc57984359 \h </w:delInstrText>
            </w:r>
            <w:r w:rsidR="00AA3323" w:rsidDel="000C5586">
              <w:rPr>
                <w:noProof/>
                <w:webHidden/>
              </w:rPr>
            </w:r>
            <w:r w:rsidR="00AA3323" w:rsidDel="000C5586">
              <w:rPr>
                <w:noProof/>
                <w:webHidden/>
              </w:rPr>
              <w:fldChar w:fldCharType="separate"/>
            </w:r>
            <w:r w:rsidR="00AA3323" w:rsidDel="000C5586">
              <w:rPr>
                <w:noProof/>
                <w:webHidden/>
              </w:rPr>
              <w:delText>47</w:delText>
            </w:r>
            <w:r w:rsidR="00AA3323" w:rsidDel="000C5586">
              <w:rPr>
                <w:noProof/>
                <w:webHidden/>
              </w:rPr>
              <w:fldChar w:fldCharType="end"/>
            </w:r>
            <w:r w:rsidDel="000C5586">
              <w:rPr>
                <w:noProof/>
              </w:rPr>
              <w:fldChar w:fldCharType="end"/>
            </w:r>
          </w:del>
        </w:p>
        <w:p w14:paraId="61C8BB02" w14:textId="21402E14" w:rsidR="0072497F" w:rsidRDefault="0072497F" w:rsidP="00ED3B04">
          <w:pPr>
            <w:rPr>
              <w:noProof/>
            </w:rPr>
          </w:pPr>
          <w:r>
            <w:rPr>
              <w:noProof/>
            </w:rPr>
            <w:fldChar w:fldCharType="end"/>
          </w:r>
          <w:ins w:id="742" w:author="Cailleret Levi (cailllev)" w:date="2020-12-18T10:25:00Z">
            <w:r w:rsidR="00520228">
              <w:rPr>
                <w:noProof/>
              </w:rPr>
              <w:br w:type="page"/>
            </w:r>
          </w:ins>
        </w:p>
      </w:sdtContent>
    </w:sdt>
    <w:p w14:paraId="5C06CA1A" w14:textId="77777777" w:rsidR="004B166B" w:rsidRPr="0061414B" w:rsidRDefault="004B166B" w:rsidP="004B166B">
      <w:pPr>
        <w:pStyle w:val="Heading1"/>
        <w:rPr>
          <w:ins w:id="743" w:author="Cailleret Levi (cailllev)" w:date="2020-12-16T09:59:00Z"/>
        </w:rPr>
      </w:pPr>
      <w:bookmarkStart w:id="744" w:name="_Toc59300816"/>
      <w:ins w:id="745" w:author="Cailleret Levi (cailllev)" w:date="2020-12-16T09:59:00Z">
        <w:r w:rsidRPr="00A46D7F">
          <w:lastRenderedPageBreak/>
          <w:t>Einleitung</w:t>
        </w:r>
        <w:bookmarkEnd w:id="744"/>
      </w:ins>
    </w:p>
    <w:p w14:paraId="23CAE0A7" w14:textId="77777777" w:rsidR="004B166B" w:rsidRDefault="004B166B" w:rsidP="004B166B">
      <w:pPr>
        <w:pStyle w:val="Heading2"/>
        <w:rPr>
          <w:ins w:id="746" w:author="Cailleret Levi (cailllev)" w:date="2020-12-16T10:00:00Z"/>
        </w:rPr>
      </w:pPr>
      <w:bookmarkStart w:id="747" w:name="_Toc59300817"/>
      <w:ins w:id="748" w:author="Cailleret Levi (cailllev)" w:date="2020-12-16T10:00:00Z">
        <w:r w:rsidRPr="0092601C">
          <w:t>Ausgangslage</w:t>
        </w:r>
        <w:bookmarkEnd w:id="747"/>
      </w:ins>
    </w:p>
    <w:p w14:paraId="19B3C9CA" w14:textId="38A5BAF2" w:rsidR="00E03632" w:rsidDel="004B166B" w:rsidRDefault="00E03632">
      <w:pPr>
        <w:jc w:val="left"/>
        <w:rPr>
          <w:del w:id="749" w:author="Cailleret Levi (cailllev)" w:date="2020-12-16T09:59:00Z"/>
        </w:rPr>
      </w:pPr>
      <w:del w:id="750" w:author="Cailleret Levi (cailllev)" w:date="2020-12-16T09:59:00Z">
        <w:r w:rsidDel="004B166B">
          <w:br w:type="page"/>
        </w:r>
      </w:del>
    </w:p>
    <w:p w14:paraId="7AD43B1F" w14:textId="18500EFA" w:rsidR="0061414B" w:rsidRPr="0061414B" w:rsidDel="004B166B" w:rsidRDefault="004A1154">
      <w:pPr>
        <w:jc w:val="left"/>
        <w:rPr>
          <w:del w:id="751" w:author="Cailleret Levi (cailllev)" w:date="2020-12-16T10:00:00Z"/>
        </w:rPr>
        <w:pPrChange w:id="752" w:author="Cailleret Levi (cailllev)" w:date="2020-12-16T10:00:00Z">
          <w:pPr>
            <w:pStyle w:val="Heading1"/>
          </w:pPr>
        </w:pPrChange>
      </w:pPr>
      <w:del w:id="753" w:author="Cailleret Levi (cailllev)" w:date="2020-12-16T10:00:00Z">
        <w:r w:rsidRPr="00A46D7F" w:rsidDel="004B166B">
          <w:delText>Einleitung</w:delText>
        </w:r>
      </w:del>
    </w:p>
    <w:p w14:paraId="4B0B45C4" w14:textId="70DD3F5D" w:rsidR="004A1154" w:rsidDel="004B166B" w:rsidRDefault="004A1154">
      <w:pPr>
        <w:jc w:val="left"/>
        <w:rPr>
          <w:del w:id="754" w:author="Cailleret Levi (cailllev)" w:date="2020-12-16T10:00:00Z"/>
        </w:rPr>
        <w:pPrChange w:id="755" w:author="Cailleret Levi (cailllev)" w:date="2020-12-16T10:00:00Z">
          <w:pPr>
            <w:pStyle w:val="Heading2"/>
          </w:pPr>
        </w:pPrChange>
      </w:pPr>
      <w:del w:id="756" w:author="Cailleret Levi (cailllev)" w:date="2020-12-16T10:00:00Z">
        <w:r w:rsidRPr="0092601C" w:rsidDel="004B166B">
          <w:delText>Ausgangslage</w:delText>
        </w:r>
      </w:del>
    </w:p>
    <w:p w14:paraId="342F7789" w14:textId="268B04FC" w:rsidR="0061414B" w:rsidRDefault="00A21C4C">
      <w:pPr>
        <w:jc w:val="left"/>
        <w:pPrChange w:id="757" w:author="Cailleret Levi (cailllev)" w:date="2020-12-16T10:00:00Z">
          <w:pPr/>
        </w:pPrChange>
      </w:pPr>
      <w:r w:rsidRPr="0082184E">
        <w:t xml:space="preserve">Bis anhin hatten </w:t>
      </w:r>
      <w:r w:rsidR="0038610B" w:rsidRPr="0082184E">
        <w:t>Angreifer</w:t>
      </w:r>
      <w:r w:rsidR="001C12F4" w:rsidRPr="0082184E">
        <w:t xml:space="preserve"> auf ein System</w:t>
      </w:r>
      <w:r w:rsidR="00A84AEC" w:rsidRPr="0082184E">
        <w:t xml:space="preserve"> einen </w:t>
      </w:r>
      <w:r w:rsidR="00233E8B" w:rsidRPr="0082184E">
        <w:t>bedeutenden Vorteil gegenüber den Verteidigern.</w:t>
      </w:r>
      <w:r w:rsidR="0032111F" w:rsidRPr="0082184E">
        <w:t xml:space="preserve"> </w:t>
      </w:r>
      <w:r w:rsidR="0060740D" w:rsidRPr="0082184E">
        <w:t>D</w:t>
      </w:r>
      <w:r w:rsidR="001C2348" w:rsidRPr="0082184E">
        <w:t xml:space="preserve">ieser Vorteil entsteht daraus, dass ein Sicherheitssystem </w:t>
      </w:r>
      <w:r w:rsidR="008B64AB" w:rsidRPr="0082184E">
        <w:t>meist statisch ist</w:t>
      </w:r>
      <w:r w:rsidR="007527F6" w:rsidRPr="0082184E">
        <w:t xml:space="preserve">. </w:t>
      </w:r>
      <w:r w:rsidR="00806868">
        <w:t>Ein</w:t>
      </w:r>
      <w:r w:rsidR="007527F6" w:rsidRPr="0082184E">
        <w:t xml:space="preserve"> System wird </w:t>
      </w:r>
      <w:r w:rsidR="007949CB" w:rsidRPr="0082184E">
        <w:t xml:space="preserve">geplant, entwickelt, getestet und irgendwann eingesetzt. Nach </w:t>
      </w:r>
      <w:r w:rsidR="00A71ED7">
        <w:t>dem Einsetzen</w:t>
      </w:r>
      <w:r w:rsidR="00CF3DC7" w:rsidRPr="0082184E">
        <w:t xml:space="preserve"> (dem </w:t>
      </w:r>
      <w:r w:rsidR="00CF3DC7" w:rsidRPr="007677B7">
        <w:t>Deployment</w:t>
      </w:r>
      <w:r w:rsidR="00CF3DC7" w:rsidRPr="0082184E">
        <w:t>)</w:t>
      </w:r>
      <w:r w:rsidR="007949CB" w:rsidRPr="0082184E">
        <w:t xml:space="preserve"> </w:t>
      </w:r>
      <w:r w:rsidR="00154D2B" w:rsidRPr="0082184E">
        <w:t xml:space="preserve">ändert sich </w:t>
      </w:r>
      <w:r w:rsidR="007546CE" w:rsidRPr="0082184E">
        <w:t xml:space="preserve">das </w:t>
      </w:r>
      <w:r w:rsidR="007546CE" w:rsidRPr="00EE1E53">
        <w:t>System</w:t>
      </w:r>
      <w:r w:rsidR="007546CE" w:rsidRPr="0082184E">
        <w:t xml:space="preserve"> </w:t>
      </w:r>
      <w:del w:id="758" w:author="Bernhard Tellenbach" w:date="2020-12-12T13:29:00Z">
        <w:r w:rsidR="007546CE" w:rsidRPr="0082184E" w:rsidDel="00671C30">
          <w:delText xml:space="preserve">nicht mehr, ausser </w:delText>
        </w:r>
        <w:r w:rsidR="00C2601B" w:rsidDel="00671C30">
          <w:delText>eine</w:delText>
        </w:r>
      </w:del>
      <w:ins w:id="759" w:author="Bernhard Tellenbach" w:date="2020-12-12T13:29:00Z">
        <w:r w:rsidR="00092860">
          <w:t xml:space="preserve">nur </w:t>
        </w:r>
        <w:del w:id="760" w:author="Cailleret Levi (cailllev)" w:date="2020-12-18T10:27:00Z">
          <w:r w:rsidR="00092860" w:rsidDel="00231C7D">
            <w:delText>sproadisch</w:delText>
          </w:r>
        </w:del>
      </w:ins>
      <w:ins w:id="761" w:author="Cailleret Levi (cailllev)" w:date="2020-12-18T10:27:00Z">
        <w:r w:rsidR="00231C7D">
          <w:t>sporadisch</w:t>
        </w:r>
      </w:ins>
      <w:ins w:id="762" w:author="Bernhard Tellenbach" w:date="2020-12-12T13:29:00Z">
        <w:r w:rsidR="00092860">
          <w:t xml:space="preserve">, immer </w:t>
        </w:r>
        <w:del w:id="763" w:author="Cailleret Levi (cailllev)" w:date="2020-12-18T10:27:00Z">
          <w:r w:rsidR="00092860" w:rsidDel="00231C7D">
            <w:delText>dann</w:delText>
          </w:r>
        </w:del>
      </w:ins>
      <w:ins w:id="764" w:author="Cailleret Levi (cailllev)" w:date="2020-12-18T10:27:00Z">
        <w:r w:rsidR="00231C7D">
          <w:t>dann,</w:t>
        </w:r>
      </w:ins>
      <w:ins w:id="765" w:author="Bernhard Tellenbach" w:date="2020-12-12T13:29:00Z">
        <w:r w:rsidR="00092860">
          <w:t xml:space="preserve"> wenn</w:t>
        </w:r>
      </w:ins>
      <w:r w:rsidR="00C2601B">
        <w:t xml:space="preserve"> Aktualisierung</w:t>
      </w:r>
      <w:ins w:id="766" w:author="Cailleret Levi (cailllev)" w:date="2020-12-19T19:09:00Z">
        <w:r w:rsidR="00184363">
          <w:t>en</w:t>
        </w:r>
      </w:ins>
      <w:r w:rsidR="00C2601B">
        <w:t xml:space="preserve"> </w:t>
      </w:r>
      <w:del w:id="767" w:author="Bernhard Tellenbach" w:date="2020-12-12T13:29:00Z">
        <w:r w:rsidR="00C2601B" w:rsidDel="00092860">
          <w:delText>findet statt</w:delText>
        </w:r>
      </w:del>
      <w:ins w:id="768" w:author="Bernhard Tellenbach" w:date="2020-12-12T13:29:00Z">
        <w:r w:rsidR="00092860">
          <w:t>stattfinden</w:t>
        </w:r>
      </w:ins>
      <w:r w:rsidR="0073050A" w:rsidRPr="0082184E">
        <w:t xml:space="preserve">. </w:t>
      </w:r>
      <w:r w:rsidR="003C607F">
        <w:t xml:space="preserve">Die Zeit </w:t>
      </w:r>
      <w:r w:rsidR="00FB7DA4">
        <w:t>ist hierbei auf der Seite des</w:t>
      </w:r>
      <w:r w:rsidR="003C607F">
        <w:t xml:space="preserve"> Angreifer</w:t>
      </w:r>
      <w:r w:rsidR="00FB7DA4">
        <w:t>s</w:t>
      </w:r>
      <w:r w:rsidR="00DE47B2" w:rsidRPr="0082184E">
        <w:t xml:space="preserve">. </w:t>
      </w:r>
      <w:r w:rsidR="00FB7DA4">
        <w:t>Er</w:t>
      </w:r>
      <w:r w:rsidR="00DE47B2" w:rsidRPr="0082184E">
        <w:t xml:space="preserve"> k</w:t>
      </w:r>
      <w:r w:rsidR="00FB7DA4">
        <w:t>ann</w:t>
      </w:r>
      <w:r w:rsidR="00DE47B2" w:rsidRPr="0082184E">
        <w:t xml:space="preserve"> das System untersuchen</w:t>
      </w:r>
      <w:r w:rsidR="00355EB0" w:rsidRPr="0082184E">
        <w:t>, Schwachstellen ausmachen</w:t>
      </w:r>
      <w:r w:rsidR="00FB7DA4">
        <w:t xml:space="preserve"> und</w:t>
      </w:r>
      <w:r w:rsidR="00355EB0" w:rsidRPr="0082184E">
        <w:t xml:space="preserve"> mögliche </w:t>
      </w:r>
      <w:r w:rsidR="0082184E" w:rsidRPr="0082184E">
        <w:t>Angriffe entwickeln,</w:t>
      </w:r>
      <w:r w:rsidR="00355EB0" w:rsidRPr="0082184E">
        <w:t xml:space="preserve"> die diese ausnutzen</w:t>
      </w:r>
      <w:ins w:id="769" w:author="Cailleret Levi (cailllev)" w:date="2020-12-19T19:10:00Z">
        <w:r w:rsidR="00184363">
          <w:t>,</w:t>
        </w:r>
      </w:ins>
      <w:r w:rsidR="00443F2A" w:rsidRPr="0082184E">
        <w:t xml:space="preserve"> und schlussendlich </w:t>
      </w:r>
      <w:r w:rsidR="0082184E" w:rsidRPr="0082184E">
        <w:t>zuschlagen.</w:t>
      </w:r>
      <w:r w:rsidR="007949CB" w:rsidRPr="0082184E">
        <w:t xml:space="preserve"> </w:t>
      </w:r>
      <w:r w:rsidR="00F63B15">
        <w:t>Der Verteidiger hingegen muss einen Angriff erst erkennen, eine Gegenmassname beschliessen</w:t>
      </w:r>
      <w:ins w:id="770" w:author="Cailleret Levi (cailllev)" w:date="2020-12-19T19:10:00Z">
        <w:r w:rsidR="00184363">
          <w:t>,</w:t>
        </w:r>
      </w:ins>
      <w:r w:rsidR="00F63B15">
        <w:t xml:space="preserve"> und diese in Form einer Aktualisierung </w:t>
      </w:r>
      <w:r w:rsidR="003E41DD">
        <w:t xml:space="preserve">in das angegriffene System bringen. In dieser Zeit kann der Angreifer bereit massive </w:t>
      </w:r>
      <w:r w:rsidR="008A7B5E">
        <w:t xml:space="preserve">Übergriffe </w:t>
      </w:r>
      <w:r w:rsidR="005E57AD">
        <w:t>gestartet und sensible Daten entwendet haben.</w:t>
      </w:r>
    </w:p>
    <w:p w14:paraId="02968C7E" w14:textId="3E4AFF41" w:rsidR="00E45042" w:rsidRDefault="00166177" w:rsidP="00EE1E53">
      <w:r>
        <w:t xml:space="preserve">Um diesem Nachteil entgegen zu wirken, </w:t>
      </w:r>
      <w:r w:rsidR="002B42A3">
        <w:t>w</w:t>
      </w:r>
      <w:r w:rsidR="002F4F18">
        <w:t>erden</w:t>
      </w:r>
      <w:r w:rsidR="002B42A3">
        <w:t xml:space="preserve"> Verteidigungsstrategien </w:t>
      </w:r>
      <w:r w:rsidR="002F4F18">
        <w:t xml:space="preserve">getestet, die </w:t>
      </w:r>
      <w:r w:rsidR="00C76756">
        <w:t xml:space="preserve">auf Moving Target Defense, </w:t>
      </w:r>
      <w:del w:id="771" w:author="Bernhard Tellenbach" w:date="2020-12-12T13:30:00Z">
        <w:r w:rsidR="00C76756" w:rsidDel="00092860">
          <w:delText xml:space="preserve">ab </w:delText>
        </w:r>
      </w:del>
      <w:r w:rsidR="00C76756">
        <w:t xml:space="preserve">hier </w:t>
      </w:r>
      <w:del w:id="772" w:author="Bernhard Tellenbach" w:date="2020-12-12T13:30:00Z">
        <w:r w:rsidR="00C76756" w:rsidDel="00566EF0">
          <w:delText>auch</w:delText>
        </w:r>
        <w:r w:rsidR="00F14BD0" w:rsidDel="00566EF0">
          <w:delText xml:space="preserve"> als</w:delText>
        </w:r>
      </w:del>
      <w:ins w:id="773" w:author="Bernhard Tellenbach" w:date="2020-12-12T13:30:00Z">
        <w:r w:rsidR="00566EF0">
          <w:t>mit</w:t>
        </w:r>
      </w:ins>
      <w:r w:rsidR="00C76756">
        <w:t xml:space="preserve"> MTD </w:t>
      </w:r>
      <w:r w:rsidR="00C43574">
        <w:t>abgekürzt,</w:t>
      </w:r>
      <w:r w:rsidR="00C76756">
        <w:t xml:space="preserve"> </w:t>
      </w:r>
      <w:r w:rsidR="00C43574">
        <w:t>basieren.</w:t>
      </w:r>
      <w:r w:rsidR="00785102">
        <w:t xml:space="preserve"> </w:t>
      </w:r>
      <w:r w:rsidR="00B22D6E">
        <w:t>Die</w:t>
      </w:r>
      <w:r w:rsidR="001B085A">
        <w:t>ser Name beschr</w:t>
      </w:r>
      <w:r w:rsidR="003D3D50">
        <w:t>ei</w:t>
      </w:r>
      <w:r w:rsidR="001B085A">
        <w:t>bt sinnbildlich auch die Funktionsweise</w:t>
      </w:r>
      <w:r w:rsidR="00687ABB">
        <w:t xml:space="preserve"> einer MTD</w:t>
      </w:r>
      <w:r w:rsidR="00792387">
        <w:t xml:space="preserve">. </w:t>
      </w:r>
      <w:r w:rsidR="002C3FE8">
        <w:t xml:space="preserve">Die Idee ist, dass </w:t>
      </w:r>
      <w:r w:rsidR="007A6D43">
        <w:t xml:space="preserve">durch </w:t>
      </w:r>
      <w:r w:rsidR="009E116B">
        <w:t xml:space="preserve">eine </w:t>
      </w:r>
      <w:del w:id="774" w:author="Bernhard Tellenbach" w:date="2020-12-12T13:33:00Z">
        <w:r w:rsidR="009E116B" w:rsidDel="0048094F">
          <w:delText xml:space="preserve">dynamische Verteidigung </w:delText>
        </w:r>
        <w:r w:rsidR="00CF7988" w:rsidDel="0048094F">
          <w:delText xml:space="preserve">und </w:delText>
        </w:r>
      </w:del>
      <w:r w:rsidR="00CF7988">
        <w:t>V</w:t>
      </w:r>
      <w:r w:rsidR="001B35D9">
        <w:t>erschiebung von Ressourcen</w:t>
      </w:r>
      <w:r w:rsidR="009E116B">
        <w:t xml:space="preserve"> </w:t>
      </w:r>
      <w:ins w:id="775" w:author="Bernhard Tellenbach" w:date="2020-12-12T13:34:00Z">
        <w:r w:rsidR="008057D4">
          <w:t xml:space="preserve">(z.B. </w:t>
        </w:r>
      </w:ins>
      <w:ins w:id="776" w:author="Bernhard Tellenbach" w:date="2020-12-12T13:35:00Z">
        <w:r w:rsidR="00CE1752">
          <w:t>eines Services auf ein</w:t>
        </w:r>
        <w:r w:rsidR="004547E6">
          <w:t xml:space="preserve"> andere </w:t>
        </w:r>
        <w:del w:id="777" w:author="Cailleret Levi (cailllev)" w:date="2020-12-18T10:27:00Z">
          <w:r w:rsidR="004547E6" w:rsidDel="00231C7D">
            <w:delText>IP Adresse</w:delText>
          </w:r>
        </w:del>
      </w:ins>
      <w:ins w:id="778" w:author="Cailleret Levi (cailllev)" w:date="2020-12-18T10:27:00Z">
        <w:r w:rsidR="00231C7D">
          <w:t>IP-Adresse</w:t>
        </w:r>
      </w:ins>
      <w:ins w:id="779" w:author="Bernhard Tellenbach" w:date="2020-12-12T13:35:00Z">
        <w:r w:rsidR="004547E6">
          <w:t xml:space="preserve">) </w:t>
        </w:r>
      </w:ins>
      <w:ins w:id="780" w:author="Bernhard Tellenbach" w:date="2020-12-12T13:33:00Z">
        <w:r w:rsidR="008057D4">
          <w:t xml:space="preserve">oder </w:t>
        </w:r>
      </w:ins>
      <w:r w:rsidR="00F86891">
        <w:t>die</w:t>
      </w:r>
      <w:ins w:id="781" w:author="Bernhard Tellenbach" w:date="2020-12-12T13:36:00Z">
        <w:r w:rsidR="00EF3473">
          <w:t xml:space="preserve"> Wandlung der Res</w:t>
        </w:r>
      </w:ins>
      <w:ins w:id="782" w:author="Cailleret Levi (cailllev)" w:date="2020-12-19T19:10:00Z">
        <w:r w:rsidR="00184363">
          <w:t>s</w:t>
        </w:r>
      </w:ins>
      <w:ins w:id="783" w:author="Bernhard Tellenbach" w:date="2020-12-12T13:36:00Z">
        <w:r w:rsidR="00EF3473">
          <w:t xml:space="preserve">ource selbst (z.B. </w:t>
        </w:r>
      </w:ins>
      <w:ins w:id="784" w:author="Bernhard Tellenbach" w:date="2020-12-12T13:37:00Z">
        <w:r w:rsidR="00965456">
          <w:t xml:space="preserve">des Codes </w:t>
        </w:r>
      </w:ins>
      <w:ins w:id="785" w:author="Bernhard Tellenbach" w:date="2020-12-12T13:38:00Z">
        <w:r w:rsidR="0052449B">
          <w:t xml:space="preserve">einer Applikation </w:t>
        </w:r>
      </w:ins>
      <w:ins w:id="786" w:author="Bernhard Tellenbach" w:date="2020-12-12T13:37:00Z">
        <w:r w:rsidR="00965456">
          <w:t xml:space="preserve">oder der </w:t>
        </w:r>
      </w:ins>
      <w:ins w:id="787" w:author="Bernhard Tellenbach" w:date="2020-12-12T13:38:00Z">
        <w:r w:rsidR="00965456">
          <w:t>unterliegenden Plattform)</w:t>
        </w:r>
      </w:ins>
      <w:ins w:id="788" w:author="Bernhard Tellenbach" w:date="2020-12-12T13:37:00Z">
        <w:r w:rsidR="00965456">
          <w:t xml:space="preserve"> </w:t>
        </w:r>
      </w:ins>
      <w:ins w:id="789" w:author="Bernhard Tellenbach" w:date="2020-12-12T13:38:00Z">
        <w:r w:rsidR="0052449B">
          <w:t>die</w:t>
        </w:r>
      </w:ins>
      <w:ins w:id="790" w:author="Bernhard Tellenbach" w:date="2020-12-12T13:35:00Z">
        <w:r w:rsidR="00351C24">
          <w:t xml:space="preserve"> </w:t>
        </w:r>
      </w:ins>
      <w:del w:id="791" w:author="Kyburz Sascha (kybursas)" w:date="2020-12-16T08:53:00Z">
        <w:r w:rsidR="00F86891">
          <w:delText xml:space="preserve"> </w:delText>
        </w:r>
      </w:del>
      <w:r w:rsidR="00D9286C">
        <w:t>gesammelte</w:t>
      </w:r>
      <w:r w:rsidR="00F86891">
        <w:t>n</w:t>
      </w:r>
      <w:r w:rsidR="00D9286C">
        <w:t xml:space="preserve"> </w:t>
      </w:r>
      <w:r w:rsidR="00982B76">
        <w:t>Informationen eines Angr</w:t>
      </w:r>
      <w:r w:rsidR="00F86891">
        <w:t>e</w:t>
      </w:r>
      <w:r w:rsidR="00982B76">
        <w:t>i</w:t>
      </w:r>
      <w:r w:rsidR="001A7E0D">
        <w:t>fers</w:t>
      </w:r>
      <w:r w:rsidR="00F86891">
        <w:t xml:space="preserve"> </w:t>
      </w:r>
      <w:r w:rsidR="00DF12B7">
        <w:t>nur für einen kurzen Zeitraum</w:t>
      </w:r>
      <w:r w:rsidR="00494869">
        <w:t xml:space="preserve"> aktuell sind</w:t>
      </w:r>
      <w:r w:rsidR="00DF12B7">
        <w:t>.</w:t>
      </w:r>
      <w:r w:rsidR="001300E4">
        <w:t xml:space="preserve"> </w:t>
      </w:r>
      <w:r w:rsidR="00DF12B7">
        <w:t>E</w:t>
      </w:r>
      <w:r w:rsidR="001300E4">
        <w:t xml:space="preserve">ine </w:t>
      </w:r>
      <w:r w:rsidR="008F5E07">
        <w:t>potenzielle</w:t>
      </w:r>
      <w:r w:rsidR="001300E4">
        <w:t xml:space="preserve"> Schwachstelle </w:t>
      </w:r>
      <w:r w:rsidR="00DF12B7">
        <w:t xml:space="preserve">kann </w:t>
      </w:r>
      <w:ins w:id="792" w:author="Bernhard Tellenbach" w:date="2020-12-12T13:39:00Z">
        <w:r w:rsidR="006D03B5">
          <w:t>so «</w:t>
        </w:r>
      </w:ins>
      <w:r w:rsidR="00DF12B7">
        <w:t>verschoben</w:t>
      </w:r>
      <w:ins w:id="793" w:author="Bernhard Tellenbach" w:date="2020-12-12T13:39:00Z">
        <w:r w:rsidR="006D03B5">
          <w:t>» oder ganz obsolet</w:t>
        </w:r>
        <w:del w:id="794" w:author="Cailleret Levi (cailllev)" w:date="2020-12-19T19:10:00Z">
          <w:r w:rsidR="006D03B5" w:rsidDel="00B45BE3">
            <w:delText>e</w:delText>
          </w:r>
        </w:del>
        <w:r w:rsidR="006D03B5">
          <w:t xml:space="preserve"> </w:t>
        </w:r>
      </w:ins>
      <w:del w:id="795" w:author="Bernhard Tellenbach" w:date="2020-12-12T13:39:00Z">
        <w:r w:rsidR="00DF12B7" w:rsidDel="006D03B5">
          <w:delText xml:space="preserve"> </w:delText>
        </w:r>
      </w:del>
      <w:r w:rsidR="00DF12B7">
        <w:t>werden</w:t>
      </w:r>
      <w:r w:rsidR="00744F22">
        <w:t>, so dass</w:t>
      </w:r>
      <w:r w:rsidR="001300E4">
        <w:t xml:space="preserve"> ein möglicher</w:t>
      </w:r>
      <w:r w:rsidR="003449E7">
        <w:t xml:space="preserve"> Angriff </w:t>
      </w:r>
      <w:del w:id="796" w:author="Bernhard Tellenbach" w:date="2020-12-12T13:39:00Z">
        <w:r w:rsidR="00744F22" w:rsidDel="00D2023A">
          <w:delText xml:space="preserve">auf sie </w:delText>
        </w:r>
      </w:del>
      <w:ins w:id="797" w:author="Bernhard Tellenbach" w:date="2020-12-12T13:39:00Z">
        <w:r w:rsidR="00D2023A">
          <w:t xml:space="preserve">den Angriff </w:t>
        </w:r>
      </w:ins>
      <w:r w:rsidR="00744F22">
        <w:t>erst neu koordinier</w:t>
      </w:r>
      <w:del w:id="798" w:author="Bernhard Tellenbach" w:date="2020-12-12T13:40:00Z">
        <w:r w:rsidR="00744F22" w:rsidDel="00D2023A">
          <w:delText>t werden muss</w:delText>
        </w:r>
      </w:del>
      <w:ins w:id="799" w:author="Bernhard Tellenbach" w:date="2020-12-12T13:40:00Z">
        <w:r w:rsidR="00D2023A">
          <w:t>en muss</w:t>
        </w:r>
      </w:ins>
      <w:r w:rsidR="003449E7">
        <w:t>.</w:t>
      </w:r>
      <w:r w:rsidR="006705E9">
        <w:t xml:space="preserve"> Dies </w:t>
      </w:r>
      <w:r w:rsidR="001D2528">
        <w:t xml:space="preserve">gleicht Verteidiger und Angreifer aneinander an, da sie nun beide </w:t>
      </w:r>
      <w:r w:rsidR="00A260FD">
        <w:t xml:space="preserve">gezwungen sind </w:t>
      </w:r>
      <w:r w:rsidR="00B00A7F">
        <w:t xml:space="preserve">dem Faktor Zeit </w:t>
      </w:r>
      <w:r w:rsidR="00D1288F">
        <w:t xml:space="preserve">noch </w:t>
      </w:r>
      <w:r w:rsidR="00B00A7F">
        <w:t>mehr Bedeutung zu schenken.</w:t>
      </w:r>
    </w:p>
    <w:p w14:paraId="0C0BB066" w14:textId="07DF74A3" w:rsidR="00DE4233" w:rsidRDefault="00156800" w:rsidP="00EE1E53">
      <w:pPr>
        <w:rPr>
          <w:ins w:id="800" w:author="Cailleret Levi (cailllev)" w:date="2020-12-16T10:00:00Z"/>
        </w:rPr>
      </w:pPr>
      <w:r>
        <w:t xml:space="preserve">Bei einer MTD stellen sich </w:t>
      </w:r>
      <w:r w:rsidR="002C6DAA">
        <w:t>grundsätzlich</w:t>
      </w:r>
      <w:r>
        <w:t xml:space="preserve"> </w:t>
      </w:r>
      <w:r w:rsidR="00AD0C8D">
        <w:t>drei</w:t>
      </w:r>
      <w:r>
        <w:t xml:space="preserve"> Fragen. (1) Was </w:t>
      </w:r>
      <w:r w:rsidR="00647B3A">
        <w:t xml:space="preserve">alles </w:t>
      </w:r>
      <w:r w:rsidR="00CD38ED">
        <w:t xml:space="preserve">bewegt werden </w:t>
      </w:r>
      <w:r w:rsidR="009A32AB">
        <w:t xml:space="preserve">kann </w:t>
      </w:r>
      <w:r w:rsidR="00651179">
        <w:t xml:space="preserve">in </w:t>
      </w:r>
      <w:r w:rsidR="00E00370">
        <w:t>einem System</w:t>
      </w:r>
      <w:r w:rsidR="00CD38ED">
        <w:t xml:space="preserve">, (2) wann eine Bewegung </w:t>
      </w:r>
      <w:r w:rsidR="0084786C">
        <w:t xml:space="preserve">stattfinden soll und </w:t>
      </w:r>
      <w:r w:rsidR="00672F7E">
        <w:t>schliesslich,</w:t>
      </w:r>
      <w:r w:rsidR="001252E3">
        <w:t xml:space="preserve"> (3)</w:t>
      </w:r>
      <w:r w:rsidR="00672F7E">
        <w:t xml:space="preserve"> </w:t>
      </w:r>
      <w:r w:rsidR="00BC5FC0">
        <w:t xml:space="preserve">wie </w:t>
      </w:r>
      <w:r w:rsidR="00593755">
        <w:t xml:space="preserve">man sich für eine </w:t>
      </w:r>
      <w:r w:rsidR="00647B3A">
        <w:t xml:space="preserve">bestimmte </w:t>
      </w:r>
      <w:r w:rsidR="001252E3">
        <w:t>Bewegung entscheidet.</w:t>
      </w:r>
      <w:r w:rsidR="00E00370">
        <w:t xml:space="preserve"> </w:t>
      </w:r>
      <w:r w:rsidR="00CE47DC">
        <w:t xml:space="preserve">Bis anhin gibt es noch sehr wenige </w:t>
      </w:r>
      <w:r w:rsidR="003F04E8">
        <w:t xml:space="preserve">Ansätze, die versuchen, </w:t>
      </w:r>
      <w:r w:rsidR="006257A6">
        <w:t xml:space="preserve">mit </w:t>
      </w:r>
      <w:r w:rsidR="00BC1AA6">
        <w:t>künstliche</w:t>
      </w:r>
      <w:r w:rsidR="006257A6">
        <w:t xml:space="preserve">r </w:t>
      </w:r>
      <w:r w:rsidR="00BC1AA6">
        <w:t>Intelligen</w:t>
      </w:r>
      <w:r w:rsidR="006257A6">
        <w:t>z</w:t>
      </w:r>
      <w:r w:rsidR="001D66FB">
        <w:t xml:space="preserve"> diese</w:t>
      </w:r>
      <w:r w:rsidR="005079D2">
        <w:t xml:space="preserve"> Aspekte</w:t>
      </w:r>
      <w:r w:rsidR="005F1D41">
        <w:t xml:space="preserve"> </w:t>
      </w:r>
      <w:r w:rsidR="007F49D1">
        <w:t>anzugehen</w:t>
      </w:r>
      <w:r w:rsidR="00143AEC">
        <w:t xml:space="preserve">. </w:t>
      </w:r>
      <w:r w:rsidR="00D86E18">
        <w:t xml:space="preserve">Unser Ziel </w:t>
      </w:r>
      <w:del w:id="801" w:author="Cailleret Levi (cailllev)" w:date="2020-12-19T19:10:00Z">
        <w:r w:rsidR="00D86E18" w:rsidDel="001C0FF1">
          <w:delText xml:space="preserve">sei </w:delText>
        </w:r>
      </w:del>
      <w:ins w:id="802" w:author="Cailleret Levi (cailllev)" w:date="2020-12-19T19:10:00Z">
        <w:r w:rsidR="001C0FF1">
          <w:t xml:space="preserve">ist </w:t>
        </w:r>
      </w:ins>
      <w:r w:rsidR="00D86E18">
        <w:t xml:space="preserve">es, </w:t>
      </w:r>
      <w:r w:rsidR="000F0D84">
        <w:t xml:space="preserve">Lösungen für diese Fragen mit </w:t>
      </w:r>
      <w:r w:rsidR="000F0D84" w:rsidRPr="00381001">
        <w:t>Machine</w:t>
      </w:r>
      <w:r w:rsidR="000F0D84">
        <w:t xml:space="preserve"> Learning zu</w:t>
      </w:r>
      <w:r w:rsidR="00A12319">
        <w:t xml:space="preserve"> finden und </w:t>
      </w:r>
      <w:r w:rsidR="005F0997">
        <w:t xml:space="preserve">zu </w:t>
      </w:r>
      <w:r w:rsidR="00A12319">
        <w:t>optimieren.</w:t>
      </w:r>
    </w:p>
    <w:p w14:paraId="3D749B0B" w14:textId="77777777" w:rsidR="002A7ACC" w:rsidRPr="0082184E" w:rsidRDefault="002A7ACC" w:rsidP="00EE1E53"/>
    <w:p w14:paraId="5E55E529" w14:textId="35090C23" w:rsidR="00FA596E" w:rsidRDefault="004A1154" w:rsidP="00EE1E53">
      <w:pPr>
        <w:pStyle w:val="Heading2"/>
      </w:pPr>
      <w:bookmarkStart w:id="803" w:name="_Toc59300818"/>
      <w:r>
        <w:t>Zielsetzung</w:t>
      </w:r>
      <w:bookmarkEnd w:id="803"/>
    </w:p>
    <w:p w14:paraId="3500FE6B" w14:textId="466FB3BC" w:rsidR="0061414B" w:rsidRDefault="00451F4C" w:rsidP="00EE1E53">
      <w:r>
        <w:t xml:space="preserve">Das Ziel dieser Arbeit ist es, </w:t>
      </w:r>
      <w:r w:rsidR="00B6061B">
        <w:t>einen grundlegenden Überblick über das Thema</w:t>
      </w:r>
      <w:r w:rsidR="00840FDE">
        <w:t xml:space="preserve"> </w:t>
      </w:r>
      <w:r w:rsidR="00634200">
        <w:t>Moving Target Defense</w:t>
      </w:r>
      <w:r w:rsidR="00C324B1">
        <w:t xml:space="preserve"> </w:t>
      </w:r>
      <w:r w:rsidR="005B34A9">
        <w:t>zu geben und</w:t>
      </w:r>
      <w:r w:rsidR="0083413A">
        <w:t xml:space="preserve"> </w:t>
      </w:r>
      <w:r w:rsidR="00051B38">
        <w:t>zu untersuchen</w:t>
      </w:r>
      <w:r w:rsidR="0013249D">
        <w:t>,</w:t>
      </w:r>
      <w:r w:rsidR="00051B38">
        <w:t xml:space="preserve"> </w:t>
      </w:r>
      <w:r w:rsidR="006E2257">
        <w:t xml:space="preserve">wie </w:t>
      </w:r>
      <w:r w:rsidR="00DE7D90" w:rsidRPr="00702DF3">
        <w:t>M</w:t>
      </w:r>
      <w:r w:rsidR="00587D86" w:rsidRPr="00702DF3">
        <w:t>achine</w:t>
      </w:r>
      <w:r w:rsidR="00587D86" w:rsidRPr="00587D86">
        <w:t xml:space="preserve"> </w:t>
      </w:r>
      <w:r w:rsidR="00DE7D90">
        <w:t>L</w:t>
      </w:r>
      <w:r w:rsidR="00587D86" w:rsidRPr="00587D86">
        <w:t>earning</w:t>
      </w:r>
      <w:r w:rsidR="006E2257">
        <w:t xml:space="preserve"> </w:t>
      </w:r>
      <w:r w:rsidR="0053788F">
        <w:t>in Kombination mit</w:t>
      </w:r>
      <w:r w:rsidR="007855C7">
        <w:t xml:space="preserve"> MTD </w:t>
      </w:r>
      <w:r w:rsidR="00587D86">
        <w:t>eingesetzt</w:t>
      </w:r>
      <w:r w:rsidR="006E2257">
        <w:t xml:space="preserve"> werden kann</w:t>
      </w:r>
      <w:r w:rsidR="00F1548D">
        <w:t>,</w:t>
      </w:r>
      <w:r w:rsidR="00051B38">
        <w:t xml:space="preserve"> </w:t>
      </w:r>
      <w:r w:rsidR="007855C7">
        <w:t xml:space="preserve">um ein Netzwerk zu verteidigen. </w:t>
      </w:r>
      <w:r w:rsidR="004D62AE">
        <w:t>Auf</w:t>
      </w:r>
      <w:r w:rsidR="00ED4D0F">
        <w:t xml:space="preserve"> den Grundlagen der theoretischen Recherche </w:t>
      </w:r>
      <w:r w:rsidR="004D62AE">
        <w:t xml:space="preserve">wird </w:t>
      </w:r>
      <w:r w:rsidR="00E15D37">
        <w:t xml:space="preserve">ein </w:t>
      </w:r>
      <w:r w:rsidR="003957D2">
        <w:t>eigene</w:t>
      </w:r>
      <w:r w:rsidR="00E15D37">
        <w:t>r</w:t>
      </w:r>
      <w:r w:rsidR="005670FD">
        <w:t xml:space="preserve"> An</w:t>
      </w:r>
      <w:r w:rsidR="00E15D37">
        <w:t>satz</w:t>
      </w:r>
      <w:r w:rsidR="007F4B78">
        <w:t xml:space="preserve"> entworfen,</w:t>
      </w:r>
      <w:r w:rsidR="005670FD">
        <w:t xml:space="preserve"> getestet</w:t>
      </w:r>
      <w:ins w:id="804" w:author="Cailleret Levi (cailllev)" w:date="2020-12-19T19:10:00Z">
        <w:r w:rsidR="002A4719">
          <w:t>,</w:t>
        </w:r>
      </w:ins>
      <w:r w:rsidR="005670FD">
        <w:t xml:space="preserve"> und ausgewertet</w:t>
      </w:r>
      <w:r w:rsidR="00AF06F3">
        <w:t xml:space="preserve">. </w:t>
      </w:r>
      <w:r w:rsidR="00B3215A">
        <w:t>Für das Testen und Auswerten</w:t>
      </w:r>
      <w:r w:rsidR="00064D57">
        <w:t xml:space="preserve"> werden</w:t>
      </w:r>
      <w:r w:rsidR="0011010C">
        <w:t xml:space="preserve"> </w:t>
      </w:r>
      <w:r w:rsidR="00064D57">
        <w:t>geeignete</w:t>
      </w:r>
      <w:r w:rsidR="00976221">
        <w:t xml:space="preserve"> Frameworks und Tools</w:t>
      </w:r>
      <w:r w:rsidR="00D378E2">
        <w:t xml:space="preserve"> </w:t>
      </w:r>
      <w:r w:rsidR="00211977">
        <w:t>eingesetzt</w:t>
      </w:r>
      <w:r w:rsidR="00B52AD1">
        <w:t>.</w:t>
      </w:r>
    </w:p>
    <w:p w14:paraId="1F7B78C9" w14:textId="4F153A2E" w:rsidR="00570E79" w:rsidRDefault="00C12C09" w:rsidP="00EE1E53">
      <w:r>
        <w:t xml:space="preserve">Unser </w:t>
      </w:r>
      <w:r w:rsidR="00A24A45">
        <w:t xml:space="preserve">Ansatz </w:t>
      </w:r>
      <w:r w:rsidR="008E5E3F">
        <w:t>soll</w:t>
      </w:r>
      <w:r w:rsidR="008C0AAD">
        <w:t xml:space="preserve"> </w:t>
      </w:r>
      <w:r w:rsidR="00347849">
        <w:t xml:space="preserve">nach Sicherheits- und </w:t>
      </w:r>
      <w:r w:rsidR="00C913A2">
        <w:t>Leistungs</w:t>
      </w:r>
      <w:del w:id="805" w:author="Cailleret Levi (cailllev)" w:date="2020-12-19T19:11:00Z">
        <w:r w:rsidR="00347849" w:rsidDel="002A4719">
          <w:delText>-</w:delText>
        </w:r>
        <w:r w:rsidR="000D01C9" w:rsidDel="002A4719">
          <w:delText>A</w:delText>
        </w:r>
      </w:del>
      <w:ins w:id="806" w:author="Cailleret Levi (cailllev)" w:date="2020-12-19T19:11:00Z">
        <w:r w:rsidR="002A4719">
          <w:t>a</w:t>
        </w:r>
      </w:ins>
      <w:r w:rsidR="000D01C9">
        <w:t xml:space="preserve">spekten </w:t>
      </w:r>
      <w:r w:rsidR="00315CA3">
        <w:t>bewertet werden</w:t>
      </w:r>
      <w:r w:rsidR="004F4464">
        <w:t xml:space="preserve">. </w:t>
      </w:r>
      <w:r w:rsidR="00614DD2">
        <w:t xml:space="preserve">Dazu </w:t>
      </w:r>
      <w:r w:rsidR="00CD6871">
        <w:t xml:space="preserve">werden als Vergleich </w:t>
      </w:r>
      <w:r w:rsidR="000B000A">
        <w:t xml:space="preserve">ein statisches </w:t>
      </w:r>
      <w:r w:rsidR="00D312D9">
        <w:t>System</w:t>
      </w:r>
      <w:r w:rsidR="008601A5">
        <w:t xml:space="preserve"> </w:t>
      </w:r>
      <w:r w:rsidR="00513FE0">
        <w:t xml:space="preserve">und </w:t>
      </w:r>
      <w:r w:rsidR="00BA3EC9">
        <w:t xml:space="preserve">eine </w:t>
      </w:r>
      <w:r w:rsidR="006E7F6C">
        <w:t xml:space="preserve">naive </w:t>
      </w:r>
      <w:r w:rsidR="00BA3EC9">
        <w:t>MTD</w:t>
      </w:r>
      <w:r w:rsidR="000B7FCA">
        <w:t xml:space="preserve"> </w:t>
      </w:r>
      <w:r w:rsidR="0042026F">
        <w:t>entworfen</w:t>
      </w:r>
      <w:r w:rsidR="00EB2AC6">
        <w:t xml:space="preserve">. </w:t>
      </w:r>
      <w:r w:rsidR="004163C1">
        <w:t xml:space="preserve">Unser Ansatz soll sich von der naiven MTD </w:t>
      </w:r>
      <w:r w:rsidR="005A75E2">
        <w:t>in de</w:t>
      </w:r>
      <w:r w:rsidR="000C5F8A">
        <w:t>m</w:t>
      </w:r>
      <w:r w:rsidR="004163C1">
        <w:t xml:space="preserve"> Aspekt</w:t>
      </w:r>
      <w:r w:rsidR="005A75E2">
        <w:t xml:space="preserve"> unterscheiden</w:t>
      </w:r>
      <w:r w:rsidR="004163C1">
        <w:t xml:space="preserve">, </w:t>
      </w:r>
      <w:r w:rsidR="0090429A">
        <w:t xml:space="preserve">wann eine Bewegung stattfinden soll und </w:t>
      </w:r>
      <w:r w:rsidR="004163C1">
        <w:t xml:space="preserve">wie </w:t>
      </w:r>
      <w:r w:rsidR="00B64BAF">
        <w:t>man</w:t>
      </w:r>
      <w:r w:rsidR="004163C1">
        <w:t xml:space="preserve"> sich </w:t>
      </w:r>
      <w:r w:rsidR="009C20A4">
        <w:t xml:space="preserve">für </w:t>
      </w:r>
      <w:r w:rsidR="00AE1955">
        <w:t xml:space="preserve">eine </w:t>
      </w:r>
      <w:r w:rsidR="003A3FF2">
        <w:t>bestimmte Bewegung entscheiden</w:t>
      </w:r>
      <w:r w:rsidR="00EB2AC6">
        <w:t xml:space="preserve"> </w:t>
      </w:r>
      <w:r w:rsidR="00B64BAF">
        <w:t>soll</w:t>
      </w:r>
      <w:r w:rsidR="00AB11AA">
        <w:t xml:space="preserve">. Schlussendlich wird ein </w:t>
      </w:r>
      <w:r w:rsidR="006F44B3">
        <w:t>Vergleich</w:t>
      </w:r>
      <w:r w:rsidR="00CD73E1">
        <w:t xml:space="preserve"> zwischen </w:t>
      </w:r>
      <w:r w:rsidR="006F44B3">
        <w:t>statischen MTD</w:t>
      </w:r>
      <w:r w:rsidR="00D76F75">
        <w:t xml:space="preserve"> Ansatz</w:t>
      </w:r>
      <w:r w:rsidR="006F44B3">
        <w:t xml:space="preserve"> und dem </w:t>
      </w:r>
      <w:del w:id="807" w:author="Cailleret Levi (cailllev)" w:date="2020-12-18T10:33:00Z">
        <w:r w:rsidR="00DE7D90" w:rsidDel="00FE0123">
          <w:delText>M</w:delText>
        </w:r>
        <w:r w:rsidR="006F44B3" w:rsidDel="00FE0123">
          <w:delText xml:space="preserve">achine </w:delText>
        </w:r>
      </w:del>
      <w:ins w:id="808" w:author="Cailleret Levi (cailllev)" w:date="2020-12-18T10:33:00Z">
        <w:r w:rsidR="00FE0123">
          <w:t xml:space="preserve">Reinforcement </w:t>
        </w:r>
      </w:ins>
      <w:r w:rsidR="00DE7D90">
        <w:t>L</w:t>
      </w:r>
      <w:r w:rsidR="006F44B3">
        <w:t xml:space="preserve">earning basierten Ansatz </w:t>
      </w:r>
      <w:r w:rsidR="005D79CB">
        <w:t>gezogen.</w:t>
      </w:r>
    </w:p>
    <w:p w14:paraId="655863B0" w14:textId="77777777" w:rsidR="00570E79" w:rsidRDefault="00570E79">
      <w:pPr>
        <w:jc w:val="left"/>
      </w:pPr>
      <w:r>
        <w:br w:type="page"/>
      </w:r>
    </w:p>
    <w:p w14:paraId="1934B877" w14:textId="52AEA5E9" w:rsidR="0061414B" w:rsidRPr="0061414B" w:rsidRDefault="004C5235" w:rsidP="00EE1E53">
      <w:pPr>
        <w:pStyle w:val="Heading1"/>
      </w:pPr>
      <w:bookmarkStart w:id="809" w:name="_Toc59300819"/>
      <w:r>
        <w:lastRenderedPageBreak/>
        <w:t>Theoretische Grundlage</w:t>
      </w:r>
      <w:bookmarkEnd w:id="809"/>
    </w:p>
    <w:p w14:paraId="039E9C9C" w14:textId="5BA2EEE9" w:rsidR="007960D4" w:rsidRDefault="00444E70" w:rsidP="00EE1E53">
      <w:pPr>
        <w:pStyle w:val="Heading2"/>
      </w:pPr>
      <w:bookmarkStart w:id="810" w:name="_Toc59300820"/>
      <w:r>
        <w:t xml:space="preserve">Grundlegendes und Klassifikation </w:t>
      </w:r>
      <w:r w:rsidR="0053572B">
        <w:t>des</w:t>
      </w:r>
      <w:r>
        <w:t xml:space="preserve"> </w:t>
      </w:r>
      <w:r w:rsidR="00A679EE">
        <w:t>Modells</w:t>
      </w:r>
      <w:bookmarkEnd w:id="810"/>
    </w:p>
    <w:p w14:paraId="40E1C792" w14:textId="6DD32ED3" w:rsidR="00DD64C0" w:rsidRPr="003165CF" w:rsidRDefault="007960D4" w:rsidP="00873D2B">
      <w:pPr>
        <w:pStyle w:val="Heading3"/>
      </w:pPr>
      <w:bookmarkStart w:id="811" w:name="_Toc59300821"/>
      <w:r w:rsidRPr="007960D4">
        <w:t>Grundlegende Idee</w:t>
      </w:r>
      <w:ins w:id="812" w:author="Cailleret Levi (cailllev)" w:date="2020-12-15T20:04:00Z">
        <w:r w:rsidR="005E4C1E">
          <w:t xml:space="preserve"> von MTD</w:t>
        </w:r>
      </w:ins>
      <w:bookmarkEnd w:id="811"/>
    </w:p>
    <w:p w14:paraId="175D785D" w14:textId="503B3423" w:rsidR="0061414B" w:rsidRDefault="00E478C2" w:rsidP="00EE1E53">
      <w:r>
        <w:t>Das Ziel von Moving Ta</w:t>
      </w:r>
      <w:r w:rsidR="000561F3">
        <w:t>rg</w:t>
      </w:r>
      <w:r>
        <w:t>et Defense (MTD)</w:t>
      </w:r>
      <w:r w:rsidR="00141828">
        <w:t xml:space="preserve"> is</w:t>
      </w:r>
      <w:r w:rsidR="00017C0B">
        <w:t>t</w:t>
      </w:r>
      <w:r w:rsidR="00141828">
        <w:t xml:space="preserve"> es</w:t>
      </w:r>
      <w:ins w:id="813" w:author="Bernhard Tellenbach" w:date="2020-12-12T13:41:00Z">
        <w:r w:rsidR="00AC23FD">
          <w:t>,</w:t>
        </w:r>
      </w:ins>
      <w:r w:rsidR="00141828">
        <w:t xml:space="preserve"> kontinuierlich </w:t>
      </w:r>
      <w:commentRangeStart w:id="814"/>
      <w:r w:rsidR="00017C0B">
        <w:t>Komponenten</w:t>
      </w:r>
      <w:r w:rsidR="00141828">
        <w:t xml:space="preserve"> </w:t>
      </w:r>
      <w:commentRangeEnd w:id="814"/>
      <w:r w:rsidR="008A0CB5">
        <w:rPr>
          <w:rStyle w:val="CommentReference"/>
        </w:rPr>
        <w:commentReference w:id="814"/>
      </w:r>
      <w:r w:rsidR="00424858">
        <w:t xml:space="preserve">(Zum Beispiel Ports) </w:t>
      </w:r>
      <w:r w:rsidR="00141828">
        <w:t xml:space="preserve">eines Systems in einer </w:t>
      </w:r>
      <w:r w:rsidR="00017C0B">
        <w:t>zufälligen</w:t>
      </w:r>
      <w:r w:rsidR="00141828">
        <w:t xml:space="preserve"> Art </w:t>
      </w:r>
      <w:r w:rsidR="00BB66C0">
        <w:t xml:space="preserve">so </w:t>
      </w:r>
      <w:r w:rsidR="00017C0B">
        <w:t>zu bewegen</w:t>
      </w:r>
      <w:r w:rsidR="00BB66C0">
        <w:t xml:space="preserve">, </w:t>
      </w:r>
      <w:r w:rsidR="00537C2B">
        <w:t>dass</w:t>
      </w:r>
      <w:r w:rsidR="00071C80">
        <w:t xml:space="preserve"> die Angriffsfläche (</w:t>
      </w:r>
      <w:del w:id="815" w:author="Bernhard Tellenbach" w:date="2020-12-12T13:42:00Z">
        <w:r w:rsidR="00071C80" w:rsidRPr="00E97853" w:rsidDel="008A0CB5">
          <w:delText>a</w:delText>
        </w:r>
      </w:del>
      <w:ins w:id="816" w:author="Bernhard Tellenbach" w:date="2020-12-12T13:42:00Z">
        <w:r w:rsidR="008A0CB5">
          <w:t>A</w:t>
        </w:r>
      </w:ins>
      <w:r w:rsidR="00071C80" w:rsidRPr="00E97853">
        <w:t xml:space="preserve">ttack </w:t>
      </w:r>
      <w:del w:id="817" w:author="Bernhard Tellenbach" w:date="2020-12-12T13:42:00Z">
        <w:r w:rsidR="00071C80" w:rsidRPr="00E97853" w:rsidDel="008A0CB5">
          <w:delText>s</w:delText>
        </w:r>
      </w:del>
      <w:ins w:id="818" w:author="Bernhard Tellenbach" w:date="2020-12-12T13:42:00Z">
        <w:r w:rsidR="008A0CB5">
          <w:t>S</w:t>
        </w:r>
      </w:ins>
      <w:r w:rsidR="00071C80" w:rsidRPr="00E97853">
        <w:t>urface</w:t>
      </w:r>
      <w:r w:rsidR="00071C80">
        <w:t>) minimiert oder in einem Zustand der ständigen Wandlung gehalten w</w:t>
      </w:r>
      <w:r w:rsidR="008C4E97">
        <w:t>ird</w:t>
      </w:r>
      <w:r w:rsidR="00537C2B">
        <w:t xml:space="preserve">. </w:t>
      </w:r>
      <w:r w:rsidR="00240710">
        <w:t xml:space="preserve">Dies stellt sicher, dass gesammelte </w:t>
      </w:r>
      <w:r w:rsidR="00472320">
        <w:t>Informationen</w:t>
      </w:r>
      <w:r w:rsidR="00240710">
        <w:t xml:space="preserve"> eines Angreifers über ein verteidigtes System </w:t>
      </w:r>
      <w:commentRangeStart w:id="819"/>
      <w:r w:rsidR="00240710">
        <w:t xml:space="preserve">seltener genutzt </w:t>
      </w:r>
      <w:commentRangeEnd w:id="819"/>
      <w:r w:rsidR="00BB66C0">
        <w:rPr>
          <w:rStyle w:val="CommentReference"/>
        </w:rPr>
        <w:commentReference w:id="819"/>
      </w:r>
      <w:r w:rsidR="00240710">
        <w:t>werden k</w:t>
      </w:r>
      <w:r w:rsidR="00E23E00">
        <w:t>önnen</w:t>
      </w:r>
      <w:r w:rsidR="00240710">
        <w:t>.</w:t>
      </w:r>
      <w:r w:rsidR="004A1E70">
        <w:t xml:space="preserve"> Im Vergleich zu </w:t>
      </w:r>
      <w:commentRangeStart w:id="820"/>
      <w:r w:rsidR="004A1E70">
        <w:t xml:space="preserve">statischen Verteidigungen sind MTDs </w:t>
      </w:r>
      <w:r w:rsidR="00681C6A">
        <w:t>flexib</w:t>
      </w:r>
      <w:r w:rsidR="00352DDD">
        <w:t>el</w:t>
      </w:r>
      <w:r w:rsidR="00681C6A">
        <w:t xml:space="preserve"> und können mit Hilfe einer entsprechenden Policy wä</w:t>
      </w:r>
      <w:r w:rsidR="00352DDD">
        <w:t>h</w:t>
      </w:r>
      <w:r w:rsidR="00681C6A">
        <w:t xml:space="preserve">rend der Laufzeit </w:t>
      </w:r>
      <w:r w:rsidR="00BA4AFE">
        <w:t xml:space="preserve">mehr </w:t>
      </w:r>
      <w:r w:rsidR="004C6487">
        <w:t xml:space="preserve">Einfluss auf </w:t>
      </w:r>
      <w:commentRangeEnd w:id="820"/>
      <w:r w:rsidR="00BA4AFE">
        <w:rPr>
          <w:rStyle w:val="CommentReference"/>
        </w:rPr>
        <w:commentReference w:id="820"/>
      </w:r>
      <w:r w:rsidR="005C0B26">
        <w:t>das Geschehen</w:t>
      </w:r>
      <w:r w:rsidR="004C6487">
        <w:t xml:space="preserve"> nehmen als statische Verteidigungssysteme</w:t>
      </w:r>
      <w:del w:id="821" w:author="Bernhard Tellenbach" w:date="2020-12-12T13:47:00Z">
        <w:r w:rsidR="00ED51CF" w:rsidDel="006A0BD1">
          <w:delText>.</w:delText>
        </w:r>
      </w:del>
      <w:r w:rsidR="00240710">
        <w:t xml:space="preserve"> </w:t>
      </w:r>
      <w:r w:rsidR="00ED51CF">
        <w:t>(</w:t>
      </w:r>
      <w:r w:rsidR="001400C8">
        <w:t>s</w:t>
      </w:r>
      <w:r w:rsidR="00ED51CF">
        <w:t xml:space="preserve">iehe </w:t>
      </w:r>
      <w:del w:id="822" w:author="Cailleret Levi (cailllev)" w:date="2020-12-16T09:19:00Z">
        <w:r w:rsidR="00ED51CF" w:rsidDel="00CF11A8">
          <w:delText xml:space="preserve">Figure </w:delText>
        </w:r>
      </w:del>
      <w:ins w:id="823" w:author="Cailleret Levi (cailllev)" w:date="2020-12-16T09:19:00Z">
        <w:r w:rsidR="00CF11A8">
          <w:t xml:space="preserve">Abbildung </w:t>
        </w:r>
      </w:ins>
      <w:r w:rsidR="00ED51CF">
        <w:t xml:space="preserve">1). </w:t>
      </w:r>
      <w:r w:rsidR="00472320">
        <w:t>Es kostet den Angreifer so deutlich mehr Ressourcen</w:t>
      </w:r>
      <w:ins w:id="824" w:author="Cailleret Levi (cailllev)" w:date="2020-12-19T19:11:00Z">
        <w:r w:rsidR="002019BE">
          <w:t>,</w:t>
        </w:r>
      </w:ins>
      <w:r w:rsidR="00472320">
        <w:t xml:space="preserve"> schlussendlich </w:t>
      </w:r>
      <w:r w:rsidR="00EC2912">
        <w:t>in ein System einzudringen</w:t>
      </w:r>
      <w:r w:rsidR="00B23496">
        <w:t xml:space="preserve"> </w:t>
      </w:r>
      <w:r w:rsidR="00803FBE">
        <w:fldChar w:fldCharType="begin"/>
      </w:r>
      <w:r w:rsidR="00DD197A">
        <w:instrText xml:space="preserve"> ADDIN ZOTERO_ITEM CSL_CITATION {"citationID":"Ypm3TV4f","properties":{"formattedCitation":"[1]","plainCitation":"[1]","noteIndex":0},"citationItems":[{"id":71,"uris":["http://zotero.org/users/6945396/items/HE3IY8PB"],"uri":["http://zotero.org/users/6945396/items/HE3IY8PB"],"itemData":{"id":71,"type":"article-journal","abstract":"Moving target defense (MTD) has emerged as one of the game-changing themes to alter the asymmetric situation between attacks and defenses in cyber-security. Numerous related works involving several facets of MTD have been published. However, comprehensive analyses and research on MTD are still absent. In this paper, we present a survey on MTD technologies to scientifically and systematically introduce, categorize, and summarize the existing research works in this field. First, a new security model is introduced to describe the changes in the traditional defense paradigm and security model caused by the introduction of MTD. A function-and-movement model is provided to give a panoramic overview on different perspectives for understanding the existing MTD research works. Then a systematic interpretation of published literature is presented to describe the state of the art of the three main areas in the MTD field, namely, MTD theory, MTD strategy, and MTD evaluation. Specifically, in the area of MTD strategy, the common characteristics shared by the MTD strategies to improve system security and effectiveness are identified and extrapolated. Thereafter, the methods to implement these characteristics are concluded. Moreover, the MTD strategies are classified into three types according to their specific goals, and the necessary and sufficient conditions of each type to create effective MTD strategies are then summarized, which are typically one or more of the aforementioned characteristics. Finally, we provide a number of observations for the future direction in this field, which can be helpful for subsequent researchers.","container-title":"Frontiers of Information Technology &amp; Electronic Engineering","DOI":"10.1631/FITEE.1601321","ISSN":"2095-9230","issue":"11","journalAbbreviation":"Frontiers Inf Technol Electronic Eng","language":"en","page":"1122-1153","source":"Springer Link","title":"Moving target defense: state of the art and characteristics","title-short":"Moving target defense","volume":"17","author":[{"family":"Cai","given":"Gui-lin"},{"family":"Wang","given":"Bao-sheng"},{"family":"Hu","given":"Wei"},{"family":"Wang","given":"Tian-zuo"}],"issued":{"date-parts":[["2016",11,1]]}}}],"schema":"https://github.com/citation-style-language/schema/raw/master/csl-citation.json"} </w:instrText>
      </w:r>
      <w:r w:rsidR="00803FBE">
        <w:fldChar w:fldCharType="separate"/>
      </w:r>
      <w:r w:rsidR="000371EA" w:rsidRPr="000371EA">
        <w:rPr>
          <w:rFonts w:ascii="Calibri" w:hAnsi="Calibri" w:cs="Calibri"/>
        </w:rPr>
        <w:t>[1]</w:t>
      </w:r>
      <w:r w:rsidR="00803FBE">
        <w:fldChar w:fldCharType="end"/>
      </w:r>
      <w:r w:rsidR="00EC2912">
        <w:t>. MTDs stellen grundsätzlich drei Fragen:</w:t>
      </w:r>
      <w:r w:rsidR="000155F0">
        <w:t xml:space="preserve"> </w:t>
      </w:r>
      <w:r w:rsidR="00225E85">
        <w:t>(1) Was alles bewegt werden kann in einem System</w:t>
      </w:r>
      <w:r w:rsidR="00316F4D">
        <w:t xml:space="preserve"> </w:t>
      </w:r>
      <w:r w:rsidR="0062263E" w:rsidRPr="0062263E">
        <w:t>"</w:t>
      </w:r>
      <w:r w:rsidR="00316F4D">
        <w:t>What to move</w:t>
      </w:r>
      <w:r w:rsidR="0062263E" w:rsidRPr="0062263E">
        <w:t>"</w:t>
      </w:r>
      <w:r w:rsidR="00225E85">
        <w:t xml:space="preserve">, (2) wann eine Bewegung stattfinden soll </w:t>
      </w:r>
      <w:r w:rsidR="0062263E" w:rsidRPr="0062263E">
        <w:t>"</w:t>
      </w:r>
      <w:r w:rsidR="008A2DBE">
        <w:t>When to move</w:t>
      </w:r>
      <w:r w:rsidR="0062263E" w:rsidRPr="0062263E">
        <w:t>"</w:t>
      </w:r>
      <w:r w:rsidR="00225E85">
        <w:t xml:space="preserve"> und schliesslich, (3) wie man </w:t>
      </w:r>
      <w:r w:rsidR="00E11504">
        <w:t>bewegt</w:t>
      </w:r>
      <w:del w:id="825" w:author="Bernhard Tellenbach" w:date="2020-12-12T13:48:00Z">
        <w:r w:rsidR="00E11504" w:rsidDel="00973C86">
          <w:delText>.</w:delText>
        </w:r>
      </w:del>
      <w:r w:rsidR="00316F4D">
        <w:t xml:space="preserve"> </w:t>
      </w:r>
      <w:r w:rsidR="0062263E" w:rsidRPr="0062263E">
        <w:t>"</w:t>
      </w:r>
      <w:r w:rsidR="00316F4D">
        <w:t>How to move</w:t>
      </w:r>
      <w:del w:id="826" w:author="Cailleret Levi (cailllev)" w:date="2020-12-18T10:28:00Z">
        <w:r w:rsidR="00316F4D" w:rsidDel="00231C7D">
          <w:delText>.</w:delText>
        </w:r>
        <w:r w:rsidR="0062263E" w:rsidRPr="0062263E" w:rsidDel="00231C7D">
          <w:delText xml:space="preserve"> </w:delText>
        </w:r>
      </w:del>
      <w:r w:rsidR="0062263E" w:rsidRPr="0062263E">
        <w:t>"</w:t>
      </w:r>
      <w:r w:rsidR="00225E85">
        <w:t xml:space="preserve"> </w:t>
      </w:r>
      <w:r w:rsidR="00BD608A">
        <w:fldChar w:fldCharType="begin"/>
      </w:r>
      <w:r w:rsidR="000371EA">
        <w:instrText xml:space="preserve"> ADDIN ZOTERO_ITEM CSL_CITATION {"citationID":"mUsOoSNq","properties":{"formattedCitation":"[2]","plainCitation":"[2]","noteIndex":0},"citationItems":[{"id":12,"uris":["http://zotero.org/users/6945396/items/ZFP8A3JE"],"uri":["http://zotero.org/users/6945396/items/ZFP8A3JE"],"itemData":{"id":12,"type":"article-journal","abstract":"Network defenses based on traditional tools, techniques, and procedures (TTP) fail to account for the attacker's inherent advantage present due to the static nature of network services and configurations. To take away this asymmetric advantage, Moving Target Defense (MTD) continuously shifts the configuration of the underlying system, in turn reducing the success rate of cyberattacks. In this survey, we analyze the recent advancements made in the development of MTDs and highlight (1) how these defenses can be defined using common terminology, (2) can be made more effective with the use of artificial intelligence techniques for decision making, (3) be implemented in practice and (4) evaluated. We first define an MTD using a simple and yet general notation that captures the key aspects of such defenses. We then categorize these defenses into different sub-classes depending on what they move, when they move and how they move. In trying to answer the latter question, we showcase the use of domain knowledge and game-theoretic modeling can help the defender come up with effective and efficient movement strategies. Second, to understand the practicality of these defense methods, we discuss how various MTDs have been implemented and find that networking technologies such as Software Defined Networking and Network Function Virtualization act as key enablers for implementing these dynamic defenses. We then briefly highlight MTD test-beds and case-studies to aid readers who want to examine or deploy existing MTD techniques. Third, our survey categorizes proposed MTDs based on the qualitative and quantitative metrics they utilize to evaluate their effectiveness in terms of security and performance. We use well-defined metrics such as risk analysis and performance costs for qualitative evaluation and metrics based on Confidentiality, Integrity, Availability (CIA), attack representation, QoS impact, and targeted threat models for quantitative evaluation. Finally, we show that our categorization of MTDs is effective in identifying novel research areas and highlight directions for future research.","container-title":"IEEE Communications Surveys Tutorials","DOI":"10.1109/COMST.2020.2982955","ISSN":"1553-877X","issue":"3","note":"event: IEEE Communications Surveys Tutorials","page":"1909-1941","source":"IEEE Xplore","title":"A Survey of Moving Target Defenses for Network Security","volume":"22","author":[{"family":"Sengupta","given":"Sailik"},{"family":"Chowdhary","given":"Ankur"},{"family":"Sabur","given":"Abdulhakim"},{"family":"Alshamrani","given":"Adel"},{"family":"Huang","given":"Dijiang"},{"family":"Kambhampati","given":"Subbarao"}],"issued":{"date-parts":[["2020"]],"season":"thirdquarter"}}}],"schema":"https://github.com/citation-style-language/schema/raw/master/csl-citation.json"} </w:instrText>
      </w:r>
      <w:r w:rsidR="00BD608A">
        <w:fldChar w:fldCharType="separate"/>
      </w:r>
      <w:r w:rsidR="000371EA" w:rsidRPr="000371EA">
        <w:rPr>
          <w:rFonts w:ascii="Calibri" w:hAnsi="Calibri" w:cs="Calibri"/>
        </w:rPr>
        <w:t>[2]</w:t>
      </w:r>
      <w:r w:rsidR="00BD608A">
        <w:fldChar w:fldCharType="end"/>
      </w:r>
      <w:ins w:id="827" w:author="Cailleret Levi (cailllev)" w:date="2020-12-18T10:28:00Z">
        <w:r w:rsidR="00231C7D">
          <w:t>.</w:t>
        </w:r>
      </w:ins>
      <w:ins w:id="828" w:author="Kyburz Sascha (kybursas)" w:date="2020-12-16T10:26:00Z">
        <w:del w:id="829" w:author="Cailleret Levi (cailllev)" w:date="2020-12-18T10:28:00Z">
          <w:r w:rsidR="005E4352" w:rsidDel="00231C7D">
            <w:delText xml:space="preserve"> </w:delText>
          </w:r>
        </w:del>
      </w:ins>
      <w:ins w:id="830" w:author="Kyburz Sascha (kybursas)" w:date="2020-12-16T10:27:00Z">
        <w:del w:id="831" w:author="Cailleret Levi (cailllev)" w:date="2020-12-18T10:28:00Z">
          <w:r w:rsidR="005E4352" w:rsidRPr="00AB772A" w:rsidDel="00231C7D">
            <w:rPr>
              <w:color w:val="FF0000"/>
            </w:rPr>
            <w:delText>()</w:delText>
          </w:r>
        </w:del>
      </w:ins>
    </w:p>
    <w:p w14:paraId="2E87B9FF" w14:textId="56A242DC" w:rsidR="00CB1C60" w:rsidRDefault="00CB1C60" w:rsidP="00EE1E53"/>
    <w:p w14:paraId="12C64E62" w14:textId="14B6CD20" w:rsidR="00604D31" w:rsidDel="006C32D0" w:rsidRDefault="006C32D0" w:rsidP="00EE1E53">
      <w:pPr>
        <w:rPr>
          <w:del w:id="832" w:author="Cailleret Levi (cailllev)" w:date="2020-12-16T10:00:00Z"/>
        </w:rPr>
      </w:pPr>
      <w:ins w:id="833" w:author="Cailleret Levi (cailllev)" w:date="2020-12-16T08:43:00Z">
        <w:r>
          <w:rPr>
            <w:noProof/>
          </w:rPr>
          <mc:AlternateContent>
            <mc:Choice Requires="wps">
              <w:drawing>
                <wp:anchor distT="0" distB="0" distL="114300" distR="114300" simplePos="0" relativeHeight="251658253" behindDoc="0" locked="0" layoutInCell="1" allowOverlap="1" wp14:anchorId="1A004071" wp14:editId="199B8ED1">
                  <wp:simplePos x="0" y="0"/>
                  <wp:positionH relativeFrom="margin">
                    <wp:align>center</wp:align>
                  </wp:positionH>
                  <wp:positionV relativeFrom="paragraph">
                    <wp:posOffset>2514719</wp:posOffset>
                  </wp:positionV>
                  <wp:extent cx="2698750" cy="635"/>
                  <wp:effectExtent l="0" t="0" r="6350" b="0"/>
                  <wp:wrapSquare wrapText="bothSides"/>
                  <wp:docPr id="22" name="Text Box 22"/>
                  <wp:cNvGraphicFramePr/>
                  <a:graphic xmlns:a="http://schemas.openxmlformats.org/drawingml/2006/main">
                    <a:graphicData uri="http://schemas.microsoft.com/office/word/2010/wordprocessingShape">
                      <wps:wsp>
                        <wps:cNvSpPr txBox="1"/>
                        <wps:spPr>
                          <a:xfrm>
                            <a:off x="0" y="0"/>
                            <a:ext cx="2698750" cy="635"/>
                          </a:xfrm>
                          <a:prstGeom prst="rect">
                            <a:avLst/>
                          </a:prstGeom>
                          <a:solidFill>
                            <a:prstClr val="white"/>
                          </a:solidFill>
                          <a:ln>
                            <a:noFill/>
                          </a:ln>
                        </wps:spPr>
                        <wps:txbx>
                          <w:txbxContent>
                            <w:p w14:paraId="13016191" w14:textId="3946D639" w:rsidR="002E63EA" w:rsidRPr="008C08F0" w:rsidRDefault="002E63EA" w:rsidP="00AB772A">
                              <w:pPr>
                                <w:pStyle w:val="Caption"/>
                                <w:jc w:val="center"/>
                                <w:rPr>
                                  <w:noProof/>
                                </w:rPr>
                              </w:pPr>
                              <w:bookmarkStart w:id="834" w:name="_Toc59002580"/>
                              <w:ins w:id="835" w:author="Cailleret Levi (cailllev)" w:date="2020-12-16T08:43:00Z">
                                <w:r>
                                  <w:t xml:space="preserve">Abbildung </w:t>
                                </w:r>
                                <w:r>
                                  <w:fldChar w:fldCharType="begin"/>
                                </w:r>
                                <w:r>
                                  <w:instrText xml:space="preserve"> SEQ Abbildung \* ARABIC </w:instrText>
                                </w:r>
                              </w:ins>
                              <w:r>
                                <w:fldChar w:fldCharType="separate"/>
                              </w:r>
                              <w:ins w:id="836" w:author="Cailleret Levi (cailllev)" w:date="2020-12-18T11:13:00Z">
                                <w:r w:rsidR="00575D65">
                                  <w:rPr>
                                    <w:noProof/>
                                  </w:rPr>
                                  <w:t>1</w:t>
                                </w:r>
                              </w:ins>
                              <w:ins w:id="837" w:author="Cailleret Levi (cailllev)" w:date="2020-12-16T08:43:00Z">
                                <w:r>
                                  <w:fldChar w:fldCharType="end"/>
                                </w:r>
                              </w:ins>
                              <w:ins w:id="838" w:author="Cailleret Levi (cailllev)" w:date="2020-12-16T08:48:00Z">
                                <w:r w:rsidR="00101BB2">
                                  <w:t>:</w:t>
                                </w:r>
                              </w:ins>
                              <w:ins w:id="839" w:author="Cailleret Levi (cailllev)" w:date="2020-12-16T08:43:00Z">
                                <w:r>
                                  <w:t xml:space="preserve"> Funktionsweise MTD Abwehr</w:t>
                                </w:r>
                              </w:ins>
                              <w:ins w:id="840" w:author="Cailleret Levi (cailllev)" w:date="2020-12-16T08:44:00Z">
                                <w:r>
                                  <w:t xml:space="preserve"> </w:t>
                                </w:r>
                                <w:r>
                                  <w:fldChar w:fldCharType="begin"/>
                                </w:r>
                                <w:r>
                                  <w:instrText xml:space="preserve"> ADDIN ZOTERO_ITEM CSL_CITATION {"citationID":"dAU1jVuS","properties":{"formattedCitation":"[3]","plainCitation":"[3]","noteIndex":0},"citationItems":[{"id":71,"uris":["http://zotero.org/users/6945396/items/HE3IY8PB"],"uri":["http://zotero.org/users/6945396/items/HE3IY8PB"],"itemData":{"id":71,"type":"article-journal","abstract":"Moving target defense (MTD) has emerged as one of the game-changing themes to alter the asymmetric situation between attacks and defenses in cyber-security. Numerous related works involving several facets of MTD have been published. However, comprehensive analyses and research on MTD are still absent. In this paper, we present a survey on MTD technologies to scientifically and systematically introduce, categorize, and summarize the existing research works in this field. First, a new security model is introduced to describe the changes in the traditional defense paradigm and security model caused by the introduction of MTD. A function-and-movement model is provided to give a panoramic overview on different perspectives for understanding the existing MTD research works. Then a systematic interpretation of published literature is presented to describe the state of the art of the three main areas in the MTD field, namely, MTD theory, MTD strategy, and MTD evaluation. Specifically, in the area of MTD strategy, the common characteristics shared by the MTD strategies to improve system security and effectiveness are identified and extrapolated. Thereafter, the methods to implement these characteristics are concluded. Moreover, the MTD strategies are classified into three types according to their specific goals, and the necessary and sufficient conditions of each type to create effective MTD strategies are then summarized, which are typically one or more of the aforementioned characteristics. Finally, we provide a number of observations for the future direction in this field, which can be helpful for subsequent researchers.","container-title":"Frontiers of Information Technology &amp; Electronic Engineering","DOI":"10.1631/FITEE.1601321","ISSN":"2095-9230","issue":"11","journalAbbreviation":"Frontiers Inf Technol Electronic Eng","language":"en","page":"1122-1153","source":"Springer Link","title":"Moving target defense: state of the art and characteristics","title-short":"Moving target defense","volume":"17","author":[{"family":"Cai","given":"Gui-lin"},{"family":"Wang","given":"Bao-sheng"},{"family":"Hu","given":"Wei"},{"family":"Wang","given":"Tian-zuo"}],"issued":{"date-parts":[["2016",11,1]]}}}],"schema":"https://github.com/citation-style-language/schema/raw/master/csl-citation.json"} </w:instrText>
                                </w:r>
                                <w:r>
                                  <w:fldChar w:fldCharType="separate"/>
                                </w:r>
                                <w:r w:rsidRPr="002637FC">
                                  <w:rPr>
                                    <w:rFonts w:ascii="Calibri" w:hAnsi="Calibri" w:cs="Calibri"/>
                                  </w:rPr>
                                  <w:t>[3]</w:t>
                                </w:r>
                                <w:bookmarkEnd w:id="834"/>
                                <w: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004071" id="_x0000_t202" coordsize="21600,21600" o:spt="202" path="m,l,21600r21600,l21600,xe">
                  <v:stroke joinstyle="miter"/>
                  <v:path gradientshapeok="t" o:connecttype="rect"/>
                </v:shapetype>
                <v:shape id="Text Box 22" o:spid="_x0000_s1026" type="#_x0000_t202" style="position:absolute;left:0;text-align:left;margin-left:0;margin-top:198pt;width:212.5pt;height:.05pt;z-index:25165825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" stroked="f">
                  <v:textbox style="mso-fit-shape-to-text:t" inset="0,0,0,0">
                    <w:txbxContent>
                      <w:p w14:paraId="13016191" w14:textId="3946D639" w:rsidR="002E63EA" w:rsidRPr="008C08F0" w:rsidRDefault="002E63EA" w:rsidP="00AB772A">
                        <w:pPr>
                          <w:pStyle w:val="Caption"/>
                          <w:jc w:val="center"/>
                          <w:rPr>
                            <w:noProof/>
                          </w:rPr>
                        </w:pPr>
                        <w:bookmarkStart w:id="841" w:name="_Toc59002580"/>
                        <w:ins w:id="842" w:author="Cailleret Levi (cailllev)" w:date="2020-12-16T08:43:00Z">
                          <w:r>
                            <w:t xml:space="preserve">Abbildung </w:t>
                          </w:r>
                          <w:r>
                            <w:fldChar w:fldCharType="begin"/>
                          </w:r>
                          <w:r>
                            <w:instrText xml:space="preserve"> SEQ Abbildung \* ARABIC </w:instrText>
                          </w:r>
                        </w:ins>
                        <w:r>
                          <w:fldChar w:fldCharType="separate"/>
                        </w:r>
                        <w:ins w:id="843" w:author="Cailleret Levi (cailllev)" w:date="2020-12-18T11:13:00Z">
                          <w:r w:rsidR="00575D65">
                            <w:rPr>
                              <w:noProof/>
                            </w:rPr>
                            <w:t>1</w:t>
                          </w:r>
                        </w:ins>
                        <w:ins w:id="844" w:author="Cailleret Levi (cailllev)" w:date="2020-12-16T08:43:00Z">
                          <w:r>
                            <w:fldChar w:fldCharType="end"/>
                          </w:r>
                        </w:ins>
                        <w:ins w:id="845" w:author="Cailleret Levi (cailllev)" w:date="2020-12-16T08:48:00Z">
                          <w:r w:rsidR="00101BB2">
                            <w:t>:</w:t>
                          </w:r>
                        </w:ins>
                        <w:ins w:id="846" w:author="Cailleret Levi (cailllev)" w:date="2020-12-16T08:43:00Z">
                          <w:r>
                            <w:t xml:space="preserve"> Funktionsweise MTD Abwehr</w:t>
                          </w:r>
                        </w:ins>
                        <w:ins w:id="847" w:author="Cailleret Levi (cailllev)" w:date="2020-12-16T08:44:00Z">
                          <w:r>
                            <w:t xml:space="preserve"> </w:t>
                          </w:r>
                          <w:r>
                            <w:fldChar w:fldCharType="begin"/>
                          </w:r>
                          <w:r>
                            <w:instrText xml:space="preserve"> ADDIN ZOTERO_ITEM CSL_CITATION {"citationID":"dAU1jVuS","properties":{"formattedCitation":"[3]","plainCitation":"[3]","noteIndex":0},"citationItems":[{"id":71,"uris":["http://zotero.org/users/6945396/items/HE3IY8PB"],"uri":["http://zotero.org/users/6945396/items/HE3IY8PB"],"itemData":{"id":71,"type":"article-journal","abstract":"Moving target defense (MTD) has emerged as one of the game-changing themes to alter the asymmetric situation between attacks and defenses in cyber-security. Numerous related works involving several facets of MTD have been published. However, comprehensive analyses and research on MTD are still absent. In this paper, we present a survey on MTD technologies to scientifically and systematically introduce, categorize, and summarize the existing research works in this field. First, a new security model is introduced to describe the changes in the traditional defense paradigm and security model caused by the introduction of MTD. A function-and-movement model is provided to give a panoramic overview on different perspectives for understanding the existing MTD research works. Then a systematic interpretation of published literature is presented to describe the state of the art of the three main areas in the MTD field, namely, MTD theory, MTD strategy, and MTD evaluation. Specifically, in the area of MTD strategy, the common characteristics shared by the MTD strategies to improve system security and effectiveness are identified and extrapolated. Thereafter, the methods to implement these characteristics are concluded. Moreover, the MTD strategies are classified into three types according to their specific goals, and the necessary and sufficient conditions of each type to create effective MTD strategies are then summarized, which are typically one or more of the aforementioned characteristics. Finally, we provide a number of observations for the future direction in this field, which can be helpful for subsequent researchers.","container-title":"Frontiers of Information Technology &amp; Electronic Engineering","DOI":"10.1631/FITEE.1601321","ISSN":"2095-9230","issue":"11","journalAbbreviation":"Frontiers Inf Technol Electronic Eng","language":"en","page":"1122-1153","source":"Springer Link","title":"Moving target defense: state of the art and characteristics","title-short":"Moving target defense","volume":"17","author":[{"family":"Cai","given":"Gui-lin"},{"family":"Wang","given":"Bao-sheng"},{"family":"Hu","given":"Wei"},{"family":"Wang","given":"Tian-zuo"}],"issued":{"date-parts":[["2016",11,1]]}}}],"schema":"https://github.com/citation-style-language/schema/raw/master/csl-citation.json"} </w:instrText>
                          </w:r>
                          <w:r>
                            <w:fldChar w:fldCharType="separate"/>
                          </w:r>
                          <w:r w:rsidRPr="002637FC">
                            <w:rPr>
                              <w:rFonts w:ascii="Calibri" w:hAnsi="Calibri" w:cs="Calibri"/>
                            </w:rPr>
                            <w:t>[3]</w:t>
                          </w:r>
                          <w:bookmarkEnd w:id="841"/>
                          <w:r>
                            <w:fldChar w:fldCharType="end"/>
                          </w:r>
                        </w:ins>
                      </w:p>
                    </w:txbxContent>
                  </v:textbox>
                  <w10:wrap type="square" anchorx="margin"/>
                </v:shape>
              </w:pict>
            </mc:Fallback>
          </mc:AlternateContent>
        </w:r>
      </w:ins>
    </w:p>
    <w:p w14:paraId="072FA16C" w14:textId="7C2E5318" w:rsidR="00ED51CF" w:rsidDel="006C32D0" w:rsidRDefault="002E63EA" w:rsidP="00ED51CF">
      <w:pPr>
        <w:keepNext/>
        <w:rPr>
          <w:del w:id="848" w:author="Cailleret Levi (cailllev)" w:date="2020-12-16T10:00:00Z"/>
        </w:rPr>
      </w:pPr>
      <w:r>
        <w:rPr>
          <w:noProof/>
        </w:rPr>
        <w:drawing>
          <wp:anchor distT="0" distB="0" distL="114300" distR="114300" simplePos="0" relativeHeight="251658252" behindDoc="0" locked="0" layoutInCell="1" allowOverlap="1" wp14:anchorId="591BE066" wp14:editId="2534CA8C">
            <wp:simplePos x="0" y="0"/>
            <wp:positionH relativeFrom="margin">
              <wp:align>center</wp:align>
            </wp:positionH>
            <wp:positionV relativeFrom="paragraph">
              <wp:posOffset>98802</wp:posOffset>
            </wp:positionV>
            <wp:extent cx="2698750" cy="2281592"/>
            <wp:effectExtent l="0" t="0" r="6350" b="444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98750" cy="2281592"/>
                    </a:xfrm>
                    <a:prstGeom prst="rect">
                      <a:avLst/>
                    </a:prstGeom>
                  </pic:spPr>
                </pic:pic>
              </a:graphicData>
            </a:graphic>
          </wp:anchor>
        </w:drawing>
      </w:r>
    </w:p>
    <w:p w14:paraId="7D311542" w14:textId="1836AA1F" w:rsidR="003F1512" w:rsidDel="006C32D0" w:rsidRDefault="003F1512" w:rsidP="00ED51CF">
      <w:pPr>
        <w:keepNext/>
        <w:rPr>
          <w:del w:id="849" w:author="Cailleret Levi (cailllev)" w:date="2020-12-16T10:00:00Z"/>
        </w:rPr>
      </w:pPr>
    </w:p>
    <w:p w14:paraId="62951886" w14:textId="0429180B" w:rsidR="003F1512" w:rsidDel="006C32D0" w:rsidRDefault="003F1512" w:rsidP="00ED51CF">
      <w:pPr>
        <w:keepNext/>
        <w:rPr>
          <w:del w:id="850" w:author="Cailleret Levi (cailllev)" w:date="2020-12-16T10:00:00Z"/>
        </w:rPr>
      </w:pPr>
    </w:p>
    <w:p w14:paraId="3DB13147" w14:textId="378C1AFD" w:rsidR="003F1512" w:rsidDel="006C32D0" w:rsidRDefault="003F1512" w:rsidP="00ED51CF">
      <w:pPr>
        <w:keepNext/>
        <w:rPr>
          <w:del w:id="851" w:author="Cailleret Levi (cailllev)" w:date="2020-12-16T10:00:00Z"/>
        </w:rPr>
      </w:pPr>
    </w:p>
    <w:p w14:paraId="4056F136" w14:textId="14F43035" w:rsidR="003F1512" w:rsidDel="006C32D0" w:rsidRDefault="003F1512" w:rsidP="00ED51CF">
      <w:pPr>
        <w:keepNext/>
        <w:rPr>
          <w:del w:id="852" w:author="Cailleret Levi (cailllev)" w:date="2020-12-16T10:00:00Z"/>
        </w:rPr>
      </w:pPr>
    </w:p>
    <w:p w14:paraId="1225CF5E" w14:textId="76EA21FD" w:rsidR="003F1512" w:rsidDel="006C32D0" w:rsidRDefault="003F1512" w:rsidP="00ED51CF">
      <w:pPr>
        <w:keepNext/>
        <w:rPr>
          <w:del w:id="853" w:author="Cailleret Levi (cailllev)" w:date="2020-12-16T10:00:00Z"/>
        </w:rPr>
      </w:pPr>
    </w:p>
    <w:p w14:paraId="085AD640" w14:textId="0F26E4B8" w:rsidR="003F1512" w:rsidDel="006C32D0" w:rsidRDefault="003F1512" w:rsidP="00ED51CF">
      <w:pPr>
        <w:keepNext/>
        <w:rPr>
          <w:del w:id="854" w:author="Cailleret Levi (cailllev)" w:date="2020-12-16T10:00:00Z"/>
        </w:rPr>
      </w:pPr>
    </w:p>
    <w:p w14:paraId="5EFC47AE" w14:textId="6FC5DCDC" w:rsidR="0003404E" w:rsidRDefault="0003404E" w:rsidP="00ED51CF">
      <w:pPr>
        <w:keepNext/>
      </w:pPr>
    </w:p>
    <w:p w14:paraId="39C708AA" w14:textId="176ADF27" w:rsidR="00604D31" w:rsidDel="006C32D0" w:rsidRDefault="00ED51CF" w:rsidP="00A24486">
      <w:pPr>
        <w:rPr>
          <w:del w:id="855" w:author="Cailleret Levi (cailllev)" w:date="2020-12-16T08:44:00Z"/>
        </w:rPr>
      </w:pPr>
      <w:del w:id="856" w:author="Cailleret Levi (cailllev)" w:date="2020-12-16T08:44:00Z">
        <w:r w:rsidDel="002E63EA">
          <w:delText xml:space="preserve">Figure </w:delText>
        </w:r>
      </w:del>
      <w:del w:id="857" w:author="Cailleret Levi (cailllev)" w:date="2020-12-16T08:43:00Z">
        <w:r w:rsidDel="0078209D">
          <w:fldChar w:fldCharType="begin"/>
        </w:r>
        <w:r w:rsidDel="0078209D">
          <w:delInstrText xml:space="preserve"> SEQ Figure \* ARABIC </w:delInstrText>
        </w:r>
        <w:r w:rsidDel="0078209D">
          <w:fldChar w:fldCharType="separate"/>
        </w:r>
        <w:r w:rsidR="008B2AEE" w:rsidDel="0078209D">
          <w:rPr>
            <w:noProof/>
          </w:rPr>
          <w:delText>1</w:delText>
        </w:r>
        <w:r w:rsidDel="0078209D">
          <w:fldChar w:fldCharType="end"/>
        </w:r>
      </w:del>
      <w:del w:id="858" w:author="Cailleret Levi (cailllev)" w:date="2020-12-16T08:44:00Z">
        <w:r w:rsidDel="002E63EA">
          <w:delText>: Funktionsweise MTD Abwehr.</w:delText>
        </w:r>
        <w:r w:rsidR="008F5F7C" w:rsidDel="002E63EA">
          <w:delText xml:space="preserve"> </w:delText>
        </w:r>
        <w:r w:rsidR="008F5F7C" w:rsidDel="002E63EA">
          <w:fldChar w:fldCharType="begin"/>
        </w:r>
        <w:r w:rsidR="002637FC" w:rsidDel="002E63EA">
          <w:delInstrText xml:space="preserve"> ADDIN ZOTERO_ITEM CSL_CITATION {"citationID":"dAU1jVuS","properties":{"formattedCitation":"[3]","plainCitation":"[3]","noteIndex":0},"citationItems":[{"id":71,"uris":["http://zotero.org/users/6945396/items/HE3IY8PB"],"uri":["http://zotero.org/users/6945396/items/HE3IY8PB"],"itemData":{"id":71,"type":"article-journal","abstract":"Moving target defense (MTD) has emerged as one of the game-changing themes to alter the asymmetric situation between attacks and defenses in cyber-security. Numerous related works involving several facets of MTD have been published. However, comprehensive analyses and research on MTD are still absent. In this paper, we present a survey on MTD technologies to scientifically and systematically introduce, categorize, and summarize the existing research works in this field. First, a new security model is introduced to describe the changes in the traditional defense paradigm and security model caused by the introduction of MTD. A function-and-movement model is provided to give a panoramic overview on different perspectives for understanding the existing MTD research works. Then a systematic interpretation of published literature is presented to describe the state of the art of the three main areas in the MTD field, namely, MTD theory, MTD strategy, and MTD evaluation. Specifically, in the area of MTD strategy, the common characteristics shared by the MTD strategies to improve system security and effectiveness are identified and extrapolated. Thereafter, the methods to implement these characteristics are concluded. Moreover, the MTD strategies are classified into three types according to their specific goals, and the necessary and sufficient conditions of each type to create effective MTD strategies are then summarized, which are typically one or more of the aforementioned characteristics. Finally, we provide a number of observations for the future direction in this field, which can be helpful for subsequent researchers.","container-title":"Frontiers of Information Technology &amp; Electronic Engineering","DOI":"10.1631/FITEE.1601321","ISSN":"2095-9230","issue":"11","journalAbbreviation":"Frontiers Inf Technol Electronic Eng","language":"en","page":"1122-1153","source":"Springer Link","title":"Moving target defense: state of the art and characteristics","title-short":"Moving target defense","volume":"17","author":[{"family":"Cai","given":"Gui-lin"},{"family":"Wang","given":"Bao-sheng"},{"family":"Hu","given":"Wei"},{"family":"Wang","given":"Tian-zuo"}],"issued":{"date-parts":[["2016",11,1]]}}}],"schema":"https://github.com/citation-style-language/schema/raw/master/csl-citation.json"} </w:delInstrText>
        </w:r>
        <w:r w:rsidR="008F5F7C" w:rsidDel="002E63EA">
          <w:fldChar w:fldCharType="separate"/>
        </w:r>
        <w:r w:rsidR="002637FC" w:rsidRPr="002637FC" w:rsidDel="002E63EA">
          <w:rPr>
            <w:rFonts w:ascii="Calibri" w:hAnsi="Calibri" w:cs="Calibri"/>
          </w:rPr>
          <w:delText>[3]</w:delText>
        </w:r>
        <w:r w:rsidR="008F5F7C" w:rsidDel="002E63EA">
          <w:fldChar w:fldCharType="end"/>
        </w:r>
      </w:del>
    </w:p>
    <w:p w14:paraId="264EFD1F" w14:textId="77777777" w:rsidR="006C32D0" w:rsidRDefault="006C32D0" w:rsidP="00A24486">
      <w:pPr>
        <w:rPr>
          <w:ins w:id="859" w:author="Cailleret Levi (cailllev)" w:date="2020-12-16T10:01:00Z"/>
        </w:rPr>
      </w:pPr>
    </w:p>
    <w:p w14:paraId="5253607D" w14:textId="28E00557" w:rsidR="00A24486" w:rsidDel="0003404E" w:rsidRDefault="00A24486" w:rsidP="00A24486">
      <w:pPr>
        <w:rPr>
          <w:del w:id="860" w:author="Cailleret Levi (cailllev)" w:date="2020-12-15T20:20:00Z"/>
        </w:rPr>
      </w:pPr>
    </w:p>
    <w:p w14:paraId="3539ABFB" w14:textId="77777777" w:rsidR="00E4367D" w:rsidRPr="00A24486" w:rsidRDefault="00E4367D" w:rsidP="00A24486"/>
    <w:p w14:paraId="5913DA67" w14:textId="6628E5A8" w:rsidR="00F05155" w:rsidRDefault="0096406C" w:rsidP="00873D2B">
      <w:pPr>
        <w:pStyle w:val="Heading3"/>
      </w:pPr>
      <w:del w:id="861" w:author="Cailleret Levi (cailllev)" w:date="2020-12-15T20:05:00Z">
        <w:r w:rsidRPr="0096406C" w:rsidDel="003734EC">
          <w:delText>Charakteristiken</w:delText>
        </w:r>
      </w:del>
      <w:bookmarkStart w:id="862" w:name="_Toc59300822"/>
      <w:ins w:id="863" w:author="Cailleret Levi (cailllev)" w:date="2020-12-15T20:05:00Z">
        <w:r w:rsidR="003734EC">
          <w:t>Klassifikationen</w:t>
        </w:r>
      </w:ins>
      <w:ins w:id="864" w:author="Cailleret Levi (cailllev)" w:date="2020-12-15T20:06:00Z">
        <w:r w:rsidR="00A45344">
          <w:t xml:space="preserve"> von</w:t>
        </w:r>
      </w:ins>
      <w:ins w:id="865" w:author="Cailleret Levi (cailllev)" w:date="2020-12-15T20:07:00Z">
        <w:r w:rsidR="00A45344">
          <w:t xml:space="preserve"> MTD</w:t>
        </w:r>
        <w:r w:rsidR="00AF17DA">
          <w:t xml:space="preserve"> Modellen</w:t>
        </w:r>
      </w:ins>
      <w:bookmarkEnd w:id="862"/>
    </w:p>
    <w:p w14:paraId="5C6B72CB" w14:textId="0A4C0267" w:rsidR="00A24486" w:rsidRDefault="002D405F" w:rsidP="00EE1E53">
      <w:r>
        <w:t xml:space="preserve">Das Forschungsfeld MTD </w:t>
      </w:r>
      <w:r w:rsidR="002D3B67">
        <w:t xml:space="preserve">hat einige Klassifikationen von MTD-Modellen </w:t>
      </w:r>
      <w:r w:rsidR="00DB1797">
        <w:t>hervorgebracht</w:t>
      </w:r>
      <w:r w:rsidR="002D3B67">
        <w:t xml:space="preserve">. </w:t>
      </w:r>
      <w:r w:rsidR="005858E1">
        <w:t xml:space="preserve">Viele </w:t>
      </w:r>
      <w:commentRangeStart w:id="866"/>
      <w:commentRangeEnd w:id="866"/>
      <w:r w:rsidR="007F3432">
        <w:rPr>
          <w:rStyle w:val="CommentReference"/>
        </w:rPr>
        <w:commentReference w:id="866"/>
      </w:r>
      <w:r w:rsidR="005858E1">
        <w:t>dieser</w:t>
      </w:r>
      <w:ins w:id="867" w:author="Bernhard Tellenbach" w:date="2020-12-12T13:48:00Z">
        <w:r w:rsidR="007F3432">
          <w:t xml:space="preserve"> </w:t>
        </w:r>
      </w:ins>
      <w:r w:rsidR="00DB1797">
        <w:t>Klassifikation nutz</w:t>
      </w:r>
      <w:r w:rsidR="005858E1">
        <w:t>en</w:t>
      </w:r>
      <w:r w:rsidR="00DB1797">
        <w:t xml:space="preserve"> ihre eigenen Terme. </w:t>
      </w:r>
      <w:r w:rsidR="00C25360">
        <w:t xml:space="preserve">Trotzdem gibt es einige Gemeinsamkeiten, die darauf schliessen lassen, dass wichtige Charakteristiken von MTDs immer </w:t>
      </w:r>
      <w:r w:rsidR="00671FF5">
        <w:t>dieselben</w:t>
      </w:r>
      <w:r w:rsidR="00C25360">
        <w:t xml:space="preserve"> sind.</w:t>
      </w:r>
      <w:r w:rsidR="00671FF5">
        <w:t xml:space="preserve"> Daraus lässt sich </w:t>
      </w:r>
      <w:r w:rsidR="00686B33">
        <w:t>ableiten</w:t>
      </w:r>
      <w:ins w:id="868" w:author="Cailleret Levi (cailllev)" w:date="2020-12-19T19:11:00Z">
        <w:r w:rsidR="002019BE">
          <w:t>,</w:t>
        </w:r>
      </w:ins>
      <w:r w:rsidR="00686B33">
        <w:t xml:space="preserve"> was zu einer guten MTD gehört.</w:t>
      </w:r>
      <w:r w:rsidR="008C4532">
        <w:t xml:space="preserve"> </w:t>
      </w:r>
      <w:r w:rsidR="003E1C01">
        <w:t xml:space="preserve">Die folgenden Unterpunkte </w:t>
      </w:r>
      <w:r w:rsidR="007858C1">
        <w:t>sind Cai et all</w:t>
      </w:r>
      <w:r w:rsidR="001B0EA8">
        <w:t xml:space="preserve"> entnommen</w:t>
      </w:r>
      <w:r w:rsidR="007F6F45">
        <w:t xml:space="preserve"> </w:t>
      </w:r>
      <w:r w:rsidR="00925432">
        <w:fldChar w:fldCharType="begin"/>
      </w:r>
      <w:r w:rsidR="00DD197A">
        <w:instrText xml:space="preserve"> ADDIN ZOTERO_ITEM CSL_CITATION {"citationID":"cTn4aC38","properties":{"formattedCitation":"[1]","plainCitation":"[1]","noteIndex":0},"citationItems":[{"id":71,"uris":["http://zotero.org/users/6945396/items/HE3IY8PB"],"uri":["http://zotero.org/users/6945396/items/HE3IY8PB"],"itemData":{"id":71,"type":"article-journal","abstract":"Moving target defense (MTD) has emerged as one of the game-changing themes to alter the asymmetric situation between attacks and defenses in cyber-security. Numerous related works involving several facets of MTD have been published. However, comprehensive analyses and research on MTD are still absent. In this paper, we present a survey on MTD technologies to scientifically and systematically introduce, categorize, and summarize the existing research works in this field. First, a new security model is introduced to describe the changes in the traditional defense paradigm and security model caused by the introduction of MTD. A function-and-movement model is provided to give a panoramic overview on different perspectives for understanding the existing MTD research works. Then a systematic interpretation of published literature is presented to describe the state of the art of the three main areas in the MTD field, namely, MTD theory, MTD strategy, and MTD evaluation. Specifically, in the area of MTD strategy, the common characteristics shared by the MTD strategies to improve system security and effectiveness are identified and extrapolated. Thereafter, the methods to implement these characteristics are concluded. Moreover, the MTD strategies are classified into three types according to their specific goals, and the necessary and sufficient conditions of each type to create effective MTD strategies are then summarized, which are typically one or more of the aforementioned characteristics. Finally, we provide a number of observations for the future direction in this field, which can be helpful for subsequent researchers.","container-title":"Frontiers of Information Technology &amp; Electronic Engineering","DOI":"10.1631/FITEE.1601321","ISSN":"2095-9230","issue":"11","journalAbbreviation":"Frontiers Inf Technol Electronic Eng","language":"en","page":"1122-1153","source":"Springer Link","title":"Moving target defense: state of the art and characteristics","title-short":"Moving target defense","volume":"17","author":[{"family":"Cai","given":"Gui-lin"},{"family":"Wang","given":"Bao-sheng"},{"family":"Hu","given":"Wei"},{"family":"Wang","given":"Tian-zuo"}],"issued":{"date-parts":[["2016",11,1]]}}}],"schema":"https://github.com/citation-style-language/schema/raw/master/csl-citation.json"} </w:instrText>
      </w:r>
      <w:r w:rsidR="00925432">
        <w:fldChar w:fldCharType="separate"/>
      </w:r>
      <w:r w:rsidR="000371EA" w:rsidRPr="000371EA">
        <w:rPr>
          <w:rFonts w:ascii="Calibri" w:hAnsi="Calibri" w:cs="Calibri"/>
        </w:rPr>
        <w:t>[1]</w:t>
      </w:r>
      <w:r w:rsidR="00925432">
        <w:fldChar w:fldCharType="end"/>
      </w:r>
      <w:r w:rsidR="007F6F45">
        <w:t>.</w:t>
      </w:r>
    </w:p>
    <w:p w14:paraId="06116CC7" w14:textId="77777777" w:rsidR="00A24486" w:rsidRDefault="00A24486">
      <w:pPr>
        <w:jc w:val="left"/>
      </w:pPr>
      <w:r>
        <w:br w:type="page"/>
      </w:r>
    </w:p>
    <w:p w14:paraId="2555D36E" w14:textId="4AA59902" w:rsidR="00F05155" w:rsidRPr="00155A4E" w:rsidRDefault="007C1BC0" w:rsidP="00EE1E53">
      <w:r>
        <w:rPr>
          <w:b/>
          <w:bCs/>
        </w:rPr>
        <w:lastRenderedPageBreak/>
        <w:t>Multi-Candidate:</w:t>
      </w:r>
      <w:r>
        <w:t xml:space="preserve"> </w:t>
      </w:r>
      <w:r w:rsidR="00FF7D71">
        <w:t xml:space="preserve">Multi-Candidate meint </w:t>
      </w:r>
      <w:r w:rsidR="00D510AD">
        <w:t xml:space="preserve">das </w:t>
      </w:r>
      <w:r w:rsidR="009C7B8C">
        <w:t>Prinzip,</w:t>
      </w:r>
      <w:r w:rsidR="00D510AD">
        <w:t xml:space="preserve"> nach</w:t>
      </w:r>
      <w:r w:rsidR="00945726">
        <w:t xml:space="preserve"> </w:t>
      </w:r>
      <w:r w:rsidR="00D510AD">
        <w:t xml:space="preserve">dem jede MTD einen gewissen Spielraum hat, </w:t>
      </w:r>
      <w:r w:rsidR="00A273A6">
        <w:t xml:space="preserve">welche Komponenten </w:t>
      </w:r>
      <w:r w:rsidR="00D510AD">
        <w:t xml:space="preserve">sie </w:t>
      </w:r>
      <w:r w:rsidR="0001576F">
        <w:t>verschieb</w:t>
      </w:r>
      <w:r w:rsidR="00436593">
        <w:t>t/auswechselt</w:t>
      </w:r>
      <w:r w:rsidR="00D510AD">
        <w:t xml:space="preserve">. </w:t>
      </w:r>
      <w:r w:rsidR="0001576F">
        <w:t>Beim I</w:t>
      </w:r>
      <w:r w:rsidR="00436593">
        <w:t>P</w:t>
      </w:r>
      <w:r w:rsidR="006D6597">
        <w:t>-</w:t>
      </w:r>
      <w:r w:rsidR="0001576F">
        <w:t xml:space="preserve">Shuffling meint das </w:t>
      </w:r>
      <w:ins w:id="869" w:author="Cailleret Levi (cailllev)" w:date="2020-12-19T19:11:00Z">
        <w:r w:rsidR="00097D29">
          <w:t>b</w:t>
        </w:r>
      </w:ins>
      <w:del w:id="870" w:author="Cailleret Levi (cailllev)" w:date="2020-12-19T19:11:00Z">
        <w:r w:rsidR="0001576F" w:rsidDel="00097D29">
          <w:delText>B</w:delText>
        </w:r>
      </w:del>
      <w:r w:rsidR="0001576F">
        <w:t xml:space="preserve">eispielsweise die verschiedenen </w:t>
      </w:r>
      <w:r w:rsidR="00C730F3">
        <w:t>Werte,</w:t>
      </w:r>
      <w:r w:rsidR="0001576F">
        <w:t xml:space="preserve"> die eine I</w:t>
      </w:r>
      <w:ins w:id="871" w:author="Bernhard Tellenbach" w:date="2020-12-12T13:51:00Z">
        <w:r w:rsidR="00484049">
          <w:t>P</w:t>
        </w:r>
      </w:ins>
      <w:r w:rsidR="0001576F">
        <w:t xml:space="preserve">-Adresse </w:t>
      </w:r>
      <w:r w:rsidR="006D6597">
        <w:t xml:space="preserve">oder ein Port </w:t>
      </w:r>
      <w:r w:rsidR="0001576F">
        <w:t xml:space="preserve">annehmen kann. </w:t>
      </w:r>
      <w:r w:rsidR="00F82C98">
        <w:t xml:space="preserve">Die MTD braucht also ein Set von </w:t>
      </w:r>
      <w:r w:rsidR="00C730F3">
        <w:t>Komponenten,</w:t>
      </w:r>
      <w:r w:rsidR="00F82C98">
        <w:t xml:space="preserve"> die sie nutzen </w:t>
      </w:r>
      <w:r w:rsidR="00A4102C">
        <w:t>kann,</w:t>
      </w:r>
      <w:r w:rsidR="00F82C98">
        <w:t xml:space="preserve"> um </w:t>
      </w:r>
      <w:r w:rsidR="00C730F3">
        <w:t xml:space="preserve">Angreifer in die </w:t>
      </w:r>
      <w:r w:rsidR="00A4102C">
        <w:t>I</w:t>
      </w:r>
      <w:r w:rsidR="00C730F3">
        <w:t>rre zu führen.</w:t>
      </w:r>
      <w:r w:rsidR="00FD2DFB">
        <w:t xml:space="preserve"> </w:t>
      </w:r>
      <w:commentRangeStart w:id="872"/>
      <w:r w:rsidR="00EF5F76">
        <w:t>Hie</w:t>
      </w:r>
      <w:r w:rsidR="00DB0C15">
        <w:t xml:space="preserve">r </w:t>
      </w:r>
      <w:r w:rsidR="00EF5F76">
        <w:t>unterscheiden sich die verschiedenen MTDs dadurch welche Art von Multi-Candidate sie verwenden. Es kann sich wie beschrieben um Ports, I</w:t>
      </w:r>
      <w:r w:rsidR="00A37C5B">
        <w:t>P</w:t>
      </w:r>
      <w:r w:rsidR="00EF5F76">
        <w:t>-Adressen</w:t>
      </w:r>
      <w:ins w:id="873" w:author="Cailleret Levi (cailllev)" w:date="2020-12-19T19:11:00Z">
        <w:r w:rsidR="00097D29">
          <w:t>,</w:t>
        </w:r>
      </w:ins>
      <w:r w:rsidR="00EF5F76">
        <w:t xml:space="preserve"> aber auch </w:t>
      </w:r>
      <w:r w:rsidR="00441A9C">
        <w:t>VMs</w:t>
      </w:r>
      <w:r w:rsidR="00EF5F76">
        <w:t xml:space="preserve"> </w:t>
      </w:r>
      <w:r w:rsidR="00441A9C">
        <w:t>und ganze Betriebssysteme handeln</w:t>
      </w:r>
      <w:del w:id="874" w:author="Bernhard Tellenbach" w:date="2020-12-12T13:53:00Z">
        <w:r w:rsidR="00441A9C" w:rsidDel="00A37C5B">
          <w:delText>.</w:delText>
        </w:r>
      </w:del>
      <w:r w:rsidR="00441A9C">
        <w:t xml:space="preserve"> </w:t>
      </w:r>
      <w:r w:rsidR="00FD2DFB" w:rsidRPr="00155A4E">
        <w:t>(</w:t>
      </w:r>
      <w:r w:rsidR="00955B9A" w:rsidRPr="00155A4E">
        <w:t>“</w:t>
      </w:r>
      <w:r w:rsidR="00FD2DFB" w:rsidRPr="00155A4E">
        <w:t>What to move</w:t>
      </w:r>
      <w:ins w:id="875" w:author="Bernhard Tellenbach" w:date="2020-12-12T13:53:00Z">
        <w:r w:rsidR="00955B9A" w:rsidRPr="00155A4E">
          <w:t>”</w:t>
        </w:r>
      </w:ins>
      <w:r w:rsidR="00FD2DFB" w:rsidRPr="00155A4E">
        <w:t>)</w:t>
      </w:r>
      <w:r w:rsidR="00DB0C15" w:rsidRPr="00155A4E">
        <w:t>.</w:t>
      </w:r>
      <w:commentRangeEnd w:id="872"/>
      <w:r w:rsidR="00955B9A">
        <w:rPr>
          <w:rStyle w:val="CommentReference"/>
        </w:rPr>
        <w:commentReference w:id="872"/>
      </w:r>
    </w:p>
    <w:p w14:paraId="0DCE31E2" w14:textId="4DEBCA53" w:rsidR="00A4102C" w:rsidRDefault="00A4102C" w:rsidP="00EE1E53">
      <w:r w:rsidRPr="00702DF3">
        <w:rPr>
          <w:b/>
          <w:bCs/>
          <w:lang w:val="en-US"/>
        </w:rPr>
        <w:t>Diversity:</w:t>
      </w:r>
      <w:r w:rsidRPr="00702DF3">
        <w:rPr>
          <w:lang w:val="en-US"/>
        </w:rPr>
        <w:t xml:space="preserve"> </w:t>
      </w:r>
      <w:r w:rsidR="007C736C" w:rsidRPr="00702DF3">
        <w:rPr>
          <w:lang w:val="en-US"/>
        </w:rPr>
        <w:t xml:space="preserve">Diversity nutzt Multi-Candidate als Basis. </w:t>
      </w:r>
      <w:r w:rsidR="007C736C">
        <w:t xml:space="preserve">Diversity meint, dass die </w:t>
      </w:r>
      <w:r w:rsidR="00EA34F1">
        <w:t>Komponenten,</w:t>
      </w:r>
      <w:r w:rsidR="007C736C">
        <w:t xml:space="preserve"> die eine MTD </w:t>
      </w:r>
      <w:r w:rsidR="005E6E47">
        <w:t>verschieben kann</w:t>
      </w:r>
      <w:ins w:id="876" w:author="Bernhard Tellenbach" w:date="2020-12-12T13:59:00Z">
        <w:r w:rsidR="008F6215">
          <w:t>,</w:t>
        </w:r>
      </w:ins>
      <w:r w:rsidR="005E6E47">
        <w:t xml:space="preserve"> möglichst verschiedene Implementationen besitzen </w:t>
      </w:r>
      <w:r w:rsidR="00EA34F1">
        <w:t xml:space="preserve">müssen, </w:t>
      </w:r>
      <w:r w:rsidR="005E6E47">
        <w:t xml:space="preserve">um </w:t>
      </w:r>
      <w:r w:rsidR="00EA34F1">
        <w:t>dieselbe</w:t>
      </w:r>
      <w:r w:rsidR="005E6E47">
        <w:t xml:space="preserve"> Aufgabe zu erfüllen. </w:t>
      </w:r>
      <w:r w:rsidR="00AA5FF7">
        <w:t xml:space="preserve">Je verschiedener die Implementationen </w:t>
      </w:r>
      <w:r w:rsidR="00EA34F1">
        <w:t>zweier</w:t>
      </w:r>
      <w:r w:rsidR="00AA5FF7">
        <w:t xml:space="preserve"> Dienste sind, die verschoben werden, desto besser.</w:t>
      </w:r>
      <w:r w:rsidR="00FD2DFB">
        <w:t xml:space="preserve"> </w:t>
      </w:r>
      <w:r w:rsidR="00F97033">
        <w:t>Hier unterscheiden sich die verschiedenen MTD-</w:t>
      </w:r>
      <w:r w:rsidR="008E4A70">
        <w:t>M</w:t>
      </w:r>
      <w:r w:rsidR="00F97033">
        <w:t>ethoden dadurch</w:t>
      </w:r>
      <w:ins w:id="877" w:author="Cailleret Levi (cailllev)" w:date="2020-12-19T19:11:00Z">
        <w:r w:rsidR="00097D29">
          <w:t>,</w:t>
        </w:r>
      </w:ins>
      <w:r w:rsidR="00F97033">
        <w:t xml:space="preserve"> wie weit voneinander entfernt Implementationen für einen Dienst sind</w:t>
      </w:r>
      <w:del w:id="878" w:author="Bernhard Tellenbach" w:date="2020-12-12T14:00:00Z">
        <w:r w:rsidR="00F97033" w:rsidDel="00452C58">
          <w:delText>.</w:delText>
        </w:r>
      </w:del>
      <w:r w:rsidR="00F97033">
        <w:t xml:space="preserve"> </w:t>
      </w:r>
      <w:r w:rsidR="00FD2DFB">
        <w:t>(</w:t>
      </w:r>
      <w:ins w:id="879" w:author="Bernhard Tellenbach" w:date="2020-12-12T14:00:00Z">
        <w:r w:rsidR="00452C58" w:rsidRPr="009D73B4">
          <w:t>“</w:t>
        </w:r>
      </w:ins>
      <w:r w:rsidR="00FD2DFB">
        <w:t>What to move</w:t>
      </w:r>
      <w:ins w:id="880" w:author="Bernhard Tellenbach" w:date="2020-12-12T14:00:00Z">
        <w:r w:rsidR="00452C58" w:rsidRPr="009D73B4">
          <w:t>“</w:t>
        </w:r>
      </w:ins>
      <w:r w:rsidR="00FD2DFB">
        <w:t>)</w:t>
      </w:r>
      <w:r w:rsidR="00DB0C15">
        <w:t>.</w:t>
      </w:r>
    </w:p>
    <w:p w14:paraId="7B22AE9B" w14:textId="2FC35B2F" w:rsidR="00F47B2E" w:rsidRPr="007C1BC0" w:rsidRDefault="00F47B2E" w:rsidP="00EE1E53">
      <w:r w:rsidRPr="00327FE3">
        <w:rPr>
          <w:b/>
          <w:bCs/>
        </w:rPr>
        <w:t>Randomness:</w:t>
      </w:r>
      <w:r>
        <w:t xml:space="preserve"> </w:t>
      </w:r>
      <w:r w:rsidR="00EF2112">
        <w:t>Ein wichtiges Ziel für eine MTD ist es</w:t>
      </w:r>
      <w:ins w:id="881" w:author="Cailleret Levi (cailllev)" w:date="2020-12-19T19:12:00Z">
        <w:r w:rsidR="00097D29">
          <w:t>,</w:t>
        </w:r>
      </w:ins>
      <w:r w:rsidR="00EF2112">
        <w:t xml:space="preserve"> möglichst </w:t>
      </w:r>
      <w:r w:rsidR="00327FE3">
        <w:t>unvorhersehbar</w:t>
      </w:r>
      <w:r w:rsidR="00EF2112">
        <w:t xml:space="preserve"> handeln zu können, damit ein Angreifer ihre Schritte nicht </w:t>
      </w:r>
      <w:r w:rsidR="00327FE3">
        <w:t>voraussehen</w:t>
      </w:r>
      <w:r w:rsidR="00EF2112">
        <w:t xml:space="preserve"> kann. </w:t>
      </w:r>
      <w:r w:rsidR="00327FE3">
        <w:t>Um dies zu erreichen</w:t>
      </w:r>
      <w:ins w:id="882" w:author="Cailleret Levi (cailllev)" w:date="2020-12-19T19:12:00Z">
        <w:r w:rsidR="00097D29">
          <w:t>,</w:t>
        </w:r>
      </w:ins>
      <w:r w:rsidR="00327FE3">
        <w:t xml:space="preserve"> setzt man meist auf </w:t>
      </w:r>
      <w:r w:rsidR="00E813B7">
        <w:t>Pseudozufälligkeit</w:t>
      </w:r>
      <w:r w:rsidR="00DF165B">
        <w:t>. Der Unterschied</w:t>
      </w:r>
      <w:r w:rsidR="00E813B7">
        <w:t xml:space="preserve"> zwischen verschiedenen MTDs ist nicht das Einsetzen von Zufälligkeit, sondern wie sie diese erreichen </w:t>
      </w:r>
      <w:r w:rsidR="00EF5F76">
        <w:t>wollen</w:t>
      </w:r>
      <w:del w:id="883" w:author="Bernhard Tellenbach" w:date="2020-12-12T14:00:00Z">
        <w:r w:rsidR="00EF5F76" w:rsidDel="00452C58">
          <w:delText>.</w:delText>
        </w:r>
      </w:del>
      <w:r w:rsidR="00EF5F76">
        <w:t xml:space="preserve"> (</w:t>
      </w:r>
      <w:ins w:id="884" w:author="Bernhard Tellenbach" w:date="2020-12-12T14:00:00Z">
        <w:r w:rsidR="00452C58" w:rsidRPr="009D73B4">
          <w:t>“</w:t>
        </w:r>
      </w:ins>
      <w:r w:rsidR="00FD2DFB">
        <w:t>How to move</w:t>
      </w:r>
      <w:ins w:id="885" w:author="Bernhard Tellenbach" w:date="2020-12-12T14:00:00Z">
        <w:r w:rsidR="00452C58" w:rsidRPr="009D73B4">
          <w:t>“</w:t>
        </w:r>
      </w:ins>
      <w:r w:rsidR="00FD2DFB">
        <w:t>)</w:t>
      </w:r>
      <w:r w:rsidR="00DB0C15">
        <w:t>.</w:t>
      </w:r>
    </w:p>
    <w:p w14:paraId="3F737002" w14:textId="48712DC3" w:rsidR="0096406C" w:rsidRDefault="00EA34F1" w:rsidP="00EE1E53">
      <w:r w:rsidRPr="00F47B2E">
        <w:rPr>
          <w:b/>
          <w:bCs/>
        </w:rPr>
        <w:t>Limited Timliness:</w:t>
      </w:r>
      <w:r>
        <w:t xml:space="preserve"> </w:t>
      </w:r>
      <w:r w:rsidR="001F46B2">
        <w:t xml:space="preserve">Limited </w:t>
      </w:r>
      <w:r w:rsidR="005C6F18">
        <w:t>T</w:t>
      </w:r>
      <w:r w:rsidR="001F46B2">
        <w:t>im</w:t>
      </w:r>
      <w:ins w:id="886" w:author="Bernhard Tellenbach" w:date="2020-12-12T14:02:00Z">
        <w:r w:rsidR="00025FBC">
          <w:t>e</w:t>
        </w:r>
      </w:ins>
      <w:r w:rsidR="001F46B2">
        <w:t>liness meint das Prinzip</w:t>
      </w:r>
      <w:ins w:id="887" w:author="Cailleret Levi (cailllev)" w:date="2020-12-19T19:12:00Z">
        <w:r w:rsidR="002C49C1">
          <w:t>,</w:t>
        </w:r>
      </w:ins>
      <w:r w:rsidR="001F46B2">
        <w:t xml:space="preserve"> wonach gesammelte </w:t>
      </w:r>
      <w:r w:rsidR="00B17A60">
        <w:t>Informationen,</w:t>
      </w:r>
      <w:r w:rsidR="001F46B2">
        <w:t xml:space="preserve"> die ein Angreifer erlangt hat, nur für eine bestimmte </w:t>
      </w:r>
      <w:r w:rsidR="00B17A60">
        <w:t xml:space="preserve">Zeit einen </w:t>
      </w:r>
      <w:r w:rsidR="00D1092E">
        <w:t>Nutzen</w:t>
      </w:r>
      <w:r w:rsidR="00B17A60">
        <w:t xml:space="preserve"> haben. Dies ist einer der Punkte, die MTDs effektiv machen. Sobald die </w:t>
      </w:r>
      <w:r w:rsidR="00F47B2E">
        <w:t>Möglichkeit</w:t>
      </w:r>
      <w:r w:rsidR="00B17A60">
        <w:t xml:space="preserve"> besteht</w:t>
      </w:r>
      <w:r w:rsidR="00571AA1">
        <w:t>, dass Informationen über ein Netzwerk ihren Wert verlieren, steht der Angreifer unter Zeitdruck.</w:t>
      </w:r>
      <w:r w:rsidR="00FD2DFB">
        <w:t xml:space="preserve"> </w:t>
      </w:r>
      <w:r w:rsidR="008E4A70">
        <w:t>Hier unterscheiden sich die MTD</w:t>
      </w:r>
      <w:r w:rsidR="00E52410">
        <w:t>-Techniken danach wie und was für ein Zeitintervall festgelegt wird</w:t>
      </w:r>
      <w:del w:id="888" w:author="Bernhard Tellenbach" w:date="2020-12-12T14:00:00Z">
        <w:r w:rsidR="00E52410" w:rsidDel="00452C58">
          <w:delText>.</w:delText>
        </w:r>
      </w:del>
      <w:r w:rsidR="00E52410">
        <w:t xml:space="preserve"> </w:t>
      </w:r>
      <w:r w:rsidR="00FD2DFB">
        <w:t>(</w:t>
      </w:r>
      <w:ins w:id="889" w:author="Bernhard Tellenbach" w:date="2020-12-12T14:00:00Z">
        <w:r w:rsidR="00452C58" w:rsidRPr="009D73B4">
          <w:t>“</w:t>
        </w:r>
      </w:ins>
      <w:r w:rsidR="00FD2DFB">
        <w:t>When to move</w:t>
      </w:r>
      <w:ins w:id="890" w:author="Bernhard Tellenbach" w:date="2020-12-12T14:00:00Z">
        <w:r w:rsidR="00452C58" w:rsidRPr="009D73B4">
          <w:t>“</w:t>
        </w:r>
      </w:ins>
      <w:r w:rsidR="00FD2DFB">
        <w:t>)</w:t>
      </w:r>
      <w:r w:rsidR="00DB0C15">
        <w:t>.</w:t>
      </w:r>
    </w:p>
    <w:p w14:paraId="66EECC2C" w14:textId="2436BC53" w:rsidR="004E31D2" w:rsidRDefault="004E31D2" w:rsidP="004E31D2">
      <w:r>
        <w:br w:type="page"/>
      </w:r>
    </w:p>
    <w:p w14:paraId="3AF50AC1" w14:textId="204B6D27" w:rsidR="00D414C0" w:rsidRPr="00D414C0" w:rsidRDefault="00D414C0" w:rsidP="00873D2B">
      <w:pPr>
        <w:pStyle w:val="Heading3"/>
      </w:pPr>
      <w:bookmarkStart w:id="891" w:name="_Toc59300823"/>
      <w:r>
        <w:lastRenderedPageBreak/>
        <w:t>Angriff</w:t>
      </w:r>
      <w:r w:rsidR="00466651">
        <w:t>soberfläche</w:t>
      </w:r>
      <w:bookmarkEnd w:id="891"/>
    </w:p>
    <w:p w14:paraId="538B6285" w14:textId="0E371E18" w:rsidR="00D414C0" w:rsidRDefault="00C51164" w:rsidP="00EE1E53">
      <w:r>
        <w:t>Die Angriffsoberfläche</w:t>
      </w:r>
      <w:r w:rsidR="009F2F8B">
        <w:t xml:space="preserve"> (</w:t>
      </w:r>
      <w:r w:rsidR="00DE0778">
        <w:t>A</w:t>
      </w:r>
      <w:r w:rsidR="009F2F8B" w:rsidRPr="00E97853">
        <w:t xml:space="preserve">ttack </w:t>
      </w:r>
      <w:r w:rsidR="00DE0778">
        <w:t>S</w:t>
      </w:r>
      <w:r w:rsidR="009F2F8B" w:rsidRPr="00E97853">
        <w:t>urface</w:t>
      </w:r>
      <w:r w:rsidR="009F2F8B">
        <w:t>)</w:t>
      </w:r>
      <w:r>
        <w:t xml:space="preserve"> wird in der </w:t>
      </w:r>
      <w:r w:rsidR="009F2F8B">
        <w:t>Fachliteratur</w:t>
      </w:r>
      <w:r>
        <w:t xml:space="preserve"> oftmals nicht präzise definiert, da eine Definition</w:t>
      </w:r>
      <w:ins w:id="892" w:author="Cailleret Levi (cailllev)" w:date="2020-12-19T19:12:00Z">
        <w:r w:rsidR="002C49C1">
          <w:t>,</w:t>
        </w:r>
      </w:ins>
      <w:r>
        <w:t xml:space="preserve"> was </w:t>
      </w:r>
      <w:r w:rsidR="009F2F8B">
        <w:t>Komponenten von MTD-Systemen angeht</w:t>
      </w:r>
      <w:ins w:id="893" w:author="Cailleret Levi (cailllev)" w:date="2020-12-19T19:12:00Z">
        <w:r w:rsidR="002C49C1">
          <w:t>,</w:t>
        </w:r>
      </w:ins>
      <w:r w:rsidR="009F2F8B">
        <w:t xml:space="preserve"> schwer ist. Das Forschungsfeld der Moving Target Defense befindet sich durch noch laufende Forschung im Wandel, so dass Definitionen und Herangehensweisen ständigen </w:t>
      </w:r>
      <w:r w:rsidR="008278A5">
        <w:t xml:space="preserve">neu </w:t>
      </w:r>
      <w:r w:rsidR="00973845">
        <w:t>betrachtet werden müssen</w:t>
      </w:r>
      <w:r w:rsidR="009F2F8B">
        <w:t>.</w:t>
      </w:r>
      <w:r w:rsidR="001D20F2">
        <w:t xml:space="preserve"> </w:t>
      </w:r>
      <w:r w:rsidR="008C43BB">
        <w:t>In den meisten Publikationen</w:t>
      </w:r>
      <w:r w:rsidR="001D20F2">
        <w:t xml:space="preserve"> meint die Angriffsoberfläche die Komponenten eines Systems, </w:t>
      </w:r>
      <w:r w:rsidR="007E15FF">
        <w:t xml:space="preserve">auf </w:t>
      </w:r>
      <w:r w:rsidR="008039A6">
        <w:t xml:space="preserve">die von ausserhalb des Systems zugegriffen werden kann und damit angreifbar sind. Diese </w:t>
      </w:r>
      <w:commentRangeStart w:id="894"/>
      <w:r w:rsidR="00D969D2">
        <w:t xml:space="preserve">Schwächen sind sowohl Angreifern als auch Verteidigern </w:t>
      </w:r>
      <w:commentRangeEnd w:id="894"/>
      <w:r w:rsidR="00000D32">
        <w:rPr>
          <w:rStyle w:val="CommentReference"/>
        </w:rPr>
        <w:commentReference w:id="894"/>
      </w:r>
      <w:r w:rsidR="00D969D2">
        <w:t xml:space="preserve">bekannt und </w:t>
      </w:r>
      <w:r w:rsidR="00E152A5">
        <w:t xml:space="preserve">können im Verlauf eines Angriffs vom Verteidiger </w:t>
      </w:r>
      <w:r w:rsidR="00D71CA9">
        <w:t>verschoben</w:t>
      </w:r>
      <w:r w:rsidR="00E152A5">
        <w:t xml:space="preserve"> werden, indem dieser zum </w:t>
      </w:r>
      <w:ins w:id="895" w:author="Cailleret Levi (cailllev)" w:date="2020-12-19T19:12:00Z">
        <w:r w:rsidR="002C49C1">
          <w:t>B</w:t>
        </w:r>
      </w:ins>
      <w:del w:id="896" w:author="Cailleret Levi (cailllev)" w:date="2020-12-19T19:12:00Z">
        <w:r w:rsidR="00E152A5" w:rsidDel="002C49C1">
          <w:delText>B</w:delText>
        </w:r>
      </w:del>
      <w:r w:rsidR="00E152A5">
        <w:t xml:space="preserve">eispiel </w:t>
      </w:r>
      <w:commentRangeStart w:id="897"/>
      <w:r w:rsidR="00E152A5">
        <w:t>einzelne Komponenten aber nicht die Abstraktion ändert</w:t>
      </w:r>
      <w:r w:rsidR="001400C8">
        <w:t xml:space="preserve"> </w:t>
      </w:r>
      <w:commentRangeEnd w:id="897"/>
      <w:r w:rsidR="00686DFF">
        <w:rPr>
          <w:rStyle w:val="CommentReference"/>
        </w:rPr>
        <w:commentReference w:id="897"/>
      </w:r>
      <w:r w:rsidR="001400C8">
        <w:t>(s</w:t>
      </w:r>
      <w:r w:rsidR="00356C1E">
        <w:t xml:space="preserve">iehe </w:t>
      </w:r>
      <w:ins w:id="898" w:author="Cailleret Levi (cailllev)" w:date="2020-12-16T09:19:00Z">
        <w:r w:rsidR="00CF11A8">
          <w:t xml:space="preserve">Abbildung </w:t>
        </w:r>
      </w:ins>
      <w:del w:id="899" w:author="Cailleret Levi (cailllev)" w:date="2020-12-16T09:19:00Z">
        <w:r w:rsidR="00356C1E" w:rsidDel="00CF11A8">
          <w:delText xml:space="preserve">Figure </w:delText>
        </w:r>
      </w:del>
      <w:r w:rsidR="00ED51CF">
        <w:t>2</w:t>
      </w:r>
      <w:r w:rsidR="001400C8">
        <w:t>)</w:t>
      </w:r>
      <w:r w:rsidR="00356C1E">
        <w:t>.</w:t>
      </w:r>
      <w:r w:rsidR="00D82E08">
        <w:t xml:space="preserve"> </w:t>
      </w:r>
      <w:r w:rsidR="00862283">
        <w:t xml:space="preserve">Das Attack Surface könnte </w:t>
      </w:r>
      <w:ins w:id="900" w:author="Cailleret Levi (cailllev)" w:date="2020-12-19T19:12:00Z">
        <w:r w:rsidR="002C49C1">
          <w:t>b</w:t>
        </w:r>
      </w:ins>
      <w:del w:id="901" w:author="Cailleret Levi (cailllev)" w:date="2020-12-19T19:12:00Z">
        <w:r w:rsidR="00862283" w:rsidDel="002C49C1">
          <w:delText>B</w:delText>
        </w:r>
      </w:del>
      <w:r w:rsidR="00862283">
        <w:t>eispielsweise</w:t>
      </w:r>
      <w:r w:rsidR="001E7E47">
        <w:t xml:space="preserve"> ein Codefragment beinhalten, welches</w:t>
      </w:r>
      <w:r w:rsidR="00C22F2C">
        <w:t xml:space="preserve"> mittels einer Funktion</w:t>
      </w:r>
      <w:r w:rsidR="001E7E47">
        <w:t xml:space="preserve"> einen Useri</w:t>
      </w:r>
      <w:r w:rsidR="009D2FB5">
        <w:t>nput annimmt. Das spezielle Verhalten diese</w:t>
      </w:r>
      <w:r w:rsidR="00C22F2C">
        <w:t>r Funktion</w:t>
      </w:r>
      <w:r w:rsidR="009D2FB5">
        <w:t xml:space="preserve"> innerhalb seiner </w:t>
      </w:r>
      <w:r w:rsidR="00C22F2C">
        <w:t>Implementation kann a</w:t>
      </w:r>
      <w:r w:rsidR="001E79C7">
        <w:t>nge</w:t>
      </w:r>
      <w:r w:rsidR="00C22F2C">
        <w:t>griffen werden. D</w:t>
      </w:r>
      <w:r w:rsidR="001E79C7">
        <w:t xml:space="preserve">ie verteidigende MTD kann diese Funktion </w:t>
      </w:r>
      <w:del w:id="902" w:author="Kyburz Sascha (kybursas)" w:date="2020-12-18T10:33:00Z">
        <w:r w:rsidR="001E79C7">
          <w:delText>schützzen</w:delText>
        </w:r>
      </w:del>
      <w:ins w:id="903" w:author="Kyburz Sascha (kybursas)" w:date="2020-12-18T10:33:00Z">
        <w:r w:rsidR="0083117E">
          <w:t>schützen</w:t>
        </w:r>
        <w:r w:rsidR="00930136">
          <w:t>,</w:t>
        </w:r>
      </w:ins>
      <w:r w:rsidR="001E79C7">
        <w:t xml:space="preserve"> indem sie laufend die Implementieren dieser Funktion auswechselt.</w:t>
      </w:r>
    </w:p>
    <w:p w14:paraId="11478C31" w14:textId="090FA773" w:rsidR="00EF3DE5" w:rsidRPr="00702DF3" w:rsidRDefault="001D20F2" w:rsidP="00EE1E53">
      <w:r>
        <w:t xml:space="preserve">Den Versuch einer Definition </w:t>
      </w:r>
      <w:r w:rsidR="009E1022">
        <w:t xml:space="preserve">leisten </w:t>
      </w:r>
      <w:r w:rsidR="009E1022" w:rsidRPr="009E1022">
        <w:t>Pratyusa Manadhata</w:t>
      </w:r>
      <w:r w:rsidR="009E1022">
        <w:t xml:space="preserve"> und </w:t>
      </w:r>
      <w:r w:rsidR="009E1022" w:rsidRPr="009E1022">
        <w:t>Jeannette M. Wing</w:t>
      </w:r>
      <w:r w:rsidR="009E1022">
        <w:t xml:space="preserve"> in </w:t>
      </w:r>
      <w:r w:rsidR="00F4239E">
        <w:t>«</w:t>
      </w:r>
      <w:r w:rsidR="00F4239E" w:rsidRPr="00F4239E">
        <w:t>An Attack Surface Metric</w:t>
      </w:r>
      <w:r w:rsidR="00F4239E">
        <w:t>»</w:t>
      </w:r>
      <w:r w:rsidR="00DE186B">
        <w:t xml:space="preserve"> </w:t>
      </w:r>
      <w:r w:rsidR="00DE186B">
        <w:fldChar w:fldCharType="begin"/>
      </w:r>
      <w:r w:rsidR="00DD197A">
        <w:instrText xml:space="preserve"> ADDIN ZOTERO_ITEM CSL_CITATION {"citationID":"lbYskMnz","properties":{"formattedCitation":"[3]","plainCitation":"[3]","noteIndex":0},"citationItems":[{"id":97,"uris":["http://zotero.org/users/6945396/items/K5M8XZC2"],"uri":["http://zotero.org/users/6945396/items/K5M8XZC2"],"itemData":{"id":97,"type":"article","title":"An Attack Surface Metric","author":[{"family":"Manadhata","given":"Pratyusa"},{"family":"Wing","given":"Jeanette M."}],"issued":{"date-parts":[["2005",7]]}}}],"schema":"https://github.com/citation-style-language/schema/raw/master/csl-citation.json"} </w:instrText>
      </w:r>
      <w:r w:rsidR="00DE186B">
        <w:fldChar w:fldCharType="separate"/>
      </w:r>
      <w:r w:rsidR="000371EA" w:rsidRPr="000371EA">
        <w:rPr>
          <w:rFonts w:ascii="Calibri" w:hAnsi="Calibri" w:cs="Calibri"/>
        </w:rPr>
        <w:t>[3]</w:t>
      </w:r>
      <w:r w:rsidR="00DE186B">
        <w:fldChar w:fldCharType="end"/>
      </w:r>
      <w:r w:rsidR="00F4239E">
        <w:t>.</w:t>
      </w:r>
      <w:r w:rsidR="00282A20">
        <w:t xml:space="preserve"> Ein Angreifer wird immer versuchen</w:t>
      </w:r>
      <w:ins w:id="904" w:author="Cailleret Levi (cailllev)" w:date="2020-12-19T19:12:00Z">
        <w:r w:rsidR="008B7940">
          <w:t>,</w:t>
        </w:r>
      </w:ins>
      <w:r w:rsidR="00282A20">
        <w:t xml:space="preserve"> einen Angriff auf ein System über </w:t>
      </w:r>
      <w:r w:rsidR="007B74E9">
        <w:t>Aktionen</w:t>
      </w:r>
      <w:r w:rsidR="00282A20">
        <w:t xml:space="preserve"> jenes </w:t>
      </w:r>
      <w:r w:rsidR="007B74E9">
        <w:t>Systems</w:t>
      </w:r>
      <w:r w:rsidR="00282A20">
        <w:t xml:space="preserve"> oder über seine Ressourcen </w:t>
      </w:r>
      <w:r w:rsidR="007B74E9">
        <w:t xml:space="preserve">zu beginnen. </w:t>
      </w:r>
      <w:r w:rsidR="00837C9A">
        <w:t xml:space="preserve">Grundsätzlich kann jede Aktion eines Systems und jeder Ressource zu der Angriffsoberfläche dazugezählt werden. </w:t>
      </w:r>
      <w:r w:rsidR="00DB6E95">
        <w:t xml:space="preserve">Es macht aber wenig Sinn sämtliche Ressourcen oder Aktionen </w:t>
      </w:r>
      <w:r w:rsidR="005D05A6">
        <w:t>eines Systems</w:t>
      </w:r>
      <w:r w:rsidR="00F56CB6">
        <w:t xml:space="preserve"> bei der Definition der Angriffsoberfläche</w:t>
      </w:r>
      <w:r w:rsidR="005D05A6">
        <w:t xml:space="preserve"> gleichwertig zu berücksichtigen. </w:t>
      </w:r>
      <w:r w:rsidR="00E119C8">
        <w:t>Auswertungen</w:t>
      </w:r>
      <w:r w:rsidR="005D05A6">
        <w:t xml:space="preserve"> </w:t>
      </w:r>
      <w:r w:rsidR="00E119C8">
        <w:t>von</w:t>
      </w:r>
      <w:r w:rsidR="005D05A6">
        <w:t xml:space="preserve"> Angriffe</w:t>
      </w:r>
      <w:r w:rsidR="00E119C8">
        <w:t>n</w:t>
      </w:r>
      <w:r w:rsidR="005D05A6">
        <w:t xml:space="preserve"> auf Linux</w:t>
      </w:r>
      <w:r w:rsidR="00E119C8">
        <w:t>-</w:t>
      </w:r>
      <w:r w:rsidR="005D05A6">
        <w:t xml:space="preserve"> und Windows</w:t>
      </w:r>
      <w:r w:rsidR="00E119C8">
        <w:t>-S</w:t>
      </w:r>
      <w:r w:rsidR="005D05A6">
        <w:t xml:space="preserve">ysteme über eine längere Zeitspanne zeigen </w:t>
      </w:r>
      <w:r w:rsidR="00E54D40">
        <w:t>häufigste</w:t>
      </w:r>
      <w:r w:rsidR="00E119C8">
        <w:t xml:space="preserve"> </w:t>
      </w:r>
      <w:r w:rsidR="00E54D40">
        <w:t>Sicherheitsrisiken</w:t>
      </w:r>
      <w:r w:rsidR="00E119C8">
        <w:t xml:space="preserve"> und </w:t>
      </w:r>
      <w:r w:rsidR="00E54D40">
        <w:t>Angriffsmuster.</w:t>
      </w:r>
      <w:r w:rsidR="005B5437">
        <w:t xml:space="preserve"> Es macht also Sinn </w:t>
      </w:r>
      <w:r w:rsidR="00864721">
        <w:t>Aktionen</w:t>
      </w:r>
      <w:r w:rsidR="005B5437">
        <w:t xml:space="preserve"> und </w:t>
      </w:r>
      <w:r w:rsidR="00864721">
        <w:t>Ressourcen</w:t>
      </w:r>
      <w:r w:rsidR="005B5437">
        <w:t xml:space="preserve"> zu gewichte</w:t>
      </w:r>
      <w:r w:rsidR="00E15CB0">
        <w:t>n</w:t>
      </w:r>
      <w:r w:rsidR="005B5437">
        <w:t>.</w:t>
      </w:r>
      <w:r w:rsidR="00E15CB0">
        <w:t xml:space="preserve"> System</w:t>
      </w:r>
      <w:r w:rsidR="004E53B5">
        <w:t xml:space="preserve"> – Aktionen und -</w:t>
      </w:r>
      <w:r w:rsidR="0091118D">
        <w:t xml:space="preserve">Ressourcen, </w:t>
      </w:r>
      <w:r w:rsidR="004E53B5">
        <w:t>g</w:t>
      </w:r>
      <w:r w:rsidR="0091118D">
        <w:t xml:space="preserve">ewichtet nach ihrer Angreifbarkeit und </w:t>
      </w:r>
      <w:r w:rsidR="00837C9A">
        <w:t>Wichtigkeit</w:t>
      </w:r>
      <w:r w:rsidR="0091118D">
        <w:t xml:space="preserve"> für das System</w:t>
      </w:r>
      <w:ins w:id="905" w:author="Cailleret Levi (cailllev)" w:date="2020-12-19T19:13:00Z">
        <w:r w:rsidR="008B7940">
          <w:t>,</w:t>
        </w:r>
      </w:ins>
      <w:r w:rsidR="0091118D">
        <w:t xml:space="preserve"> stellen zusammengefasst die Angriffsoberfläche </w:t>
      </w:r>
      <w:r w:rsidR="004E53B5">
        <w:t xml:space="preserve">nach </w:t>
      </w:r>
      <w:r w:rsidR="004040C3">
        <w:t xml:space="preserve">Manadhata und Wing </w:t>
      </w:r>
      <w:r w:rsidR="0091118D">
        <w:t>dar</w:t>
      </w:r>
      <w:r w:rsidR="007F6F45">
        <w:t xml:space="preserve"> </w:t>
      </w:r>
      <w:r w:rsidR="004040C3">
        <w:fldChar w:fldCharType="begin"/>
      </w:r>
      <w:r w:rsidR="00DD197A">
        <w:instrText xml:space="preserve"> ADDIN ZOTERO_ITEM CSL_CITATION {"citationID":"z5xYv6uG","properties":{"formattedCitation":"[3]","plainCitation":"[3]","noteIndex":0},"citationItems":[{"id":97,"uris":["http://zotero.org/users/6945396/items/K5M8XZC2"],"uri":["http://zotero.org/users/6945396/items/K5M8XZC2"],"itemData":{"id":97,"type":"article","title":"An Attack Surface Metric","author":[{"family":"Manadhata","given":"Pratyusa"},{"family":"Wing","given":"Jeanette M."}],"issued":{"date-parts":[["2005",7]]}}}],"schema":"https://github.com/citation-style-language/schema/raw/master/csl-citation.json"} </w:instrText>
      </w:r>
      <w:r w:rsidR="004040C3">
        <w:fldChar w:fldCharType="separate"/>
      </w:r>
      <w:r w:rsidR="000371EA" w:rsidRPr="000371EA">
        <w:rPr>
          <w:rFonts w:ascii="Calibri" w:hAnsi="Calibri" w:cs="Calibri"/>
        </w:rPr>
        <w:t>[3]</w:t>
      </w:r>
      <w:r w:rsidR="004040C3">
        <w:fldChar w:fldCharType="end"/>
      </w:r>
      <w:r w:rsidR="007F6F45">
        <w:t>.</w:t>
      </w:r>
    </w:p>
    <w:p w14:paraId="788C51BE" w14:textId="77777777" w:rsidR="004D3C7F" w:rsidRDefault="004D3C7F" w:rsidP="00095F4A">
      <w:pPr>
        <w:keepNext/>
      </w:pPr>
    </w:p>
    <w:p w14:paraId="2F4F9784" w14:textId="44411B21" w:rsidR="00095F4A" w:rsidRDefault="00095F4A" w:rsidP="00095F4A">
      <w:pPr>
        <w:keepNext/>
      </w:pPr>
      <w:r>
        <w:rPr>
          <w:noProof/>
        </w:rPr>
        <w:drawing>
          <wp:anchor distT="0" distB="0" distL="114300" distR="114300" simplePos="0" relativeHeight="251658245" behindDoc="0" locked="0" layoutInCell="1" allowOverlap="1" wp14:anchorId="16BDBC55" wp14:editId="01AF5BC6">
            <wp:simplePos x="0" y="0"/>
            <wp:positionH relativeFrom="column">
              <wp:posOffset>672525</wp:posOffset>
            </wp:positionH>
            <wp:positionV relativeFrom="paragraph">
              <wp:posOffset>-635</wp:posOffset>
            </wp:positionV>
            <wp:extent cx="4616450" cy="2839122"/>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16450" cy="2839122"/>
                    </a:xfrm>
                    <a:prstGeom prst="rect">
                      <a:avLst/>
                    </a:prstGeom>
                  </pic:spPr>
                </pic:pic>
              </a:graphicData>
            </a:graphic>
          </wp:anchor>
        </w:drawing>
      </w:r>
    </w:p>
    <w:p w14:paraId="34AA17C7" w14:textId="77777777" w:rsidR="00B57D9C" w:rsidRDefault="00B57D9C" w:rsidP="00095F4A">
      <w:pPr>
        <w:pStyle w:val="Caption"/>
      </w:pPr>
    </w:p>
    <w:p w14:paraId="6176D97E" w14:textId="77777777" w:rsidR="00B57D9C" w:rsidRDefault="00B57D9C" w:rsidP="00095F4A">
      <w:pPr>
        <w:pStyle w:val="Caption"/>
      </w:pPr>
    </w:p>
    <w:p w14:paraId="58909615" w14:textId="77777777" w:rsidR="00B57D9C" w:rsidRDefault="00B57D9C" w:rsidP="00095F4A">
      <w:pPr>
        <w:pStyle w:val="Caption"/>
      </w:pPr>
    </w:p>
    <w:p w14:paraId="0508D3DE" w14:textId="77777777" w:rsidR="00B57D9C" w:rsidRDefault="00B57D9C" w:rsidP="00095F4A">
      <w:pPr>
        <w:pStyle w:val="Caption"/>
      </w:pPr>
    </w:p>
    <w:p w14:paraId="34AAC4E1" w14:textId="77777777" w:rsidR="00B57D9C" w:rsidRDefault="00B57D9C" w:rsidP="00095F4A">
      <w:pPr>
        <w:pStyle w:val="Caption"/>
      </w:pPr>
    </w:p>
    <w:p w14:paraId="0E97C237" w14:textId="77777777" w:rsidR="00B57D9C" w:rsidRDefault="00B57D9C" w:rsidP="00095F4A">
      <w:pPr>
        <w:pStyle w:val="Caption"/>
      </w:pPr>
    </w:p>
    <w:p w14:paraId="4BDE2DCB" w14:textId="77777777" w:rsidR="00B57D9C" w:rsidRDefault="00B57D9C" w:rsidP="00095F4A">
      <w:pPr>
        <w:pStyle w:val="Caption"/>
      </w:pPr>
    </w:p>
    <w:p w14:paraId="14DD0E79" w14:textId="77777777" w:rsidR="00B57D9C" w:rsidRDefault="00B57D9C" w:rsidP="00095F4A">
      <w:pPr>
        <w:pStyle w:val="Caption"/>
      </w:pPr>
    </w:p>
    <w:p w14:paraId="11C8FC7F" w14:textId="77777777" w:rsidR="00B57D9C" w:rsidRDefault="00B57D9C" w:rsidP="00095F4A">
      <w:pPr>
        <w:pStyle w:val="Caption"/>
      </w:pPr>
    </w:p>
    <w:p w14:paraId="09FC100E" w14:textId="4EFB48A8" w:rsidR="00B57D9C" w:rsidRDefault="002E63EA" w:rsidP="00095F4A">
      <w:pPr>
        <w:pStyle w:val="Caption"/>
      </w:pPr>
      <w:ins w:id="906" w:author="Cailleret Levi (cailllev)" w:date="2020-12-16T08:44:00Z">
        <w:r>
          <w:rPr>
            <w:noProof/>
          </w:rPr>
          <mc:AlternateContent>
            <mc:Choice Requires="wps">
              <w:drawing>
                <wp:anchor distT="0" distB="0" distL="114300" distR="114300" simplePos="0" relativeHeight="251658254" behindDoc="0" locked="0" layoutInCell="1" allowOverlap="1" wp14:anchorId="3E64B59C" wp14:editId="3F605B26">
                  <wp:simplePos x="0" y="0"/>
                  <wp:positionH relativeFrom="margin">
                    <wp:align>center</wp:align>
                  </wp:positionH>
                  <wp:positionV relativeFrom="paragraph">
                    <wp:posOffset>180458</wp:posOffset>
                  </wp:positionV>
                  <wp:extent cx="461645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4616450" cy="635"/>
                          </a:xfrm>
                          <a:prstGeom prst="rect">
                            <a:avLst/>
                          </a:prstGeom>
                          <a:solidFill>
                            <a:prstClr val="white"/>
                          </a:solidFill>
                          <a:ln>
                            <a:noFill/>
                          </a:ln>
                        </wps:spPr>
                        <wps:txbx>
                          <w:txbxContent>
                            <w:p w14:paraId="16188821" w14:textId="00EB1A77" w:rsidR="002E63EA" w:rsidRPr="002B2A29" w:rsidRDefault="002E63EA">
                              <w:pPr>
                                <w:pStyle w:val="Caption"/>
                                <w:jc w:val="center"/>
                                <w:rPr>
                                  <w:rPrChange w:id="907" w:author="Cailleret Levi (cailllev)" w:date="2020-12-18T08:55:00Z">
                                    <w:rPr>
                                      <w:noProof/>
                                    </w:rPr>
                                  </w:rPrChange>
                                </w:rPr>
                                <w:pPrChange w:id="908" w:author="Cailleret Levi (cailllev)" w:date="2020-12-16T08:45:00Z">
                                  <w:pPr>
                                    <w:keepNext/>
                                  </w:pPr>
                                </w:pPrChange>
                              </w:pPr>
                              <w:bookmarkStart w:id="909" w:name="_Toc59002581"/>
                              <w:ins w:id="910" w:author="Cailleret Levi (cailllev)" w:date="2020-12-16T08:44:00Z">
                                <w:r>
                                  <w:t xml:space="preserve">Abbildung </w:t>
                                </w:r>
                                <w:r>
                                  <w:fldChar w:fldCharType="begin"/>
                                </w:r>
                                <w:r>
                                  <w:instrText xml:space="preserve"> SEQ Abbildung \* ARABIC </w:instrText>
                                </w:r>
                              </w:ins>
                              <w:r>
                                <w:fldChar w:fldCharType="separate"/>
                              </w:r>
                              <w:ins w:id="911" w:author="Cailleret Levi (cailllev)" w:date="2020-12-18T11:13:00Z">
                                <w:r w:rsidR="00575D65">
                                  <w:rPr>
                                    <w:noProof/>
                                  </w:rPr>
                                  <w:t>2</w:t>
                                </w:r>
                              </w:ins>
                              <w:ins w:id="912" w:author="Cailleret Levi (cailllev)" w:date="2020-12-16T08:44:00Z">
                                <w:r>
                                  <w:fldChar w:fldCharType="end"/>
                                </w:r>
                              </w:ins>
                              <w:ins w:id="913" w:author="Cailleret Levi (cailllev)" w:date="2020-12-16T08:48:00Z">
                                <w:r w:rsidR="00101BB2">
                                  <w:t>:</w:t>
                                </w:r>
                              </w:ins>
                              <w:ins w:id="914" w:author="Cailleret Levi (cailllev)" w:date="2020-12-16T08:44:00Z">
                                <w:r w:rsidRPr="002E63EA">
                                  <w:t xml:space="preserve"> </w:t>
                                </w:r>
                                <w:r>
                                  <w:t>Attack Surface</w:t>
                                </w:r>
                              </w:ins>
                              <w:r w:rsidR="0062566E">
                                <w:t xml:space="preserve"> </w:t>
                              </w:r>
                              <w:r w:rsidR="00EF07AD">
                                <w:t>zwischen Angreifer und Verteidiger</w:t>
                              </w:r>
                              <w:ins w:id="915" w:author="Cailleret Levi (cailllev)" w:date="2020-12-16T08:44:00Z">
                                <w:r>
                                  <w:t xml:space="preserve"> </w:t>
                                </w:r>
                                <w:r>
                                  <w:fldChar w:fldCharType="begin"/>
                                </w:r>
                                <w:r>
                                  <w:instrText xml:space="preserve"> ADDIN ZOTERO_ITEM CSL_CITATION {"citationID":"6frHs3NA","properties":{"formattedCitation":"[6]","plainCitation":"[6]","noteIndex":0},"citationItems":[{"id":160,"uris":["http://zotero.org/users/6945396/items/39AG83HT"],"uri":["http://zotero.org/users/6945396/items/39AG83HT"],"itemData":{"id":160,"type":"article-journal","abstract":"Evaluation of moving target defense (MTD) effectiveness has become one of the fundamental problems in current studies. In this paper, an evaluation model of MTD effectiveness based on system attack surface (SAS) is proposed to extend this model covering enterprise-class topology and multi-layered moving target (MT) techniques. The model is focused on the problem of incorrect performance assessment caused by inaccurately characterizing the process of attacking and defending. Existing evaluation models often fail to describe MTD dynamically in a process. To deal with this static view, offensive and defensive process based on a player’s move is presented. Besides, it converts all the attack and defense actions into the process, and interactivities are evaluated by system view extended attack surface model. Previously, the proposed attack surface models are not concerned about the links between nodes and vulnerabilities affected by topologies. After comprehensively analyzing the impact of interactions in the system, a SAS model is proposed to demonstrate how resources of the system are affected by the actions of attackers and defenders, thus ensuring the correctness of parameters for SAS in measuring MT technology. Moreover, by generating a sequence of those shifting parameters, a nonhomogeneous hierarchical hidden Markov model is used to ﬁnd the possible sequence of attacking states by introducing the partial Viterbi algorithm. Also, a sequence of attacking states is deﬁned to illustrate how adversaries are handled by MT technologies and how much additional consumption costs are increased by the system resource reconﬁguration. Finally, the simulation of the proposed approach is given in a case study to demonstrate the feasibility and validity of the proposed effectiveness evaluation model in a systematic and dynamic view.","container-title":"IEEE Access","DOI":"10.1109/ACCESS.2019.2891613","ISSN":"2169-3536","journalAbbreviation":"IEEE Access","language":"en","page":"9998-10014","source":"DOI.org (Crossref)","title":"Effectiveness Evaluation Model of Moving Target Defense Based on System Attack Surface","volume":"7","author":[{"family":"Xiong","given":"Xin-Li"},{"family":"Yang","given":"Lin"},{"family":"Zhao","given":"Guang-Sheng"}],"issued":{"date-parts":[["2019"]]}}}],"schema":"https://github.com/citation-style-language/schema/raw/master/csl-citation.json"} </w:instrText>
                                </w:r>
                                <w:r>
                                  <w:fldChar w:fldCharType="separate"/>
                                </w:r>
                                <w:r w:rsidRPr="002637FC">
                                  <w:rPr>
                                    <w:rFonts w:ascii="Calibri" w:hAnsi="Calibri" w:cs="Calibri"/>
                                  </w:rPr>
                                  <w:t>[6]</w:t>
                                </w:r>
                                <w:r>
                                  <w:fldChar w:fldCharType="end"/>
                                </w:r>
                                <w:r>
                                  <w:rPr>
                                    <w:rStyle w:val="CommentReference"/>
                                    <w:i w:val="0"/>
                                    <w:iCs w:val="0"/>
                                    <w:color w:val="auto"/>
                                  </w:rPr>
                                  <w:annotationRef/>
                                </w:r>
                              </w:ins>
                              <w:bookmarkEnd w:id="9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4B59C" id="Text Box 23" o:spid="_x0000_s1027" type="#_x0000_t202" style="position:absolute;left:0;text-align:left;margin-left:0;margin-top:14.2pt;width:363.5pt;height:.05pt;z-index:25165825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" stroked="f">
                  <v:textbox style="mso-fit-shape-to-text:t" inset="0,0,0,0">
                    <w:txbxContent>
                      <w:p w14:paraId="16188821" w14:textId="00EB1A77" w:rsidR="002E63EA" w:rsidRPr="002B2A29" w:rsidRDefault="002E63EA">
                        <w:pPr>
                          <w:pStyle w:val="Caption"/>
                          <w:jc w:val="center"/>
                          <w:rPr>
                            <w:rPrChange w:id="916" w:author="Cailleret Levi (cailllev)" w:date="2020-12-18T08:55:00Z">
                              <w:rPr>
                                <w:noProof/>
                              </w:rPr>
                            </w:rPrChange>
                          </w:rPr>
                          <w:pPrChange w:id="917" w:author="Cailleret Levi (cailllev)" w:date="2020-12-16T08:45:00Z">
                            <w:pPr>
                              <w:keepNext/>
                            </w:pPr>
                          </w:pPrChange>
                        </w:pPr>
                        <w:bookmarkStart w:id="918" w:name="_Toc59002581"/>
                        <w:ins w:id="919" w:author="Cailleret Levi (cailllev)" w:date="2020-12-16T08:44:00Z">
                          <w:r>
                            <w:t xml:space="preserve">Abbildung </w:t>
                          </w:r>
                          <w:r>
                            <w:fldChar w:fldCharType="begin"/>
                          </w:r>
                          <w:r>
                            <w:instrText xml:space="preserve"> SEQ Abbildung \* ARABIC </w:instrText>
                          </w:r>
                        </w:ins>
                        <w:r>
                          <w:fldChar w:fldCharType="separate"/>
                        </w:r>
                        <w:ins w:id="920" w:author="Cailleret Levi (cailllev)" w:date="2020-12-18T11:13:00Z">
                          <w:r w:rsidR="00575D65">
                            <w:rPr>
                              <w:noProof/>
                            </w:rPr>
                            <w:t>2</w:t>
                          </w:r>
                        </w:ins>
                        <w:ins w:id="921" w:author="Cailleret Levi (cailllev)" w:date="2020-12-16T08:44:00Z">
                          <w:r>
                            <w:fldChar w:fldCharType="end"/>
                          </w:r>
                        </w:ins>
                        <w:ins w:id="922" w:author="Cailleret Levi (cailllev)" w:date="2020-12-16T08:48:00Z">
                          <w:r w:rsidR="00101BB2">
                            <w:t>:</w:t>
                          </w:r>
                        </w:ins>
                        <w:ins w:id="923" w:author="Cailleret Levi (cailllev)" w:date="2020-12-16T08:44:00Z">
                          <w:r w:rsidRPr="002E63EA">
                            <w:t xml:space="preserve"> </w:t>
                          </w:r>
                          <w:r>
                            <w:t>Attack Surface</w:t>
                          </w:r>
                        </w:ins>
                        <w:r w:rsidR="0062566E">
                          <w:t xml:space="preserve"> </w:t>
                        </w:r>
                        <w:r w:rsidR="00EF07AD">
                          <w:t>zwischen Angreifer und Verteidiger</w:t>
                        </w:r>
                        <w:ins w:id="924" w:author="Cailleret Levi (cailllev)" w:date="2020-12-16T08:44:00Z">
                          <w:r>
                            <w:t xml:space="preserve"> </w:t>
                          </w:r>
                          <w:r>
                            <w:fldChar w:fldCharType="begin"/>
                          </w:r>
                          <w:r>
                            <w:instrText xml:space="preserve"> ADDIN ZOTERO_ITEM CSL_CITATION {"citationID":"6frHs3NA","properties":{"formattedCitation":"[6]","plainCitation":"[6]","noteIndex":0},"citationItems":[{"id":160,"uris":["http://zotero.org/users/6945396/items/39AG83HT"],"uri":["http://zotero.org/users/6945396/items/39AG83HT"],"itemData":{"id":160,"type":"article-journal","abstract":"Evaluation of moving target defense (MTD) effectiveness has become one of the fundamental problems in current studies. In this paper, an evaluation model of MTD effectiveness based on system attack surface (SAS) is proposed to extend this model covering enterprise-class topology and multi-layered moving target (MT) techniques. The model is focused on the problem of incorrect performance assessment caused by inaccurately characterizing the process of attacking and defending. Existing evaluation models often fail to describe MTD dynamically in a process. To deal with this static view, offensive and defensive process based on a player’s move is presented. Besides, it converts all the attack and defense actions into the process, and interactivities are evaluated by system view extended attack surface model. Previously, the proposed attack surface models are not concerned about the links between nodes and vulnerabilities affected by topologies. After comprehensively analyzing the impact of interactions in the system, a SAS model is proposed to demonstrate how resources of the system are affected by the actions of attackers and defenders, thus ensuring the correctness of parameters for SAS in measuring MT technology. Moreover, by generating a sequence of those shifting parameters, a nonhomogeneous hierarchical hidden Markov model is used to ﬁnd the possible sequence of attacking states by introducing the partial Viterbi algorithm. Also, a sequence of attacking states is deﬁned to illustrate how adversaries are handled by MT technologies and how much additional consumption costs are increased by the system resource reconﬁguration. Finally, the simulation of the proposed approach is given in a case study to demonstrate the feasibility and validity of the proposed effectiveness evaluation model in a systematic and dynamic view.","container-title":"IEEE Access","DOI":"10.1109/ACCESS.2019.2891613","ISSN":"2169-3536","journalAbbreviation":"IEEE Access","language":"en","page":"9998-10014","source":"DOI.org (Crossref)","title":"Effectiveness Evaluation Model of Moving Target Defense Based on System Attack Surface","volume":"7","author":[{"family":"Xiong","given":"Xin-Li"},{"family":"Yang","given":"Lin"},{"family":"Zhao","given":"Guang-Sheng"}],"issued":{"date-parts":[["2019"]]}}}],"schema":"https://github.com/citation-style-language/schema/raw/master/csl-citation.json"} </w:instrText>
                          </w:r>
                          <w:r>
                            <w:fldChar w:fldCharType="separate"/>
                          </w:r>
                          <w:r w:rsidRPr="002637FC">
                            <w:rPr>
                              <w:rFonts w:ascii="Calibri" w:hAnsi="Calibri" w:cs="Calibri"/>
                            </w:rPr>
                            <w:t>[6]</w:t>
                          </w:r>
                          <w:r>
                            <w:fldChar w:fldCharType="end"/>
                          </w:r>
                          <w:r>
                            <w:rPr>
                              <w:rStyle w:val="CommentReference"/>
                              <w:i w:val="0"/>
                              <w:iCs w:val="0"/>
                              <w:color w:val="auto"/>
                            </w:rPr>
                            <w:annotationRef/>
                          </w:r>
                        </w:ins>
                        <w:bookmarkEnd w:id="918"/>
                      </w:p>
                    </w:txbxContent>
                  </v:textbox>
                  <w10:wrap type="square" anchorx="margin"/>
                </v:shape>
              </w:pict>
            </mc:Fallback>
          </mc:AlternateContent>
        </w:r>
      </w:ins>
    </w:p>
    <w:p w14:paraId="724FFF50" w14:textId="5775B977" w:rsidR="00095F4A" w:rsidDel="002E63EA" w:rsidRDefault="00095F4A">
      <w:pPr>
        <w:jc w:val="left"/>
        <w:rPr>
          <w:del w:id="925" w:author="Cailleret Levi (cailllev)" w:date="2020-12-16T08:45:00Z"/>
        </w:rPr>
      </w:pPr>
      <w:del w:id="926" w:author="Cailleret Levi (cailllev)" w:date="2020-12-16T08:45:00Z">
        <w:r w:rsidDel="002E63EA">
          <w:delText xml:space="preserve">Figure </w:delText>
        </w:r>
        <w:r w:rsidDel="002E63EA">
          <w:fldChar w:fldCharType="begin"/>
        </w:r>
        <w:r w:rsidDel="002E63EA">
          <w:delInstrText xml:space="preserve"> SEQ Figure \* ARABIC </w:delInstrText>
        </w:r>
        <w:r w:rsidDel="002E63EA">
          <w:fldChar w:fldCharType="separate"/>
        </w:r>
        <w:r w:rsidR="008B2AEE" w:rsidDel="002E63EA">
          <w:rPr>
            <w:noProof/>
          </w:rPr>
          <w:delText>2</w:delText>
        </w:r>
        <w:r w:rsidDel="002E63EA">
          <w:fldChar w:fldCharType="end"/>
        </w:r>
        <w:r w:rsidDel="002E63EA">
          <w:delText xml:space="preserve">: </w:delText>
        </w:r>
        <w:commentRangeStart w:id="927"/>
        <w:r w:rsidDel="002E63EA">
          <w:delText>Attack Surface</w:delText>
        </w:r>
        <w:r w:rsidR="002B1216" w:rsidDel="002E63EA">
          <w:delText xml:space="preserve"> </w:delText>
        </w:r>
        <w:r w:rsidR="007B45C9" w:rsidDel="002E63EA">
          <w:fldChar w:fldCharType="begin"/>
        </w:r>
        <w:r w:rsidR="002637FC" w:rsidDel="002E63EA">
          <w:delInstrText xml:space="preserve"> ADDIN ZOTERO_ITEM CSL_CITATION {"citationID":"6frHs3NA","properties":{"formattedCitation":"[6]","plainCitation":"[6]","noteIndex":0},"citationItems":[{"id":160,"uris":["http://zotero.org/users/6945396/items/39AG83HT"],"uri":["http://zotero.org/users/6945396/items/39AG83HT"],"itemData":{"id":160,"type":"article-journal","abstract":"Evaluation of moving target defense (MTD) effectiveness has become one of the fundamental problems in current studies. In this paper, an evaluation model of MTD effectiveness based on system attack surface (SAS) is proposed to extend this model covering enterprise-class topology and multi-layered moving target (MT) techniques. The model is focused on the problem of incorrect performance assessment caused by inaccurately characterizing the process of attacking and defending. Existing evaluation models often fail to describe MTD dynamically in a process. To deal with this static view, offensive and defensive process based on a player’s move is presented. Besides, it converts all the attack and defense actions into the process, and interactivities are evaluated by system view extended attack surface model. Previously, the proposed attack surface models are not concerned about the links between nodes and vulnerabilities affected by topologies. After comprehensively analyzing the impact of interactions in the system, a SAS model is proposed to demonstrate how resources of the system are affected by the actions of attackers and defenders, thus ensuring the correctness of parameters for SAS in measuring MT technology. Moreover, by generating a sequence of those shifting parameters, a nonhomogeneous hierarchical hidden Markov model is used to ﬁnd the possible sequence of attacking states by introducing the partial Viterbi algorithm. Also, a sequence of attacking states is deﬁned to illustrate how adversaries are handled by MT technologies and how much additional consumption costs are increased by the system resource reconﬁguration. Finally, the simulation of the proposed approach is given in a case study to demonstrate the feasibility and validity of the proposed effectiveness evaluation model in a systematic and dynamic view.","container-title":"IEEE Access","DOI":"10.1109/ACCESS.2019.2891613","ISSN":"2169-3536","journalAbbreviation":"IEEE Access","language":"en","page":"9998-10014","source":"DOI.org (Crossref)","title":"Effectiveness Evaluation Model of Moving Target Defense Based on System Attack Surface","volume":"7","author":[{"family":"Xiong","given":"Xin-Li"},{"family":"Yang","given":"Lin"},{"family":"Zhao","given":"Guang-Sheng"}],"issued":{"date-parts":[["2019"]]}}}],"schema":"https://github.com/citation-style-language/schema/raw/master/csl-citation.json"} </w:delInstrText>
        </w:r>
        <w:r w:rsidR="007B45C9" w:rsidDel="002E63EA">
          <w:fldChar w:fldCharType="separate"/>
        </w:r>
        <w:r w:rsidR="002637FC" w:rsidRPr="002637FC" w:rsidDel="002E63EA">
          <w:rPr>
            <w:rFonts w:ascii="Calibri" w:hAnsi="Calibri" w:cs="Calibri"/>
          </w:rPr>
          <w:delText>[6]</w:delText>
        </w:r>
        <w:r w:rsidR="007B45C9" w:rsidDel="002E63EA">
          <w:fldChar w:fldCharType="end"/>
        </w:r>
        <w:commentRangeEnd w:id="927"/>
        <w:r w:rsidR="00123DEF" w:rsidDel="002E63EA">
          <w:rPr>
            <w:rStyle w:val="CommentReference"/>
          </w:rPr>
          <w:commentReference w:id="927"/>
        </w:r>
      </w:del>
      <w:del w:id="928" w:author="Cailleret Levi (cailllev)" w:date="2020-12-16T08:44:00Z">
        <w:r w:rsidR="00F64E5C" w:rsidDel="002E63EA">
          <w:delText>.</w:delText>
        </w:r>
      </w:del>
    </w:p>
    <w:p w14:paraId="221AD6B8" w14:textId="77777777" w:rsidR="002E63EA" w:rsidRPr="006C32D0" w:rsidRDefault="002E63EA" w:rsidP="00B57D9C">
      <w:pPr>
        <w:pStyle w:val="Caption"/>
        <w:ind w:left="2832" w:firstLine="708"/>
        <w:rPr>
          <w:ins w:id="929" w:author="Cailleret Levi (cailllev)" w:date="2020-12-16T08:45:00Z"/>
          <w:rPrChange w:id="930" w:author="Cailleret Levi (cailllev)" w:date="2020-12-16T10:00:00Z">
            <w:rPr>
              <w:ins w:id="931" w:author="Cailleret Levi (cailllev)" w:date="2020-12-16T08:45:00Z"/>
              <w:lang w:val="en-US"/>
            </w:rPr>
          </w:rPrChange>
        </w:rPr>
      </w:pPr>
    </w:p>
    <w:p w14:paraId="36825851" w14:textId="033A4430" w:rsidR="00356C1E" w:rsidRPr="006C32D0" w:rsidRDefault="00356C1E">
      <w:pPr>
        <w:jc w:val="left"/>
        <w:rPr>
          <w:rPrChange w:id="932" w:author="Cailleret Levi (cailllev)" w:date="2020-12-16T10:00:00Z">
            <w:rPr>
              <w:lang w:val="en-US"/>
            </w:rPr>
          </w:rPrChange>
        </w:rPr>
      </w:pPr>
      <w:r w:rsidRPr="006C32D0">
        <w:rPr>
          <w:rPrChange w:id="933" w:author="Cailleret Levi (cailllev)" w:date="2020-12-16T10:00:00Z">
            <w:rPr>
              <w:lang w:val="en-US"/>
            </w:rPr>
          </w:rPrChange>
        </w:rPr>
        <w:br w:type="page"/>
      </w:r>
    </w:p>
    <w:p w14:paraId="5059D038" w14:textId="3BFB5349" w:rsidR="00D414C0" w:rsidRPr="003F2639" w:rsidRDefault="007C186A" w:rsidP="00873D2B">
      <w:pPr>
        <w:pStyle w:val="Heading3"/>
        <w:rPr>
          <w:lang w:val="en-US"/>
        </w:rPr>
      </w:pPr>
      <w:bookmarkStart w:id="934" w:name="_Toc59300824"/>
      <w:commentRangeStart w:id="935"/>
      <w:r w:rsidRPr="00EA7416">
        <w:rPr>
          <w:rPrChange w:id="936" w:author="Cailleret Levi (cailllev)" w:date="2020-12-15T20:13:00Z">
            <w:rPr>
              <w:lang w:val="en-US"/>
            </w:rPr>
          </w:rPrChange>
        </w:rPr>
        <w:lastRenderedPageBreak/>
        <w:t>Aspekte</w:t>
      </w:r>
      <w:r w:rsidR="00E96A8E" w:rsidRPr="003F2639">
        <w:rPr>
          <w:lang w:val="en-US"/>
        </w:rPr>
        <w:t xml:space="preserve"> von MTDs</w:t>
      </w:r>
      <w:commentRangeEnd w:id="935"/>
      <w:r w:rsidR="008C4255">
        <w:rPr>
          <w:rStyle w:val="CommentReference"/>
          <w:rFonts w:asciiTheme="minorHAnsi" w:eastAsiaTheme="minorHAnsi" w:hAnsiTheme="minorHAnsi" w:cstheme="minorBidi"/>
          <w:color w:val="auto"/>
        </w:rPr>
        <w:commentReference w:id="935"/>
      </w:r>
      <w:bookmarkEnd w:id="934"/>
    </w:p>
    <w:p w14:paraId="36425087" w14:textId="5C0450D8" w:rsidR="00DC5781" w:rsidRPr="00C81368" w:rsidRDefault="00AB355D" w:rsidP="00EE1E53">
      <w:r w:rsidRPr="000B6107">
        <w:rPr>
          <w:lang w:val="fr-CH"/>
          <w:rPrChange w:id="937" w:author="Cailleret Levi (cailllev)" w:date="2020-12-14T08:29:00Z">
            <w:rPr>
              <w:lang w:val="en-US"/>
            </w:rPr>
          </w:rPrChange>
        </w:rPr>
        <w:t>Ch</w:t>
      </w:r>
      <w:r w:rsidR="00CC37F6" w:rsidRPr="000B6107">
        <w:rPr>
          <w:lang w:val="fr-CH"/>
          <w:rPrChange w:id="938" w:author="Cailleret Levi (cailllev)" w:date="2020-12-14T08:29:00Z">
            <w:rPr>
              <w:lang w:val="en-US"/>
            </w:rPr>
          </w:rPrChange>
        </w:rPr>
        <w:t>o et al</w:t>
      </w:r>
      <w:r w:rsidR="008F68DE" w:rsidRPr="000B6107">
        <w:rPr>
          <w:lang w:val="fr-CH"/>
          <w:rPrChange w:id="939" w:author="Cailleret Levi (cailllev)" w:date="2020-12-14T08:29:00Z">
            <w:rPr>
              <w:lang w:val="en-US"/>
            </w:rPr>
          </w:rPrChange>
        </w:rPr>
        <w:t>.</w:t>
      </w:r>
      <w:r w:rsidR="00CC37F6" w:rsidRPr="000B6107">
        <w:rPr>
          <w:lang w:val="fr-CH"/>
          <w:rPrChange w:id="940" w:author="Cailleret Levi (cailllev)" w:date="2020-12-14T08:29:00Z">
            <w:rPr>
              <w:lang w:val="en-US"/>
            </w:rPr>
          </w:rPrChange>
        </w:rPr>
        <w:t xml:space="preserve"> </w:t>
      </w:r>
      <w:r w:rsidR="008A33AB" w:rsidRPr="000B6107">
        <w:rPr>
          <w:lang w:val="fr-CH"/>
          <w:rPrChange w:id="941" w:author="Cailleret Levi (cailllev)" w:date="2020-12-14T08:29:00Z">
            <w:rPr>
              <w:lang w:val="en-US"/>
            </w:rPr>
          </w:rPrChange>
        </w:rPr>
        <w:t>und Cai et al</w:t>
      </w:r>
      <w:r w:rsidR="00962AC5" w:rsidRPr="000B6107">
        <w:rPr>
          <w:lang w:val="fr-CH"/>
          <w:rPrChange w:id="942" w:author="Cailleret Levi (cailllev)" w:date="2020-12-14T08:29:00Z">
            <w:rPr>
              <w:lang w:val="en-US"/>
            </w:rPr>
          </w:rPrChange>
        </w:rPr>
        <w:t>.</w:t>
      </w:r>
      <w:del w:id="943" w:author="Kyburz Sascha (kybursas)" w:date="2020-12-16T11:09:00Z">
        <w:r w:rsidR="008A33AB" w:rsidRPr="000B6107" w:rsidDel="008145CD">
          <w:rPr>
            <w:lang w:val="fr-CH"/>
            <w:rPrChange w:id="944" w:author="Cailleret Levi (cailllev)" w:date="2020-12-14T08:29:00Z">
              <w:rPr>
                <w:lang w:val="en-US"/>
              </w:rPr>
            </w:rPrChange>
          </w:rPr>
          <w:delText>le</w:delText>
        </w:r>
      </w:del>
      <w:r w:rsidR="008A33AB" w:rsidRPr="000B6107">
        <w:rPr>
          <w:lang w:val="fr-CH"/>
          <w:rPrChange w:id="945" w:author="Cailleret Levi (cailllev)" w:date="2020-12-14T08:29:00Z">
            <w:rPr>
              <w:lang w:val="en-US"/>
            </w:rPr>
          </w:rPrChange>
        </w:rPr>
        <w:t xml:space="preserve"> </w:t>
      </w:r>
      <w:r w:rsidR="008A33AB" w:rsidRPr="003F2639">
        <w:rPr>
          <w:lang w:val="en-US"/>
        </w:rPr>
        <w:t>definieren in</w:t>
      </w:r>
      <w:r w:rsidR="00CC37F6" w:rsidRPr="003F2639">
        <w:rPr>
          <w:lang w:val="en-US"/>
        </w:rPr>
        <w:t xml:space="preserve"> </w:t>
      </w:r>
      <w:r w:rsidR="009A667B" w:rsidRPr="00C149F5">
        <w:rPr>
          <w:lang w:val="en-US"/>
        </w:rPr>
        <w:t>"</w:t>
      </w:r>
      <w:r w:rsidR="005720C5" w:rsidRPr="003F2639">
        <w:rPr>
          <w:lang w:val="en-US"/>
        </w:rPr>
        <w:t>Toward Proactive, Adaptive Defense: A Survey on Moving Target Defense</w:t>
      </w:r>
      <w:r w:rsidR="009A667B" w:rsidRPr="00C149F5">
        <w:rPr>
          <w:lang w:val="en-US"/>
        </w:rPr>
        <w:t>"</w:t>
      </w:r>
      <w:r w:rsidR="005720C5" w:rsidRPr="003F2639">
        <w:rPr>
          <w:lang w:val="en-US"/>
        </w:rPr>
        <w:t xml:space="preserve"> </w:t>
      </w:r>
      <w:r w:rsidR="00CE41C5">
        <w:fldChar w:fldCharType="begin"/>
      </w:r>
      <w:r w:rsidR="00DD197A">
        <w:rPr>
          <w:lang w:val="en-US"/>
        </w:rPr>
        <w:instrText xml:space="preserve"> ADDIN ZOTERO_ITEM CSL_CITATION {"citationID":"JYonZT8I","properties":{"formattedCitation":"[4]","plainCitation":"[4]","noteIndex":0},"citationItems":[{"id":21,"uris":["http://zotero.org/users/6945396/items/7HQCAI7J"],"uri":["http://zotero.org/users/6945396/items/7HQCAI7J"],"itemData":{"id":21,"type":"article-journal","abstract":"Reactive defense mechanisms, such as intrusion detection systems, have made significant efforts to secure a system or network for the last several decades. However, the nature of reactive security mechanisms has limitations because potential attackers cannot be prevented in advance. We are facing a reality with the proliferation of persistent, advanced, intelligent attacks while defenders are often way behind attackers in taking appropriate actions to thwart potential attackers. The concept of moving target defense (MTD) has emerged as a proactive defense mechanism aiming to prevent attacks. In this work, we conducted a comprehensive, in-depth survey to discuss the following aspects of MTD: key roles, design principles, classifications, common attacks, key methodologies, important algorithms, metrics, evaluation methods, and application domains. We discuss the pros and cons of all aspects of MTD surveyed in this work. Lastly, we highlight insights and lessons learned from this study and suggest future work directions. The aim of this paper is to provide the overall trends of MTD research in terms of critical aspects of defense systems for researchers who seek for developing proactive, adaptive MTD mechanisms.","container-title":"arXiv:1909.08092 [cs]","note":"arXiv: 1909.08092","source":"arXiv.org","title":"Toward Proactive, Adaptive Defense: A Survey on Moving Target Defense","title-short":"Toward Proactive, Adaptive Defense","URL":"http://arxiv.org/abs/1909.08092","author":[{"family":"Cho","given":"Jin-Hee"},{"family":"Sharma","given":"Dilli P."},{"family":"Alavizadeh","given":"Hooman"},{"family":"Yoon","given":"Seunghyun"},{"family":"Ben-Asher","given":"Noam"},{"family":"Moore","given":"Terrence J."},{"family":"Kim","given":"Dong Seong"},{"family":"Lim","given":"Hyuk"},{"family":"Nelson","given":"Frederica F."}],"accessed":{"date-parts":[["2020",9,30]]},"issued":{"date-parts":[["2019",9,12]]}}}],"schema":"https://github.com/citation-style-language/schema/raw/master/csl-citation.json"} </w:instrText>
      </w:r>
      <w:r w:rsidR="00CE41C5">
        <w:fldChar w:fldCharType="separate"/>
      </w:r>
      <w:r w:rsidR="000371EA" w:rsidRPr="002B2A29">
        <w:rPr>
          <w:rFonts w:ascii="Calibri" w:hAnsi="Calibri" w:cs="Calibri"/>
          <w:lang w:val="en-US"/>
          <w:rPrChange w:id="946" w:author="Cailleret Levi (cailllev)" w:date="2020-12-18T08:58:00Z">
            <w:rPr>
              <w:rFonts w:ascii="Calibri" w:hAnsi="Calibri" w:cs="Calibri"/>
            </w:rPr>
          </w:rPrChange>
        </w:rPr>
        <w:t>[4]</w:t>
      </w:r>
      <w:r w:rsidR="00CE41C5">
        <w:fldChar w:fldCharType="end"/>
      </w:r>
      <w:r w:rsidR="00667D2F" w:rsidRPr="003F2639">
        <w:rPr>
          <w:lang w:val="en-US"/>
        </w:rPr>
        <w:t xml:space="preserve"> </w:t>
      </w:r>
      <w:r w:rsidR="00962AC5">
        <w:rPr>
          <w:lang w:val="en-US"/>
        </w:rPr>
        <w:t>und</w:t>
      </w:r>
      <w:r w:rsidR="00962AC5" w:rsidRPr="003F2639">
        <w:rPr>
          <w:lang w:val="en-US"/>
        </w:rPr>
        <w:t xml:space="preserve"> </w:t>
      </w:r>
      <w:r w:rsidR="009A667B" w:rsidRPr="00C149F5">
        <w:rPr>
          <w:lang w:val="en-US"/>
        </w:rPr>
        <w:t>"</w:t>
      </w:r>
      <w:r w:rsidR="008A33AB" w:rsidRPr="003F2639">
        <w:rPr>
          <w:lang w:val="en-US"/>
        </w:rPr>
        <w:t xml:space="preserve">Moving target defense: state </w:t>
      </w:r>
      <w:r w:rsidR="005E71FE" w:rsidRPr="003F2639">
        <w:rPr>
          <w:lang w:val="en-US"/>
        </w:rPr>
        <w:t>of</w:t>
      </w:r>
      <w:r w:rsidR="008A33AB" w:rsidRPr="003F2639">
        <w:rPr>
          <w:lang w:val="en-US"/>
        </w:rPr>
        <w:t xml:space="preserve"> the art and chara</w:t>
      </w:r>
      <w:r w:rsidR="00962AC5">
        <w:rPr>
          <w:lang w:val="en-US"/>
        </w:rPr>
        <w:t>c</w:t>
      </w:r>
      <w:r w:rsidR="008A33AB" w:rsidRPr="003F2639">
        <w:rPr>
          <w:lang w:val="en-US"/>
        </w:rPr>
        <w:t>teristics</w:t>
      </w:r>
      <w:r w:rsidR="009A667B" w:rsidRPr="00C149F5">
        <w:rPr>
          <w:lang w:val="en-US"/>
        </w:rPr>
        <w:t>"</w:t>
      </w:r>
      <w:ins w:id="947" w:author="Cailleret Levi (cailllev)" w:date="2020-12-15T20:05:00Z">
        <w:r w:rsidR="008C6D02">
          <w:rPr>
            <w:lang w:val="en-US"/>
          </w:rPr>
          <w:t xml:space="preserve"> </w:t>
        </w:r>
      </w:ins>
      <w:r w:rsidR="008E2E00">
        <w:fldChar w:fldCharType="begin"/>
      </w:r>
      <w:r w:rsidR="00DD197A">
        <w:rPr>
          <w:lang w:val="en-US"/>
        </w:rPr>
        <w:instrText xml:space="preserve"> ADDIN ZOTERO_ITEM CSL_CITATION {"citationID":"gEGOah87","properties":{"formattedCitation":"[1]","plainCitation":"[1]","noteIndex":0},"citationItems":[{"id":71,"uris":["http://zotero.org/users/6945396/items/HE3IY8PB"],"uri":["http://zotero.org/users/6945396/items/HE3IY8PB"],"itemData":{"id":71,"type":"article-journal","abstract":"Moving target defense (MTD) has emerged as one of the game-changing themes to alter the asymmetric situation between attacks and defenses in cyber-security. Numerous related works involving several facets of MTD have been published. However, comprehensive analyses and research on MTD are still absent. In this paper, we present a survey on MTD technologies to scientifically and systematically introduce, categorize, and summarize the existing research works in this field. First, a new security model is introduced to describe the changes in the traditional defense paradigm and security model caused by the introduction of MTD. A function-and-movement model is provided to give a panoramic overview on different perspectives for understanding the existing MTD research works. Then a systematic interpretation of p</w:instrText>
      </w:r>
      <w:r w:rsidR="00DD197A" w:rsidRPr="00055C0C">
        <w:rPr>
          <w:rPrChange w:id="948" w:author="Cailleret Levi (cailllev)" w:date="2020-12-18T09:14:00Z">
            <w:rPr>
              <w:lang w:val="en-US"/>
            </w:rPr>
          </w:rPrChange>
        </w:rPr>
        <w:instrText xml:space="preserve">ublished literature is presented to describe the state of the art of the three main areas in the MTD field, namely, MTD theory, MTD strategy, and MTD evaluation. Specifically, in the area of MTD strategy, the common characteristics shared by the MTD strategies to improve system security and effectiveness are identified and extrapolated. Thereafter, the methods to implement these characteristics are concluded. Moreover, the MTD strategies are classified into three types according to their specific goals, and the necessary and sufficient conditions of each type to create effective MTD strategies are then summarized, which are typically one or more of the aforementioned characteristics. Finally, we provide a number of observations for the future direction in this field, which can be helpful for subsequent researchers.","container-title":"Frontiers of Information Technology &amp; Electronic Engineering","DOI":"10.1631/FITEE.1601321","ISSN":"2095-9230","issue":"11","journalAbbreviation":"Frontiers Inf Technol Electronic Eng","language":"en","page":"1122-1153","source":"Springer Link","title":"Moving target defense: state of the art and characteristics","title-short":"Moving target defense","volume":"17","author":[{"family":"Cai","given":"Gui-lin"},{"family":"Wang","given":"Bao-sheng"},{"family":"Hu","given":"Wei"},{"family":"Wang","given":"Tian-zuo"}],"issued":{"date-parts":[["2016",11,1]]}}}],"schema":"https://github.com/citation-style-language/schema/raw/master/csl-citation.json"} </w:instrText>
      </w:r>
      <w:r w:rsidR="008E2E00">
        <w:fldChar w:fldCharType="separate"/>
      </w:r>
      <w:r w:rsidR="000371EA" w:rsidRPr="000371EA">
        <w:rPr>
          <w:rFonts w:ascii="Calibri" w:hAnsi="Calibri" w:cs="Calibri"/>
        </w:rPr>
        <w:t>[1]</w:t>
      </w:r>
      <w:r w:rsidR="008E2E00">
        <w:fldChar w:fldCharType="end"/>
      </w:r>
      <w:r w:rsidR="008E2E00">
        <w:t xml:space="preserve"> </w:t>
      </w:r>
      <w:r w:rsidR="005F5CA5">
        <w:t xml:space="preserve">verschiedene Unterkategorien von MTDs. </w:t>
      </w:r>
      <w:commentRangeStart w:id="949"/>
      <w:commentRangeStart w:id="950"/>
      <w:r w:rsidR="005F5CA5">
        <w:t xml:space="preserve">Die vorgeschlagene Kategorisierung setzt sich zusammen aus der Zeitkomponente </w:t>
      </w:r>
      <w:r w:rsidR="009A667B" w:rsidRPr="0062263E">
        <w:t>"</w:t>
      </w:r>
      <w:r w:rsidR="006D7405">
        <w:t>Wann soll eine Bewegung stattfinden</w:t>
      </w:r>
      <w:r w:rsidR="009A667B" w:rsidRPr="0062263E">
        <w:t>"</w:t>
      </w:r>
      <w:ins w:id="951" w:author="Kyburz Sascha (kybursas)" w:date="2020-12-16T11:08:00Z">
        <w:r w:rsidR="00301FEF">
          <w:t xml:space="preserve"> (When to move)</w:t>
        </w:r>
      </w:ins>
      <w:r w:rsidR="004F1BA9">
        <w:t>,</w:t>
      </w:r>
      <w:r w:rsidR="006D7405">
        <w:t xml:space="preserve"> </w:t>
      </w:r>
      <w:r w:rsidR="00A51776">
        <w:t>der Entscheidungskomponente</w:t>
      </w:r>
      <w:r w:rsidR="001721F7">
        <w:t xml:space="preserve"> </w:t>
      </w:r>
      <w:r w:rsidR="009A667B" w:rsidRPr="0062263E">
        <w:t>"</w:t>
      </w:r>
      <w:r w:rsidR="001721F7">
        <w:t>Wie soll bewegt werden?</w:t>
      </w:r>
      <w:del w:id="952" w:author="Kyburz Sascha (kybursas)" w:date="2020-12-16T11:08:00Z">
        <w:r w:rsidR="009A667B" w:rsidRPr="009A667B" w:rsidDel="00301FEF">
          <w:delText xml:space="preserve"> </w:delText>
        </w:r>
      </w:del>
      <w:r w:rsidR="009A667B" w:rsidRPr="00C81368">
        <w:t>"</w:t>
      </w:r>
      <w:ins w:id="953" w:author="Kyburz Sascha (kybursas)" w:date="2020-12-16T11:08:00Z">
        <w:r w:rsidR="00301FEF" w:rsidRPr="00C81368">
          <w:t xml:space="preserve"> (How to move)</w:t>
        </w:r>
      </w:ins>
      <w:r w:rsidR="004F1BA9" w:rsidRPr="00C81368">
        <w:t xml:space="preserve"> und dem Gegenstand </w:t>
      </w:r>
      <w:r w:rsidR="009A667B" w:rsidRPr="00C81368">
        <w:t>"</w:t>
      </w:r>
      <w:r w:rsidR="004F1BA9" w:rsidRPr="00C81368">
        <w:t>Was soll bewegt werden?</w:t>
      </w:r>
      <w:r w:rsidR="009A667B" w:rsidRPr="00C81368">
        <w:t xml:space="preserve"> "</w:t>
      </w:r>
      <w:commentRangeEnd w:id="949"/>
      <w:r w:rsidR="00962AC5">
        <w:rPr>
          <w:rStyle w:val="CommentReference"/>
        </w:rPr>
        <w:commentReference w:id="949"/>
      </w:r>
      <w:commentRangeEnd w:id="950"/>
      <w:r w:rsidR="00B706E7">
        <w:rPr>
          <w:rStyle w:val="CommentReference"/>
        </w:rPr>
        <w:commentReference w:id="950"/>
      </w:r>
      <w:ins w:id="954" w:author="Kyburz Sascha (kybursas)" w:date="2020-12-16T11:08:00Z">
        <w:r w:rsidR="00301FEF" w:rsidRPr="00C81368">
          <w:t xml:space="preserve"> </w:t>
        </w:r>
      </w:ins>
      <w:ins w:id="955" w:author="Kyburz Sascha (kybursas)" w:date="2020-12-16T11:09:00Z">
        <w:r w:rsidR="00301FEF" w:rsidRPr="00C81368">
          <w:t>(What to move).</w:t>
        </w:r>
      </w:ins>
    </w:p>
    <w:p w14:paraId="4BB900E2" w14:textId="77777777" w:rsidR="000C383B" w:rsidRPr="00C81368" w:rsidRDefault="000C383B" w:rsidP="00EE1E53"/>
    <w:p w14:paraId="14B742DA" w14:textId="48BEAE82" w:rsidR="00BE7180" w:rsidRPr="00C81368" w:rsidRDefault="003443E4" w:rsidP="00EE1E53">
      <w:pPr>
        <w:rPr>
          <w:b/>
          <w:bCs/>
        </w:rPr>
      </w:pPr>
      <w:r w:rsidRPr="00C81368">
        <w:rPr>
          <w:b/>
          <w:bCs/>
        </w:rPr>
        <w:t>Zeitkomponente</w:t>
      </w:r>
      <w:r w:rsidR="003F2639" w:rsidRPr="00C81368">
        <w:rPr>
          <w:b/>
          <w:bCs/>
        </w:rPr>
        <w:t xml:space="preserve"> </w:t>
      </w:r>
      <w:r w:rsidR="00FA48B7" w:rsidRPr="00C81368">
        <w:rPr>
          <w:b/>
          <w:bCs/>
        </w:rPr>
        <w:t>(</w:t>
      </w:r>
      <w:del w:id="956" w:author="Bernhard Tellenbach" w:date="2020-12-12T14:20:00Z">
        <w:r w:rsidR="00FA48B7" w:rsidRPr="00C81368" w:rsidDel="001F1816">
          <w:rPr>
            <w:b/>
            <w:bCs/>
          </w:rPr>
          <w:delText>w</w:delText>
        </w:r>
      </w:del>
      <w:ins w:id="957" w:author="Bernhard Tellenbach" w:date="2020-12-12T14:20:00Z">
        <w:r w:rsidR="001F1816" w:rsidRPr="00C81368">
          <w:rPr>
            <w:b/>
            <w:bCs/>
          </w:rPr>
          <w:t>W</w:t>
        </w:r>
      </w:ins>
      <w:r w:rsidR="00FA48B7" w:rsidRPr="00C81368">
        <w:rPr>
          <w:b/>
          <w:bCs/>
        </w:rPr>
        <w:t>hen to move)</w:t>
      </w:r>
      <w:r w:rsidRPr="00C81368">
        <w:rPr>
          <w:b/>
          <w:bCs/>
        </w:rPr>
        <w:t>:</w:t>
      </w:r>
    </w:p>
    <w:p w14:paraId="04ECE138" w14:textId="286FE7B7" w:rsidR="008B5DEE" w:rsidRDefault="00986226" w:rsidP="00EE1E53">
      <w:r w:rsidRPr="00594F73">
        <w:rPr>
          <w:b/>
          <w:bCs/>
          <w:rPrChange w:id="958" w:author="Cailleret Levi (cailllev)" w:date="2020-12-15T20:09:00Z">
            <w:rPr/>
          </w:rPrChange>
        </w:rPr>
        <w:t>Time</w:t>
      </w:r>
      <w:r w:rsidR="009579D2" w:rsidRPr="00594F73">
        <w:rPr>
          <w:b/>
          <w:bCs/>
          <w:rPrChange w:id="959" w:author="Cailleret Levi (cailllev)" w:date="2020-12-15T20:09:00Z">
            <w:rPr/>
          </w:rPrChange>
        </w:rPr>
        <w:t>-</w:t>
      </w:r>
      <w:r w:rsidR="002F6F02" w:rsidRPr="00594F73">
        <w:rPr>
          <w:b/>
          <w:bCs/>
          <w:rPrChange w:id="960" w:author="Cailleret Levi (cailllev)" w:date="2020-12-15T20:09:00Z">
            <w:rPr/>
          </w:rPrChange>
        </w:rPr>
        <w:t>B</w:t>
      </w:r>
      <w:r w:rsidRPr="00594F73">
        <w:rPr>
          <w:b/>
          <w:bCs/>
          <w:rPrChange w:id="961" w:author="Cailleret Levi (cailllev)" w:date="2020-12-15T20:09:00Z">
            <w:rPr/>
          </w:rPrChange>
        </w:rPr>
        <w:t>ased</w:t>
      </w:r>
      <w:ins w:id="962" w:author="Cailleret Levi (cailllev)" w:date="2020-12-15T20:07:00Z">
        <w:r w:rsidR="00E34308" w:rsidRPr="00594F73">
          <w:rPr>
            <w:b/>
            <w:bCs/>
            <w:rPrChange w:id="963" w:author="Cailleret Levi (cailllev)" w:date="2020-12-15T20:09:00Z">
              <w:rPr/>
            </w:rPrChange>
          </w:rPr>
          <w:t>:</w:t>
        </w:r>
      </w:ins>
      <w:del w:id="964" w:author="Cailleret Levi (cailllev)" w:date="2020-12-15T20:07:00Z">
        <w:r w:rsidRPr="00594F73" w:rsidDel="00E34308">
          <w:rPr>
            <w:b/>
            <w:bCs/>
            <w:rPrChange w:id="965" w:author="Cailleret Levi (cailllev)" w:date="2020-12-15T20:09:00Z">
              <w:rPr/>
            </w:rPrChange>
          </w:rPr>
          <w:delText xml:space="preserve"> –</w:delText>
        </w:r>
      </w:del>
      <w:r>
        <w:t xml:space="preserve"> Diese Art der MTD </w:t>
      </w:r>
      <w:r w:rsidR="00F20A99">
        <w:t>löst eine Änderung im System</w:t>
      </w:r>
      <w:r w:rsidR="00433709">
        <w:t xml:space="preserve"> in einem bestimmten, vordefinierten Zeitintervall aus.</w:t>
      </w:r>
      <w:r w:rsidR="0096610C">
        <w:t xml:space="preserve"> </w:t>
      </w:r>
      <w:r w:rsidR="000A4869">
        <w:t xml:space="preserve">Dabei gilt es </w:t>
      </w:r>
      <w:r w:rsidR="00F31C0F">
        <w:t>vor allem</w:t>
      </w:r>
      <w:r w:rsidR="000A4869">
        <w:t xml:space="preserve"> auf das dafür genutzte </w:t>
      </w:r>
      <w:r w:rsidR="00F31C0F">
        <w:t>Intervall</w:t>
      </w:r>
      <w:r w:rsidR="000A4869">
        <w:t xml:space="preserve"> zu achten. Sollte die Intervallzeit zu lang sein, ist es für den Angreifer eventuell möglich das Fenster auszunutzen und eine vollständige Attacke zwischen zwei Intervallen auszuführen. Sollte die Intervallzeit zu kurz gesetzt sein, arbeitet die </w:t>
      </w:r>
      <w:r w:rsidR="00F31C0F">
        <w:t>MTD,</w:t>
      </w:r>
      <w:r w:rsidR="000A4869">
        <w:t xml:space="preserve"> ohne dabei einen Angriff abzuwehren und verbraucht unnötig Ressourcen, was ihre Effizienz schwächt.</w:t>
      </w:r>
      <w:r w:rsidR="00F31C0F">
        <w:t xml:space="preserve"> Hier hat das Zeitintervall einen signifikanten Einfluss darauf</w:t>
      </w:r>
      <w:ins w:id="966" w:author="Cailleret Levi (cailllev)" w:date="2020-12-19T19:13:00Z">
        <w:r w:rsidR="00E61577">
          <w:t>,</w:t>
        </w:r>
      </w:ins>
      <w:r w:rsidR="00F31C0F">
        <w:t xml:space="preserve"> wie </w:t>
      </w:r>
      <w:r w:rsidR="009579D2">
        <w:t>effektiv die MTD ist</w:t>
      </w:r>
      <w:del w:id="967" w:author="Kyburz Sascha (kybursas)" w:date="2020-12-16T11:06:00Z">
        <w:r w:rsidR="007F6F45" w:rsidDel="00062E72">
          <w:delText xml:space="preserve"> </w:delText>
        </w:r>
        <w:r w:rsidR="00AF77E5" w:rsidDel="00062E72">
          <w:fldChar w:fldCharType="begin"/>
        </w:r>
        <w:r w:rsidR="000371EA" w:rsidDel="00062E72">
          <w:delInstrText xml:space="preserve"> ADDIN ZOTERO_ITEM CSL_CITATION {"citationID":"RzfmYWbo","properties":{"formattedCitation":"[4]","plainCitation":"[4]","noteIndex":0},"citationItems":[{"id":38,"uris":["http://zotero.org/users/6945396/items/7HQCAI7J"],"uri":["http://zotero.org/users/6945396/items/7HQCAI7J"],"itemData":{"id":38,"type":"article-journal","abstract":"Reactive defense mechanisms, such as intrusion detection systems, have made significant efforts to secure a system or network for the last several decades. However, the nature of reactive security mechanisms has limitations because potential attackers cannot be prevented in advance. We are facing a reality with the proliferation of persistent, advanced, intelligent attacks while defenders are often way behind attackers in taking appropriate actions to thwart potential attackers. The concept of moving target defense (MTD) has emerged as a proactive defense mechanism aiming to prevent attacks. In this work, we conducted a comprehensive, in-depth survey to discuss the following aspects of MTD: key roles, design principles, classifications, common attacks, key methodologies, important algorithms, metrics, evaluation methods, and application domains. We discuss the pros and cons of all aspects of MTD surveyed in this work. Lastly, we highlight insights and lessons learned from this study and suggest future work directions. The aim of this paper is to provide the overall trends of MTD research in terms of critical aspects of defense systems for researchers who seek for developing proactive, adaptive MTD mechanisms.","container-title":"arXiv:1909.08092 [cs]","note":"arXiv: 1909.08092","source":"arXiv.org","title":"Toward Proactive, Adaptive Defense: A Survey on Moving Target Defense","title-short":"Toward Proactive, Adaptive Defense","URL":"http://arxiv.org/abs/1909.08092","author":[{"family":"Cho","given":"Jin-Hee"},{"family":"Sharma","given":"Dilli P."},{"family":"Alavizadeh","given":"Hooman"},{"family":"Yoon","given":"Seunghyun"},{"family":"Ben-Asher","given":"Noam"},{"family":"Moore","given":"Terrence J."},{"family":"Kim","given":"Dong Seong"},{"family":"Lim","given":"Hyuk"},{"family":"Nelson","given":"Frederica F."}],"accessed":{"date-parts":[["2020",9,30]]},"issued":{"date-parts":[["2019",9,12]]}}}],"schema":"https://github.com/citation-style-language/schema/raw/master/csl-citation.json"} </w:delInstrText>
        </w:r>
        <w:r w:rsidR="00AF77E5" w:rsidDel="00062E72">
          <w:fldChar w:fldCharType="separate"/>
        </w:r>
        <w:r w:rsidR="000371EA" w:rsidRPr="000371EA" w:rsidDel="00062E72">
          <w:rPr>
            <w:rFonts w:ascii="Calibri" w:hAnsi="Calibri" w:cs="Calibri"/>
          </w:rPr>
          <w:delText>[4]</w:delText>
        </w:r>
        <w:r w:rsidR="00AF77E5" w:rsidDel="00062E72">
          <w:fldChar w:fldCharType="end"/>
        </w:r>
      </w:del>
      <w:r w:rsidR="007F6F45">
        <w:t>.</w:t>
      </w:r>
    </w:p>
    <w:p w14:paraId="52F58F96" w14:textId="38161A04" w:rsidR="009579D2" w:rsidRDefault="009579D2" w:rsidP="00EE1E53">
      <w:r w:rsidRPr="00594F73">
        <w:t>Event</w:t>
      </w:r>
      <w:r w:rsidR="002F6F02" w:rsidRPr="00594F73">
        <w:t>-B</w:t>
      </w:r>
      <w:r w:rsidRPr="00594F73">
        <w:t>ased</w:t>
      </w:r>
      <w:ins w:id="968" w:author="Cailleret Levi (cailllev)" w:date="2020-12-15T20:07:00Z">
        <w:r w:rsidR="00E34308" w:rsidRPr="00594F73">
          <w:t>:</w:t>
        </w:r>
      </w:ins>
      <w:del w:id="969" w:author="Cailleret Levi (cailllev)" w:date="2020-12-15T20:07:00Z">
        <w:r w:rsidRPr="00594F73" w:rsidDel="00E34308">
          <w:delText xml:space="preserve"> –</w:delText>
        </w:r>
      </w:del>
      <w:r>
        <w:t xml:space="preserve"> </w:t>
      </w:r>
      <w:r w:rsidR="00187866">
        <w:t xml:space="preserve">Diese Art der MTD löst eine Änderung im System aus, sollte ein bestimmtes </w:t>
      </w:r>
      <w:del w:id="970" w:author="Cailleret Levi (cailllev)" w:date="2020-12-19T19:13:00Z">
        <w:r w:rsidR="00187866" w:rsidDel="00E61577">
          <w:delText xml:space="preserve">Event </w:delText>
        </w:r>
      </w:del>
      <w:ins w:id="971" w:author="Cailleret Levi (cailllev)" w:date="2020-12-19T19:13:00Z">
        <w:r w:rsidR="00E61577">
          <w:t xml:space="preserve">Ereignis </w:t>
        </w:r>
      </w:ins>
      <w:r w:rsidR="00187866">
        <w:t xml:space="preserve">eintreten. </w:t>
      </w:r>
      <w:r w:rsidR="00E028B4">
        <w:t xml:space="preserve">Für gewöhnlich soll das System </w:t>
      </w:r>
      <w:r w:rsidR="006147D9">
        <w:t>reagieren,</w:t>
      </w:r>
      <w:r w:rsidR="00E028B4">
        <w:t xml:space="preserve"> wenn ein Angriff oder Zeichen eines Angriffs registriert wurden</w:t>
      </w:r>
      <w:ins w:id="972" w:author="Cailleret Levi (cailllev)" w:date="2020-12-19T19:13:00Z">
        <w:r w:rsidR="00641C1B">
          <w:t>,</w:t>
        </w:r>
      </w:ins>
      <w:r w:rsidR="00506EEE">
        <w:t xml:space="preserve"> oder aber das System genau registrieren kann</w:t>
      </w:r>
      <w:ins w:id="973" w:author="Cailleret Levi (cailllev)" w:date="2020-12-19T19:13:00Z">
        <w:r w:rsidR="00641C1B">
          <w:t>,</w:t>
        </w:r>
      </w:ins>
      <w:r w:rsidR="00506EEE">
        <w:t xml:space="preserve"> was der Angreifer versucht</w:t>
      </w:r>
      <w:r w:rsidR="00E028B4">
        <w:t>.</w:t>
      </w:r>
      <w:r w:rsidR="000474C8">
        <w:t xml:space="preserve"> Der Nachteil an dieser </w:t>
      </w:r>
      <w:r w:rsidR="00506EEE">
        <w:t xml:space="preserve">Variante der MTD ist, dass </w:t>
      </w:r>
      <w:r w:rsidR="00D15C51">
        <w:t xml:space="preserve">Angriffe erst korrekt erkannt werden müssen. Für die Erkennung </w:t>
      </w:r>
      <w:r w:rsidR="00D35629">
        <w:t xml:space="preserve">könnte in Zukunft </w:t>
      </w:r>
      <w:r w:rsidR="00AD272D">
        <w:t>M</w:t>
      </w:r>
      <w:r w:rsidR="00D35629">
        <w:t xml:space="preserve">achine </w:t>
      </w:r>
      <w:r w:rsidR="00AD272D">
        <w:t>L</w:t>
      </w:r>
      <w:r w:rsidR="00D35629">
        <w:t xml:space="preserve">earning mit </w:t>
      </w:r>
      <w:r w:rsidR="00AD272D">
        <w:t>G</w:t>
      </w:r>
      <w:r w:rsidR="0000649B">
        <w:t xml:space="preserve">ame </w:t>
      </w:r>
      <w:r w:rsidR="00AD272D">
        <w:t>T</w:t>
      </w:r>
      <w:r w:rsidR="0000649B">
        <w:t>heor</w:t>
      </w:r>
      <w:r w:rsidR="00284972">
        <w:t xml:space="preserve">y und </w:t>
      </w:r>
      <w:r w:rsidR="00AD272D">
        <w:t>Control</w:t>
      </w:r>
      <w:r w:rsidR="00284972">
        <w:t xml:space="preserve"> </w:t>
      </w:r>
      <w:r w:rsidR="00AD272D">
        <w:t>Theory</w:t>
      </w:r>
      <w:r w:rsidR="00284972">
        <w:t xml:space="preserve"> wichtig werden</w:t>
      </w:r>
      <w:del w:id="974" w:author="Kyburz Sascha (kybursas)" w:date="2020-12-16T11:06:00Z">
        <w:r w:rsidR="007F6F45" w:rsidDel="00062E72">
          <w:delText xml:space="preserve"> </w:delText>
        </w:r>
        <w:r w:rsidR="00C25E63" w:rsidDel="00062E72">
          <w:fldChar w:fldCharType="begin"/>
        </w:r>
        <w:r w:rsidR="000371EA" w:rsidDel="00062E72">
          <w:delInstrText xml:space="preserve"> ADDIN ZOTERO_ITEM CSL_CITATION {"citationID":"C7mvv5BF","properties":{"formattedCitation":"[4]","plainCitation":"[4]","noteIndex":0},"citationItems":[{"id":38,"uris":["http://zotero.org/users/6945396/items/7HQCAI7J"],"uri":["http://zotero.org/users/6945396/items/7HQCAI7J"],"itemData":{"id":38,"type":"article-journal","abstract":"Reactive defense mechanisms, such as intrusion detection systems, have made significant efforts to secure a system or network for the last several decades. However, the nature of reactive security mechanisms has limitations because potential attackers cannot be prevented in advance. We are facing a reality with the proliferation of persistent, advanced, intelligent attacks while defenders are often way behind attackers in taking appropriate actions to thwart potential attackers. The concept of moving target defense (MTD) has emerged as a proactive defense mechanism aiming to prevent attacks. In this work, we conducted a comprehensive, in-depth survey to discuss the following aspects of MTD: key roles, design principles, classifications, common attacks, key methodologies, important algorithms, metrics, evaluation methods, and application domains. We discuss the pros and cons of all aspects of MTD surveyed in this work. Lastly, we highlight insights and lessons learned from this study and suggest future work directions. The aim of this paper is to provide the overall trends of MTD research in terms of critical aspects of defense systems for researchers who seek for developing proactive, adaptive MTD mechanisms.","container-title":"arXiv:1909.08092 [cs]","note":"arXiv: 1909.08092","source":"arXiv.org","title":"Toward Proactive, Adaptive Defense: A Survey on Moving Target Defense","title-short":"Toward Proactive, Adaptive Defense","URL":"http://arxiv.org/abs/1909.08092","author":[{"family":"Cho","given":"Jin-Hee"},{"family":"Sharma","given":"Dilli P."},{"family":"Alavizadeh","given":"Hooman"},{"family":"Yoon","given":"Seunghyun"},{"family":"Ben-Asher","given":"Noam"},{"family":"Moore","given":"Terrence J."},{"family":"Kim","given":"Dong Seong"},{"family":"Lim","given":"Hyuk"},{"family":"Nelson","given":"Frederica F."}],"accessed":{"date-parts":[["2020",9,30]]},"issued":{"date-parts":[["2019",9,12]]}}}],"schema":"https://github.com/citation-style-language/schema/raw/master/csl-citation.json"} </w:delInstrText>
        </w:r>
        <w:r w:rsidR="00C25E63" w:rsidDel="00062E72">
          <w:fldChar w:fldCharType="separate"/>
        </w:r>
        <w:r w:rsidR="000371EA" w:rsidRPr="000371EA" w:rsidDel="00062E72">
          <w:rPr>
            <w:rFonts w:ascii="Calibri" w:hAnsi="Calibri" w:cs="Calibri"/>
          </w:rPr>
          <w:delText>[4]</w:delText>
        </w:r>
        <w:r w:rsidR="00C25E63" w:rsidDel="00062E72">
          <w:fldChar w:fldCharType="end"/>
        </w:r>
      </w:del>
      <w:r w:rsidR="007F6F45">
        <w:t>.</w:t>
      </w:r>
    </w:p>
    <w:p w14:paraId="6392A40C" w14:textId="2344D28A" w:rsidR="00BE5BD8" w:rsidRDefault="0027382E" w:rsidP="00356C1E">
      <w:r w:rsidRPr="00594F73">
        <w:rPr>
          <w:b/>
          <w:bCs/>
          <w:rPrChange w:id="975" w:author="Cailleret Levi (cailllev)" w:date="2020-12-15T20:08:00Z">
            <w:rPr/>
          </w:rPrChange>
        </w:rPr>
        <w:t>Hybrid</w:t>
      </w:r>
      <w:ins w:id="976" w:author="Cailleret Levi (cailllev)" w:date="2020-12-15T20:08:00Z">
        <w:r w:rsidR="00594F73" w:rsidRPr="00594F73">
          <w:rPr>
            <w:b/>
            <w:bCs/>
            <w:rPrChange w:id="977" w:author="Cailleret Levi (cailllev)" w:date="2020-12-15T20:08:00Z">
              <w:rPr/>
            </w:rPrChange>
          </w:rPr>
          <w:t>:</w:t>
        </w:r>
      </w:ins>
      <w:del w:id="978" w:author="Cailleret Levi (cailllev)" w:date="2020-12-15T20:08:00Z">
        <w:r w:rsidRPr="00594F73" w:rsidDel="00594F73">
          <w:rPr>
            <w:b/>
            <w:bCs/>
            <w:rPrChange w:id="979" w:author="Cailleret Levi (cailllev)" w:date="2020-12-15T20:08:00Z">
              <w:rPr/>
            </w:rPrChange>
          </w:rPr>
          <w:delText xml:space="preserve"> –</w:delText>
        </w:r>
      </w:del>
      <w:r>
        <w:t xml:space="preserve"> </w:t>
      </w:r>
      <w:r w:rsidR="006D371D">
        <w:t xml:space="preserve">Unter diese Art der MTD fallen alle möglichen Mischarten vom MTDs, die sowohl eine zeitliche als auch eine eventbasierte </w:t>
      </w:r>
      <w:r w:rsidR="00580690">
        <w:t>Komponente nutzen</w:t>
      </w:r>
      <w:del w:id="980" w:author="Kyburz Sascha (kybursas)" w:date="2020-12-16T11:07:00Z">
        <w:r w:rsidR="007F6F45" w:rsidDel="00062E72">
          <w:delText xml:space="preserve"> </w:delText>
        </w:r>
        <w:r w:rsidR="00C25E63" w:rsidDel="00062E72">
          <w:fldChar w:fldCharType="begin"/>
        </w:r>
        <w:r w:rsidR="000371EA" w:rsidDel="00062E72">
          <w:delInstrText xml:space="preserve"> ADDIN ZOTERO_ITEM CSL_CITATION {"citationID":"shKJybcd","properties":{"formattedCitation":"[4]","plainCitation":"[4]","noteIndex":0},"citationItems":[{"id":38,"uris":["http://zotero.org/users/6945396/items/7HQCAI7J"],"uri":["http://zotero.org/users/6945396/items/7HQCAI7J"],"itemData":{"id":38,"type":"article-journal","abstract":"Reactive defense mechanisms, such as intrusion detection systems, have made significant efforts to secure a system or network for the last several decades. However, the nature of reactive security mechanisms has limitations because potential attackers cannot be prevented in advance. We are facing a reality with the proliferation of persistent, advanced, intelligent attacks while defenders are often way behind attackers in taking appropriate actions to thwart potential attackers. The concept of moving target defense (MTD) has emerged as a proactive defense mechanism aiming to prevent attacks. In this work, we conducted a comprehensive, in-depth survey to discuss the following aspects of MTD: key roles, design principles, classifications, common attacks, key methodologies, important algorithms, metrics, evaluation methods, and application domains. We discuss the pros and cons of all aspects of MTD surveyed in this work. Lastly, we highlight insights and lessons learned from this study and suggest future work directions. The aim of this paper is to provide the overall trends of MTD research in terms of critical aspects of defense systems for researchers who seek for developing proactive, adaptive MTD mechanisms.","container-title":"arXiv:1909.08092 [cs]","note":"arXiv: 1909.08092","source":"arXiv.org","title":"Toward Proactive, Adaptive Defense: A Survey on Moving Target Defense","title-short":"Toward Proactive, Adaptive Defense","URL":"http://arxiv.org/abs/1909.08092","author":[{"family":"Cho","given":"Jin-Hee"},{"family":"Sharma","given":"Dilli P."},{"family":"Alavizadeh","given":"Hooman"},{"family":"Yoon","given":"Seunghyun"},{"family":"Ben-Asher","given":"Noam"},{"family":"Moore","given":"Terrence J."},{"family":"Kim","given":"Dong Seong"},{"family":"Lim","given":"Hyuk"},{"family":"Nelson","given":"Frederica F."}],"accessed":{"date-parts":[["2020",9,30]]},"issued":{"date-parts":[["2019",9,12]]}}}],"schema":"https://github.com/citation-style-language/schema/raw/master/csl-citation.json"} </w:delInstrText>
        </w:r>
        <w:r w:rsidR="00C25E63" w:rsidDel="00062E72">
          <w:fldChar w:fldCharType="separate"/>
        </w:r>
        <w:r w:rsidR="000371EA" w:rsidRPr="000371EA" w:rsidDel="00062E72">
          <w:rPr>
            <w:rFonts w:ascii="Calibri" w:hAnsi="Calibri" w:cs="Calibri"/>
          </w:rPr>
          <w:delText>[4]</w:delText>
        </w:r>
        <w:r w:rsidR="00C25E63" w:rsidDel="00062E72">
          <w:fldChar w:fldCharType="end"/>
        </w:r>
      </w:del>
      <w:r w:rsidR="007F6F45">
        <w:t>.</w:t>
      </w:r>
    </w:p>
    <w:p w14:paraId="0B7D9564" w14:textId="77777777" w:rsidR="00CC28D1" w:rsidRDefault="00CC28D1" w:rsidP="00356C1E"/>
    <w:p w14:paraId="4EE6C207" w14:textId="77777777" w:rsidR="00CC28D1" w:rsidRPr="00C2491E" w:rsidRDefault="00CC28D1" w:rsidP="00CC28D1">
      <w:pPr>
        <w:rPr>
          <w:b/>
          <w:bCs/>
        </w:rPr>
      </w:pPr>
      <w:r w:rsidRPr="00C2491E">
        <w:rPr>
          <w:b/>
          <w:bCs/>
        </w:rPr>
        <w:t>Entscheidungskomponente</w:t>
      </w:r>
      <w:r>
        <w:rPr>
          <w:b/>
          <w:bCs/>
        </w:rPr>
        <w:t xml:space="preserve"> (How to move)</w:t>
      </w:r>
      <w:r w:rsidRPr="00C2491E">
        <w:rPr>
          <w:b/>
          <w:bCs/>
        </w:rPr>
        <w:t>:</w:t>
      </w:r>
    </w:p>
    <w:p w14:paraId="05AE55E5" w14:textId="2F7F3593" w:rsidR="00CC28D1" w:rsidRDefault="00CC28D1" w:rsidP="00CC28D1">
      <w:r w:rsidRPr="002652C5">
        <w:rPr>
          <w:b/>
          <w:bCs/>
          <w:rPrChange w:id="981" w:author="Cailleret Levi (cailllev)" w:date="2020-12-15T20:09:00Z">
            <w:rPr/>
          </w:rPrChange>
        </w:rPr>
        <w:t>Shuffling</w:t>
      </w:r>
      <w:ins w:id="982" w:author="Cailleret Levi (cailllev)" w:date="2020-12-15T20:09:00Z">
        <w:r w:rsidR="002652C5" w:rsidRPr="002652C5">
          <w:rPr>
            <w:b/>
            <w:bCs/>
            <w:rPrChange w:id="983" w:author="Cailleret Levi (cailllev)" w:date="2020-12-15T20:09:00Z">
              <w:rPr/>
            </w:rPrChange>
          </w:rPr>
          <w:t>:</w:t>
        </w:r>
        <w:r w:rsidR="002652C5">
          <w:t xml:space="preserve"> </w:t>
        </w:r>
      </w:ins>
      <w:del w:id="984" w:author="Cailleret Levi (cailllev)" w:date="2020-12-15T20:09:00Z">
        <w:r w:rsidDel="002652C5">
          <w:delText xml:space="preserve"> – </w:delText>
        </w:r>
      </w:del>
      <w:r>
        <w:t>Diese Technik bewegt oder randomisiert Systemkonfigurationen. Dazu zählen zum Beispiel IP-Adressen auf dem TCP/IP-Layer und die Anpassung der Migrationszeit auf eine VM. Diese Technik dient vor allem dazu</w:t>
      </w:r>
      <w:ins w:id="985" w:author="Cailleret Levi (cailllev)" w:date="2020-12-19T19:13:00Z">
        <w:r w:rsidR="00641C1B">
          <w:t>,</w:t>
        </w:r>
      </w:ins>
      <w:r>
        <w:t xml:space="preserve"> den Angreifer zu verwirren und die Erkennung von </w:t>
      </w:r>
      <w:ins w:id="986" w:author="Bernhard Tellenbach" w:date="2020-12-12T14:21:00Z">
        <w:r w:rsidR="009041C6">
          <w:t>l</w:t>
        </w:r>
      </w:ins>
      <w:del w:id="987" w:author="Bernhard Tellenbach" w:date="2020-12-12T14:21:00Z">
        <w:r w:rsidDel="009041C6">
          <w:delText>L</w:delText>
        </w:r>
      </w:del>
      <w:r>
        <w:t>ohnenswerten Zielen innerhalb des Systems hinaus</w:t>
      </w:r>
      <w:del w:id="988" w:author="Cailleret Levi (cailllev)" w:date="2020-12-19T19:13:00Z">
        <w:r w:rsidDel="00641C1B">
          <w:delText xml:space="preserve"> </w:delText>
        </w:r>
      </w:del>
      <w:r>
        <w:t>zu</w:t>
      </w:r>
      <w:del w:id="989" w:author="Cailleret Levi (cailllev)" w:date="2020-12-19T19:13:00Z">
        <w:r w:rsidDel="00641C1B">
          <w:delText xml:space="preserve"> </w:delText>
        </w:r>
      </w:del>
      <w:r>
        <w:t>zögern. Damit verbraucht der Angreifer Ressourcen ohne grossen Gewinn und wird länger aufgehalten. Dies erhöht die Chance, dass das System auf einen Angriff entsprechend reagieren kann bevor eine Sicherheitslücke ausgenutzt wird</w:t>
      </w:r>
      <w:del w:id="990" w:author="Kyburz Sascha (kybursas)" w:date="2020-12-16T11:07:00Z">
        <w:r w:rsidDel="00062E72">
          <w:delText xml:space="preserve"> </w:delText>
        </w:r>
        <w:r w:rsidDel="00062E72">
          <w:fldChar w:fldCharType="begin"/>
        </w:r>
        <w:r w:rsidR="000371EA" w:rsidDel="00062E72">
          <w:delInstrText xml:space="preserve"> ADDIN ZOTERO_ITEM CSL_CITATION {"citationID":"GSFA87pX","properties":{"formattedCitation":"[4]","plainCitation":"[4]","noteIndex":0},"citationItems":[{"id":38,"uris":["http://zotero.org/users/6945396/items/7HQCAI7J"],"uri":["http://zotero.org/users/6945396/items/7HQCAI7J"],"itemData":{"id":38,"type":"article-journal","abstract":"Reactive defense mechanisms, such as intrusion detection systems, have made significant efforts to secure a system or network for the last several decades. However, the nature of reactive security mechanisms has limitations because potential attackers cannot be prevented in advance. We are facing a reality with the proliferation of persistent, advanced, intelligent attacks while defenders are often way behind attackers in taking appropriate actions to thwart potential attackers. The concept of moving target defense (MTD) has emerged as a proactive defense mechanism aiming to prevent attacks. In this work, we conducted a comprehensive, in-depth survey to discuss the following aspects of MTD: key roles, design principles, classifications, common attacks, key methodologies, important algorithms, metrics, evaluation methods, and application domains. We discuss the pros and cons of all aspects of MTD surveyed in this work. Lastly, we highlight insights and lessons learned from this study and suggest future work directions. The aim of this paper is to provide the overall trends of MTD research in terms of critical aspects of defense systems for researchers who seek for developing proactive, adaptive MTD mechanisms.","container-title":"arXiv:1909.08092 [cs]","note":"arXiv: 1909.08092","source":"arXiv.org","title":"Toward Proactive, Adaptive Defense: A Survey on Moving Target Defense","title-short":"Toward Proactive, Adaptive Defense","URL":"http://arxiv.org/abs/1909.08092","author":[{"family":"Cho","given":"Jin-Hee"},{"family":"Sharma","given":"Dilli P."},{"family":"Alavizadeh","given":"Hooman"},{"family":"Yoon","given":"Seunghyun"},{"family":"Ben-Asher","given":"Noam"},{"family":"Moore","given":"Terrence J."},{"family":"Kim","given":"Dong Seong"},{"family":"Lim","given":"Hyuk"},{"family":"Nelson","given":"Frederica F."}],"accessed":{"date-parts":[["2020",9,30]]},"issued":{"date-parts":[["2019",9,12]]}}}],"schema":"https://github.com/citation-style-language/schema/raw/master/csl-citation.json"} </w:delInstrText>
        </w:r>
        <w:r w:rsidDel="00062E72">
          <w:fldChar w:fldCharType="separate"/>
        </w:r>
        <w:r w:rsidR="000371EA" w:rsidRPr="000371EA" w:rsidDel="00062E72">
          <w:rPr>
            <w:rFonts w:ascii="Calibri" w:hAnsi="Calibri" w:cs="Calibri"/>
          </w:rPr>
          <w:delText>[4]</w:delText>
        </w:r>
        <w:r w:rsidDel="00062E72">
          <w:fldChar w:fldCharType="end"/>
        </w:r>
      </w:del>
      <w:r>
        <w:t>.</w:t>
      </w:r>
    </w:p>
    <w:p w14:paraId="0C21F362" w14:textId="7F0E24F8" w:rsidR="00CC28D1" w:rsidRDefault="00CC28D1" w:rsidP="00CC28D1">
      <w:r w:rsidRPr="002652C5">
        <w:rPr>
          <w:b/>
          <w:bCs/>
          <w:rPrChange w:id="991" w:author="Cailleret Levi (cailllev)" w:date="2020-12-15T20:09:00Z">
            <w:rPr/>
          </w:rPrChange>
        </w:rPr>
        <w:t>Diversity</w:t>
      </w:r>
      <w:ins w:id="992" w:author="Cailleret Levi (cailllev)" w:date="2020-12-15T20:09:00Z">
        <w:r w:rsidR="002652C5" w:rsidRPr="002652C5">
          <w:rPr>
            <w:b/>
            <w:bCs/>
            <w:rPrChange w:id="993" w:author="Cailleret Levi (cailllev)" w:date="2020-12-15T20:09:00Z">
              <w:rPr/>
            </w:rPrChange>
          </w:rPr>
          <w:t>:</w:t>
        </w:r>
      </w:ins>
      <w:del w:id="994" w:author="Cailleret Levi (cailllev)" w:date="2020-12-15T20:09:00Z">
        <w:r w:rsidDel="002652C5">
          <w:delText xml:space="preserve"> –</w:delText>
        </w:r>
      </w:del>
      <w:r>
        <w:t xml:space="preserve"> Das Ziel dieser Technik ist es, dass weitere Funktionieren des Systems zu gewährleisten, selbst wenn ein Angreifer teilweise Zugang erhalten hat. System-Komponenten sollen verschieden implementiert verfügbar sein, so dass das System eine </w:t>
      </w:r>
      <w:r w:rsidRPr="007E3C43">
        <w:t>Implementation</w:t>
      </w:r>
      <w:r>
        <w:t xml:space="preserve"> einer Komponente gegen eine andere austauschen kann. Dadurch ist es möglich, dass das System weiter funktioniert</w:t>
      </w:r>
      <w:ins w:id="995" w:author="Cailleret Levi (cailllev)" w:date="2020-12-19T19:15:00Z">
        <w:r w:rsidR="00780B75">
          <w:t>, jedoch</w:t>
        </w:r>
      </w:ins>
      <w:r>
        <w:t xml:space="preserve"> </w:t>
      </w:r>
      <w:del w:id="996" w:author="Cailleret Levi (cailllev)" w:date="2020-12-19T19:15:00Z">
        <w:r w:rsidDel="00780B75">
          <w:delText xml:space="preserve">ohne dieselben </w:delText>
        </w:r>
      </w:del>
      <w:ins w:id="997" w:author="Cailleret Levi (cailllev)" w:date="2020-12-19T19:15:00Z">
        <w:r w:rsidR="00780B75">
          <w:t>nicht dieselben A</w:t>
        </w:r>
      </w:ins>
      <w:ins w:id="998" w:author="Cailleret Levi (cailllev)" w:date="2020-12-19T19:16:00Z">
        <w:r w:rsidR="00780B75">
          <w:t xml:space="preserve">ngriffsstellen </w:t>
        </w:r>
      </w:ins>
      <w:del w:id="999" w:author="Cailleret Levi (cailllev)" w:date="2020-12-19T19:15:00Z">
        <w:r w:rsidDel="00780B75">
          <w:delText xml:space="preserve">Schwachstellen </w:delText>
        </w:r>
        <w:r w:rsidDel="00A571A9">
          <w:delText>wie bei der bereits durchbrochenen Komponente erneut zuzulassen</w:delText>
        </w:r>
      </w:del>
      <w:ins w:id="1000" w:author="Cailleret Levi (cailllev)" w:date="2020-12-19T19:15:00Z">
        <w:r w:rsidR="00A571A9">
          <w:t>wie die letzte Konfiguration</w:t>
        </w:r>
      </w:ins>
      <w:ins w:id="1001" w:author="Cailleret Levi (cailllev)" w:date="2020-12-19T19:16:00Z">
        <w:r w:rsidR="00780B75">
          <w:t xml:space="preserve"> bietet</w:t>
        </w:r>
      </w:ins>
      <w:del w:id="1002" w:author="Kyburz Sascha (kybursas)" w:date="2020-12-16T11:07:00Z">
        <w:r w:rsidDel="00062E72">
          <w:delText xml:space="preserve"> </w:delText>
        </w:r>
        <w:r w:rsidDel="00062E72">
          <w:fldChar w:fldCharType="begin"/>
        </w:r>
        <w:r w:rsidR="000371EA" w:rsidDel="00062E72">
          <w:delInstrText xml:space="preserve"> ADDIN ZOTERO_ITEM CSL_CITATION {"citationID":"NJNAaNVd","properties":{"formattedCitation":"[4]","plainCitation":"[4]","noteIndex":0},"citationItems":[{"id":38,"uris":["http://zotero.org/users/6945396/items/7HQCAI7J"],"uri":["http://zotero.org/users/6945396/items/7HQCAI7J"],"itemData":{"id":38,"type":"article-journal","abstract":"Reactive defense mechanisms, such as intrusion detection systems, have made significant efforts to secure a system or network for the last several decades. However, the nature of reactive security mechanisms has limitations because potential attackers cannot be prevented in advance. We are facing a reality with the proliferation of persistent, advanced, intelligent attacks while defenders are often way behind attackers in taking appropriate actions to thwart potential attackers. The concept of moving target defense (MTD) has emerged as a proactive defense mechanism aiming to prevent attacks. In this work, we conducted a comprehensive, in-depth survey to discuss the following aspects of MTD: key roles, design principles, classifications, common attacks, key methodologies, important algorithms, metrics, evaluation methods, and application domains. We discuss the pros and cons of all aspects of MTD surveyed in this work. Lastly, we highlight insights and lessons learned from this study and suggest future work directions. The aim of this paper is to provide the overall trends of MTD research in terms of critical aspects of defense systems for researchers who seek for developing proactive, adaptive MTD mechanisms.","container-title":"arXiv:1909.08092 [cs]","note":"arXiv: 1909.08092","source":"arXiv.org","title":"Toward Proactive, Adaptive Defense: A Survey on Moving Target Defense","title-short":"Toward Proactive, Adaptive Defense","URL":"http://arxiv.org/abs/1909.08092","author":[{"family":"Cho","given":"Jin-Hee"},{"family":"Sharma","given":"Dilli P."},{"family":"Alavizadeh","given":"Hooman"},{"family":"Yoon","given":"Seunghyun"},{"family":"Ben-Asher","given":"Noam"},{"family":"Moore","given":"Terrence J."},{"family":"Kim","given":"Dong Seong"},{"family":"Lim","given":"Hyuk"},{"family":"Nelson","given":"Frederica F."}],"accessed":{"date-parts":[["2020",9,30]]},"issued":{"date-parts":[["2019",9,12]]}}}],"schema":"https://github.com/citation-style-language/schema/raw/master/csl-citation.json"} </w:delInstrText>
        </w:r>
        <w:r w:rsidDel="00062E72">
          <w:fldChar w:fldCharType="separate"/>
        </w:r>
        <w:r w:rsidR="000371EA" w:rsidRPr="000371EA" w:rsidDel="00062E72">
          <w:rPr>
            <w:rFonts w:ascii="Calibri" w:hAnsi="Calibri" w:cs="Calibri"/>
          </w:rPr>
          <w:delText>[4]</w:delText>
        </w:r>
        <w:r w:rsidDel="00062E72">
          <w:fldChar w:fldCharType="end"/>
        </w:r>
      </w:del>
      <w:r>
        <w:t>.</w:t>
      </w:r>
    </w:p>
    <w:p w14:paraId="0D82AB21" w14:textId="6878CC08" w:rsidR="00CC28D1" w:rsidRDefault="00CC28D1" w:rsidP="00CC28D1">
      <w:r w:rsidRPr="002652C5">
        <w:rPr>
          <w:b/>
          <w:bCs/>
          <w:rPrChange w:id="1003" w:author="Cailleret Levi (cailllev)" w:date="2020-12-15T20:09:00Z">
            <w:rPr/>
          </w:rPrChange>
        </w:rPr>
        <w:t>Redundancy</w:t>
      </w:r>
      <w:ins w:id="1004" w:author="Cailleret Levi (cailllev)" w:date="2020-12-15T20:09:00Z">
        <w:r w:rsidR="002652C5" w:rsidRPr="002652C5">
          <w:rPr>
            <w:b/>
            <w:bCs/>
            <w:rPrChange w:id="1005" w:author="Cailleret Levi (cailllev)" w:date="2020-12-15T20:09:00Z">
              <w:rPr/>
            </w:rPrChange>
          </w:rPr>
          <w:t>:</w:t>
        </w:r>
      </w:ins>
      <w:del w:id="1006" w:author="Cailleret Levi (cailllev)" w:date="2020-12-15T20:09:00Z">
        <w:r w:rsidDel="002652C5">
          <w:delText xml:space="preserve"> –</w:delText>
        </w:r>
      </w:del>
      <w:r>
        <w:t xml:space="preserve"> Das Ziel dieser Technik ist es</w:t>
      </w:r>
      <w:ins w:id="1007" w:author="Cailleret Levi (cailllev)" w:date="2020-12-19T19:16:00Z">
        <w:r w:rsidR="00054A41">
          <w:t>,</w:t>
        </w:r>
      </w:ins>
      <w:r>
        <w:t xml:space="preserve"> Redundanz zu erzeugen, so dass beim Ausfall bestimmter Dienste Replikate </w:t>
      </w:r>
      <w:ins w:id="1008" w:author="Bernhard Tellenbach" w:date="2020-12-12T14:22:00Z">
        <w:r w:rsidR="00402A10">
          <w:t xml:space="preserve">dieser </w:t>
        </w:r>
      </w:ins>
      <w:r>
        <w:t xml:space="preserve">Dienste benutzt werden können, um das Funktionieren des Systems sicherzustellen. Zum Beispiel kann man mehrere gleiche Wege zwischen Knoten im Network-Layer erstellen, so dass gewisse Wege ausfallen dürfen, ohne das System zu gefährden </w:t>
      </w:r>
      <w:r>
        <w:fldChar w:fldCharType="begin"/>
      </w:r>
      <w:r w:rsidR="00DD197A">
        <w:instrText xml:space="preserve"> ADDIN ZOTERO_ITEM CSL_CITATION {"citationID":"vijsI5v8","properties":{"formattedCitation":"[4]","plainCitation":"[4]","noteIndex":0},"citationItems":[{"id":21,"uris":["http://zotero.org/users/6945396/items/7HQCAI7J"],"uri":["http://zotero.org/users/6945396/items/7HQCAI7J"],"itemData":{"id":21,"type":"article-journal","abstract":"Reactive defense mechanisms, such as intrusion detection systems, have made significant efforts to secure a system or network for the last several decades. However, the nature of reactive security mechanisms has limitations because potential attackers cannot be prevented in advance. We are facing a reality with the proliferation of persistent, advanced, intelligent attacks while defenders are often way behind attackers in taking appropriate actions to thwart potential attackers. The concept of moving target defense (MTD) has emerged as a proactive defense mechanism aiming to prevent attacks. In this work, we conducted a comprehensive, in-depth survey to discuss the following aspects of MTD: key roles, design principles, classifications, common attacks, key methodologies, important algorithms, metrics, evaluation methods, and application domains. We discuss the pros and cons of all aspects of MTD surveyed in this work. Lastly, we highlight insights and lessons learned from this study and suggest future work directions. The aim of this paper is to provide the overall trends of MTD research in terms of critical aspects of defense systems for researchers who seek for developing proactive, adaptive MTD mechanisms.","container-title":"arXiv:1909.08092 [cs]","note":"arXiv: 1909.08092","source":"arXiv.org","title":"Toward Proactive, Adaptive Defense: A Survey on Moving Target Defense","title-short":"Toward Proactive, Adaptive Defense","URL":"http://arxiv.org/abs/1909.08092","author":[{"family":"Cho","given":"Jin-Hee"},{"family":"Sharma","given":"Dilli P."},{"family":"Alavizadeh","given":"Hooman"},{"family":"Yoon","given":"Seunghyun"},{"family":"Ben-Asher","given":"Noam"},{"family":"Moore","given":"Terrence J."},{"family":"Kim","given":"Dong Seong"},{"family":"Lim","given":"Hyuk"},{"family":"Nelson","given":"Frederica F."}],"accessed":{"date-parts":[["2020",9,30]]},"issued":{"date-parts":[["2019",9,12]]}}}],"schema":"https://github.com/citation-style-language/schema/raw/master/csl-citation.json"} </w:instrText>
      </w:r>
      <w:r>
        <w:fldChar w:fldCharType="separate"/>
      </w:r>
      <w:r w:rsidR="000371EA" w:rsidRPr="000371EA">
        <w:rPr>
          <w:rFonts w:ascii="Calibri" w:hAnsi="Calibri" w:cs="Calibri"/>
        </w:rPr>
        <w:t>[4]</w:t>
      </w:r>
      <w:r>
        <w:fldChar w:fldCharType="end"/>
      </w:r>
      <w:r>
        <w:t>.</w:t>
      </w:r>
    </w:p>
    <w:p w14:paraId="79EE8810" w14:textId="77777777" w:rsidR="00CC28D1" w:rsidRDefault="00CC28D1" w:rsidP="00356C1E"/>
    <w:p w14:paraId="0A4159EF" w14:textId="4A98F1BF" w:rsidR="004617F9" w:rsidRDefault="002E63EA">
      <w:pPr>
        <w:jc w:val="left"/>
      </w:pPr>
      <w:ins w:id="1009" w:author="Cailleret Levi (cailllev)" w:date="2020-12-16T08:45:00Z">
        <w:r>
          <w:rPr>
            <w:noProof/>
          </w:rPr>
          <w:lastRenderedPageBreak/>
          <mc:AlternateContent>
            <mc:Choice Requires="wps">
              <w:drawing>
                <wp:anchor distT="0" distB="0" distL="114300" distR="114300" simplePos="0" relativeHeight="251658255" behindDoc="0" locked="0" layoutInCell="1" allowOverlap="1" wp14:anchorId="5A90BCA4" wp14:editId="6E959EB1">
                  <wp:simplePos x="0" y="0"/>
                  <wp:positionH relativeFrom="column">
                    <wp:posOffset>533400</wp:posOffset>
                  </wp:positionH>
                  <wp:positionV relativeFrom="paragraph">
                    <wp:posOffset>2315210</wp:posOffset>
                  </wp:positionV>
                  <wp:extent cx="457263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4572635" cy="635"/>
                          </a:xfrm>
                          <a:prstGeom prst="rect">
                            <a:avLst/>
                          </a:prstGeom>
                          <a:solidFill>
                            <a:prstClr val="white"/>
                          </a:solidFill>
                          <a:ln>
                            <a:noFill/>
                          </a:ln>
                        </wps:spPr>
                        <wps:txbx>
                          <w:txbxContent>
                            <w:p w14:paraId="033B84A8" w14:textId="46C7F6B6" w:rsidR="002E63EA" w:rsidRPr="00327988" w:rsidRDefault="002E63EA">
                              <w:pPr>
                                <w:pStyle w:val="Caption"/>
                                <w:jc w:val="center"/>
                                <w:rPr>
                                  <w:noProof/>
                                </w:rPr>
                                <w:pPrChange w:id="1010" w:author="Cailleret Levi (cailllev)" w:date="2020-12-16T08:45:00Z">
                                  <w:pPr/>
                                </w:pPrChange>
                              </w:pPr>
                              <w:bookmarkStart w:id="1011" w:name="_Toc59002582"/>
                              <w:ins w:id="1012" w:author="Cailleret Levi (cailllev)" w:date="2020-12-16T08:45:00Z">
                                <w:r>
                                  <w:t xml:space="preserve">Abbildung </w:t>
                                </w:r>
                                <w:r>
                                  <w:fldChar w:fldCharType="begin"/>
                                </w:r>
                                <w:r>
                                  <w:instrText xml:space="preserve"> SEQ Abbildung \* ARABIC </w:instrText>
                                </w:r>
                              </w:ins>
                              <w:r>
                                <w:fldChar w:fldCharType="separate"/>
                              </w:r>
                              <w:ins w:id="1013" w:author="Cailleret Levi (cailllev)" w:date="2020-12-18T11:13:00Z">
                                <w:r w:rsidR="00575D65">
                                  <w:rPr>
                                    <w:noProof/>
                                  </w:rPr>
                                  <w:t>3</w:t>
                                </w:r>
                              </w:ins>
                              <w:ins w:id="1014" w:author="Cailleret Levi (cailllev)" w:date="2020-12-16T08:45:00Z">
                                <w:r>
                                  <w:fldChar w:fldCharType="end"/>
                                </w:r>
                              </w:ins>
                              <w:ins w:id="1015" w:author="Cailleret Levi (cailllev)" w:date="2020-12-16T08:48:00Z">
                                <w:r w:rsidR="00101BB2">
                                  <w:t>:</w:t>
                                </w:r>
                              </w:ins>
                              <w:ins w:id="1016" w:author="Cailleret Levi (cailllev)" w:date="2020-12-16T08:45:00Z">
                                <w:r>
                                  <w:t xml:space="preserve"> </w:t>
                                </w:r>
                                <w:r w:rsidRPr="002E63EA">
                                  <w:rPr>
                                    <w:rPrChange w:id="1017" w:author="Cailleret Levi (cailllev)" w:date="2020-12-16T08:45:00Z">
                                      <w:rPr>
                                        <w:lang w:val="en-US"/>
                                      </w:rPr>
                                    </w:rPrChange>
                                  </w:rPr>
                                  <w:t xml:space="preserve">How to move, drei grundlegende Arten </w:t>
                                </w:r>
                                <w:r>
                                  <w:fldChar w:fldCharType="begin"/>
                                </w:r>
                                <w:r w:rsidRPr="002E63EA">
                                  <w:rPr>
                                    <w:rPrChange w:id="1018" w:author="Cailleret Levi (cailllev)" w:date="2020-12-16T08:45:00Z">
                                      <w:rPr>
                                        <w:lang w:val="en-US"/>
                                      </w:rPr>
                                    </w:rPrChange>
                                  </w:rPr>
                                  <w:instrText xml:space="preserve"> ADDIN ZOTERO_ITEM CSL_CITATION {"citationID":"Pyb2b7E4","properties":{"formattedCitation":"[7]","plainCitation":"[7]","noteIndex":0},"citationItems":[{"id":21,"uris":["http://zotero.org/users/6945396/items/7HQCAI7J"],"uri":["http://zotero.org/users/6945396/items/7HQCAI7J"],"itemData":{"id":21,"type":"article-journal","abstract":"Reactive defense mechanisms, such as intrusion detection systems, have made significant efforts to secure a system or network for the last several decades. However, the nature of reactive security mechanisms has limitations because potential attackers cannot be prevented in advance. We are facing a reality with the proliferation of persistent, advanced, intelligent attacks while defenders are often way behind attackers in taking appropriate actions to thwart potential attackers. The concept of moving target defense (MTD) has emerged as a proactive defense mechanism aiming to prevent attacks. In this work, we conducted a comprehensive, in-depth survey to discuss the following aspects of MTD: key roles, design principles, classifications, common attacks, key methodologies, important algorithms, metrics, evaluation methods, and application domains. We discuss the pros and cons of all aspects of MTD surveyed in this work. Lastly, we highlight insights and lessons learned from this study and suggest future work directions. The aim of this paper is to provide the overall trends of MTD research in terms of critical aspects of defense systems for researchers who seek for developing proactive, adaptive MTD mechanisms.","container-title":"arXiv:1909.08092 [cs]","note":"arXiv: 1909.08092","source":"arXiv.org","title":"Toward Proactive, Adaptive Defense: A Survey on Moving Target Defense","title-short":"Toward Proactive, Adaptive Defense","URL":"http://arxiv.org/abs/1909.08092","author":[{"family":"Cho","given":"Jin-Hee"},{"family":"Sharma","given":"Dilli P."},{"family":"Alavizadeh","given":"Hooman"},{"family":"Yoon","given":"Seunghyun"},{"family":"Ben-Asher","given":"Noam"},{"family":"Moore","given":"Terrence J."},{"family":"Kim","given":"Dong Seong"},{"family":"Lim","given":"Hyuk"},{"family":"Nelson","given":"Frederica F."}],"accessed":{"date-parts":[["2020",9,30]]},"issued":{"date-parts":[["2019",9,12]]}}}],"schema":"https://github.com/citation-style-language/schema/raw/master/csl-citation.json"} </w:instrText>
                                </w:r>
                                <w:r>
                                  <w:fldChar w:fldCharType="separate"/>
                                </w:r>
                                <w:r w:rsidRPr="002E63EA">
                                  <w:rPr>
                                    <w:rFonts w:ascii="Calibri" w:hAnsi="Calibri" w:cs="Calibri"/>
                                    <w:rPrChange w:id="1019" w:author="Cailleret Levi (cailllev)" w:date="2020-12-16T08:45:00Z">
                                      <w:rPr>
                                        <w:rFonts w:ascii="Calibri" w:hAnsi="Calibri" w:cs="Calibri"/>
                                        <w:lang w:val="en-US"/>
                                      </w:rPr>
                                    </w:rPrChange>
                                  </w:rPr>
                                  <w:t>[7]</w:t>
                                </w:r>
                                <w:bookmarkEnd w:id="1011"/>
                                <w: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0BCA4" id="Text Box 24" o:spid="_x0000_s1028" type="#_x0000_t202" style="position:absolute;margin-left:42pt;margin-top:182.3pt;width:360.05pt;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ioBLQIAAGYEAAAOAAAAZHJzL2Uyb0RvYy54bWysVMFu2zAMvQ/YPwi6L06yti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" stroked="f">
                  <v:textbox style="mso-fit-shape-to-text:t" inset="0,0,0,0">
                    <w:txbxContent>
                      <w:p w14:paraId="033B84A8" w14:textId="46C7F6B6" w:rsidR="002E63EA" w:rsidRPr="00327988" w:rsidRDefault="002E63EA">
                        <w:pPr>
                          <w:pStyle w:val="Caption"/>
                          <w:jc w:val="center"/>
                          <w:rPr>
                            <w:noProof/>
                          </w:rPr>
                          <w:pPrChange w:id="1020" w:author="Cailleret Levi (cailllev)" w:date="2020-12-16T08:45:00Z">
                            <w:pPr/>
                          </w:pPrChange>
                        </w:pPr>
                        <w:bookmarkStart w:id="1021" w:name="_Toc59002582"/>
                        <w:ins w:id="1022" w:author="Cailleret Levi (cailllev)" w:date="2020-12-16T08:45:00Z">
                          <w:r>
                            <w:t xml:space="preserve">Abbildung </w:t>
                          </w:r>
                          <w:r>
                            <w:fldChar w:fldCharType="begin"/>
                          </w:r>
                          <w:r>
                            <w:instrText xml:space="preserve"> SEQ Abbildung \* ARABIC </w:instrText>
                          </w:r>
                        </w:ins>
                        <w:r>
                          <w:fldChar w:fldCharType="separate"/>
                        </w:r>
                        <w:ins w:id="1023" w:author="Cailleret Levi (cailllev)" w:date="2020-12-18T11:13:00Z">
                          <w:r w:rsidR="00575D65">
                            <w:rPr>
                              <w:noProof/>
                            </w:rPr>
                            <w:t>3</w:t>
                          </w:r>
                        </w:ins>
                        <w:ins w:id="1024" w:author="Cailleret Levi (cailllev)" w:date="2020-12-16T08:45:00Z">
                          <w:r>
                            <w:fldChar w:fldCharType="end"/>
                          </w:r>
                        </w:ins>
                        <w:ins w:id="1025" w:author="Cailleret Levi (cailllev)" w:date="2020-12-16T08:48:00Z">
                          <w:r w:rsidR="00101BB2">
                            <w:t>:</w:t>
                          </w:r>
                        </w:ins>
                        <w:ins w:id="1026" w:author="Cailleret Levi (cailllev)" w:date="2020-12-16T08:45:00Z">
                          <w:r>
                            <w:t xml:space="preserve"> </w:t>
                          </w:r>
                          <w:r w:rsidRPr="002E63EA">
                            <w:rPr>
                              <w:rPrChange w:id="1027" w:author="Cailleret Levi (cailllev)" w:date="2020-12-16T08:45:00Z">
                                <w:rPr>
                                  <w:lang w:val="en-US"/>
                                </w:rPr>
                              </w:rPrChange>
                            </w:rPr>
                            <w:t xml:space="preserve">How to move, drei grundlegende Arten </w:t>
                          </w:r>
                          <w:r>
                            <w:fldChar w:fldCharType="begin"/>
                          </w:r>
                          <w:r w:rsidRPr="002E63EA">
                            <w:rPr>
                              <w:rPrChange w:id="1028" w:author="Cailleret Levi (cailllev)" w:date="2020-12-16T08:45:00Z">
                                <w:rPr>
                                  <w:lang w:val="en-US"/>
                                </w:rPr>
                              </w:rPrChange>
                            </w:rPr>
                            <w:instrText xml:space="preserve"> ADDIN ZOTERO_ITEM CSL_CITATION {"citationID":"Pyb2b7E4","properties":{"formattedCitation":"[7]","plainCitation":"[7]","noteIndex":0},"citationItems":[{"id":21,"uris":["http://zotero.org/users/6945396/items/7HQCAI7J"],"uri":["http://zotero.org/users/6945396/items/7HQCAI7J"],"itemData":{"id":21,"type":"article-journal","abstract":"Reactive defense mechanisms, such as intrusion detection systems, have made significant efforts to secure a system or network for the last several decades. However, the nature of reactive security mechanisms has limitations because potential attackers cannot be prevented in advance. We are facing a reality with the proliferation of persistent, advanced, intelligent attacks while defenders are often way behind attackers in taking appropriate actions to thwart potential attackers. The concept of moving target defense (MTD) has emerged as a proactive defense mechanism aiming to prevent attacks. In this work, we conducted a comprehensive, in-depth survey to discuss the following aspects of MTD: key roles, design principles, classifications, common attacks, key methodologies, important algorithms, metrics, evaluation methods, and application domains. We discuss the pros and cons of all aspects of MTD surveyed in this work. Lastly, we highlight insights and lessons learned from this study and suggest future work directions. The aim of this paper is to provide the overall trends of MTD research in terms of critical aspects of defense systems for researchers who seek for developing proactive, adaptive MTD mechanisms.","container-title":"arXiv:1909.08092 [cs]","note":"arXiv: 1909.08092","source":"arXiv.org","title":"Toward Proactive, Adaptive Defense: A Survey on Moving Target Defense","title-short":"Toward Proactive, Adaptive Defense","URL":"http://arxiv.org/abs/1909.08092","author":[{"family":"Cho","given":"Jin-Hee"},{"family":"Sharma","given":"Dilli P."},{"family":"Alavizadeh","given":"Hooman"},{"family":"Yoon","given":"Seunghyun"},{"family":"Ben-Asher","given":"Noam"},{"family":"Moore","given":"Terrence J."},{"family":"Kim","given":"Dong Seong"},{"family":"Lim","given":"Hyuk"},{"family":"Nelson","given":"Frederica F."}],"accessed":{"date-parts":[["2020",9,30]]},"issued":{"date-parts":[["2019",9,12]]}}}],"schema":"https://github.com/citation-style-language/schema/raw/master/csl-citation.json"} </w:instrText>
                          </w:r>
                          <w:r>
                            <w:fldChar w:fldCharType="separate"/>
                          </w:r>
                          <w:r w:rsidRPr="002E63EA">
                            <w:rPr>
                              <w:rFonts w:ascii="Calibri" w:hAnsi="Calibri" w:cs="Calibri"/>
                              <w:rPrChange w:id="1029" w:author="Cailleret Levi (cailllev)" w:date="2020-12-16T08:45:00Z">
                                <w:rPr>
                                  <w:rFonts w:ascii="Calibri" w:hAnsi="Calibri" w:cs="Calibri"/>
                                  <w:lang w:val="en-US"/>
                                </w:rPr>
                              </w:rPrChange>
                            </w:rPr>
                            <w:t>[7]</w:t>
                          </w:r>
                          <w:bookmarkEnd w:id="1021"/>
                          <w:r>
                            <w:fldChar w:fldCharType="end"/>
                          </w:r>
                        </w:ins>
                      </w:p>
                    </w:txbxContent>
                  </v:textbox>
                  <w10:wrap type="square"/>
                </v:shape>
              </w:pict>
            </mc:Fallback>
          </mc:AlternateContent>
        </w:r>
      </w:ins>
      <w:r w:rsidR="0039204B">
        <w:rPr>
          <w:noProof/>
        </w:rPr>
        <w:drawing>
          <wp:anchor distT="0" distB="0" distL="114300" distR="114300" simplePos="0" relativeHeight="251658246" behindDoc="0" locked="0" layoutInCell="1" allowOverlap="1" wp14:anchorId="2A30A570" wp14:editId="7CF5CDA1">
            <wp:simplePos x="0" y="0"/>
            <wp:positionH relativeFrom="column">
              <wp:posOffset>533400</wp:posOffset>
            </wp:positionH>
            <wp:positionV relativeFrom="paragraph">
              <wp:posOffset>283210</wp:posOffset>
            </wp:positionV>
            <wp:extent cx="4572855" cy="1974850"/>
            <wp:effectExtent l="0" t="0" r="0" b="635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72855" cy="1974850"/>
                    </a:xfrm>
                    <a:prstGeom prst="rect">
                      <a:avLst/>
                    </a:prstGeom>
                  </pic:spPr>
                </pic:pic>
              </a:graphicData>
            </a:graphic>
          </wp:anchor>
        </w:drawing>
      </w:r>
    </w:p>
    <w:p w14:paraId="393AB537" w14:textId="69004661" w:rsidR="004617F9" w:rsidRDefault="004617F9" w:rsidP="004617F9">
      <w:pPr>
        <w:keepNext/>
      </w:pPr>
    </w:p>
    <w:p w14:paraId="1CD725A6" w14:textId="77777777" w:rsidR="0039204B" w:rsidRDefault="0039204B" w:rsidP="004617F9">
      <w:pPr>
        <w:pStyle w:val="Caption"/>
      </w:pPr>
    </w:p>
    <w:p w14:paraId="26134DF6" w14:textId="77777777" w:rsidR="0039204B" w:rsidRDefault="0039204B" w:rsidP="004617F9">
      <w:pPr>
        <w:pStyle w:val="Caption"/>
      </w:pPr>
    </w:p>
    <w:p w14:paraId="743ABF57" w14:textId="77777777" w:rsidR="0039204B" w:rsidRDefault="0039204B" w:rsidP="004617F9">
      <w:pPr>
        <w:pStyle w:val="Caption"/>
      </w:pPr>
    </w:p>
    <w:p w14:paraId="6F15013E" w14:textId="77777777" w:rsidR="0039204B" w:rsidRDefault="0039204B" w:rsidP="004617F9">
      <w:pPr>
        <w:pStyle w:val="Caption"/>
      </w:pPr>
    </w:p>
    <w:p w14:paraId="375354F2" w14:textId="77777777" w:rsidR="0039204B" w:rsidRDefault="0039204B" w:rsidP="004617F9">
      <w:pPr>
        <w:pStyle w:val="Caption"/>
      </w:pPr>
    </w:p>
    <w:p w14:paraId="64E8FB81" w14:textId="77777777" w:rsidR="0039204B" w:rsidRDefault="0039204B" w:rsidP="004617F9">
      <w:pPr>
        <w:pStyle w:val="Caption"/>
      </w:pPr>
    </w:p>
    <w:p w14:paraId="3EDCE912" w14:textId="77777777" w:rsidR="0039204B" w:rsidRDefault="0039204B" w:rsidP="004617F9">
      <w:pPr>
        <w:pStyle w:val="Caption"/>
      </w:pPr>
    </w:p>
    <w:p w14:paraId="7879E56B" w14:textId="2F1B149A" w:rsidR="007E5E38" w:rsidRPr="006C32D0" w:rsidDel="002E63EA" w:rsidRDefault="004617F9" w:rsidP="00CC28D1">
      <w:pPr>
        <w:pStyle w:val="Caption"/>
        <w:ind w:left="1416" w:firstLine="708"/>
        <w:rPr>
          <w:del w:id="1030" w:author="Cailleret Levi (cailllev)" w:date="2020-12-16T08:45:00Z"/>
          <w:rPrChange w:id="1031" w:author="Cailleret Levi (cailllev)" w:date="2020-12-16T10:01:00Z">
            <w:rPr>
              <w:del w:id="1032" w:author="Cailleret Levi (cailllev)" w:date="2020-12-16T08:45:00Z"/>
              <w:lang w:val="en-US"/>
            </w:rPr>
          </w:rPrChange>
        </w:rPr>
      </w:pPr>
      <w:del w:id="1033" w:author="Cailleret Levi (cailllev)" w:date="2020-12-16T08:45:00Z">
        <w:r w:rsidRPr="006C32D0" w:rsidDel="002E63EA">
          <w:rPr>
            <w:rPrChange w:id="1034" w:author="Cailleret Levi (cailllev)" w:date="2020-12-16T10:01:00Z">
              <w:rPr>
                <w:lang w:val="en-US"/>
              </w:rPr>
            </w:rPrChange>
          </w:rPr>
          <w:delText xml:space="preserve">Figure </w:delText>
        </w:r>
        <w:r w:rsidDel="002E63EA">
          <w:rPr>
            <w:i w:val="0"/>
          </w:rPr>
          <w:fldChar w:fldCharType="begin"/>
        </w:r>
        <w:r w:rsidRPr="006C32D0" w:rsidDel="002E63EA">
          <w:rPr>
            <w:rPrChange w:id="1035" w:author="Cailleret Levi (cailllev)" w:date="2020-12-16T10:01:00Z">
              <w:rPr>
                <w:lang w:val="en-US"/>
              </w:rPr>
            </w:rPrChange>
          </w:rPr>
          <w:delInstrText xml:space="preserve"> SEQ Figure \* ARABIC </w:delInstrText>
        </w:r>
        <w:r w:rsidDel="002E63EA">
          <w:rPr>
            <w:i w:val="0"/>
          </w:rPr>
          <w:fldChar w:fldCharType="separate"/>
        </w:r>
        <w:r w:rsidR="008B2AEE" w:rsidRPr="006C32D0" w:rsidDel="002E63EA">
          <w:rPr>
            <w:rPrChange w:id="1036" w:author="Cailleret Levi (cailllev)" w:date="2020-12-16T10:01:00Z">
              <w:rPr>
                <w:noProof/>
                <w:lang w:val="en-US"/>
              </w:rPr>
            </w:rPrChange>
          </w:rPr>
          <w:delText>3</w:delText>
        </w:r>
        <w:r w:rsidDel="002E63EA">
          <w:rPr>
            <w:i w:val="0"/>
          </w:rPr>
          <w:fldChar w:fldCharType="end"/>
        </w:r>
        <w:r w:rsidRPr="006C32D0" w:rsidDel="002E63EA">
          <w:rPr>
            <w:rPrChange w:id="1037" w:author="Cailleret Levi (cailllev)" w:date="2020-12-16T10:01:00Z">
              <w:rPr>
                <w:lang w:val="en-US"/>
              </w:rPr>
            </w:rPrChange>
          </w:rPr>
          <w:delText xml:space="preserve">: How to move, drei grundlegende Arten </w:delText>
        </w:r>
        <w:r w:rsidDel="002E63EA">
          <w:rPr>
            <w:i w:val="0"/>
          </w:rPr>
          <w:fldChar w:fldCharType="begin"/>
        </w:r>
        <w:r w:rsidR="002637FC" w:rsidRPr="006C32D0" w:rsidDel="002E63EA">
          <w:rPr>
            <w:rPrChange w:id="1038" w:author="Cailleret Levi (cailllev)" w:date="2020-12-16T10:01:00Z">
              <w:rPr>
                <w:lang w:val="en-US"/>
              </w:rPr>
            </w:rPrChange>
          </w:rPr>
          <w:delInstrText xml:space="preserve"> ADDIN ZOTERO_ITEM CSL_CITATION {"citationID":"Pyb2b7E4","properties":{"formattedCitation":"[7]","plainCitation":"[7]","noteIndex":0},"citationItems":[{"id":21,"uris":["http://zotero.org/users/6945396/items/7HQCAI7J"],"uri":["http://zotero.org/users/6945396/items/7HQCAI7J"],"itemData":{"id":21,"type":"article-journal","abstract":"Reactive defense mechanisms, such as intrusion detection systems, have made significant efforts to secure a system or network for the last several decades. However, the nature of reactive security mechanisms has limitations because potential attackers cannot be prevented in advance. We are facing a reality with the proliferation of persistent, advanced, intelligent attacks while defenders are often way behind attackers in taking appropriate actions to thwart potential attackers. The concept of moving target defense (MTD) has emerged as a proactive defense mechanism aiming to prevent attacks. In this work, we conducted a comprehensive, in-depth survey to discuss the following aspects of MTD: key roles, design principles, classifications, common attacks, key methodologies, important algorithms, metrics, evaluation methods, and application domains. We discuss the pros and cons of all aspects of MTD surveyed in this work. Lastly, we highlight insights and lessons learned from this study and suggest future work directions. The aim of this paper is to provide the overall trends of MTD research in terms of critical aspects of defense systems for researchers who seek for developing proactive, adaptive MTD mechanisms.","container-title":"arXiv:1909.08092 [cs]","note":"arXiv: 1909.08092","source":"arXiv.org","title":"Toward Proactive, Adaptive Defense: A Survey on Moving Target Defense","title-short":"Toward Proactive, Adaptive Defense","URL":"http://arxiv.org/abs/1909.08092","author":[{"family":"Cho","given":"Jin-Hee"},{"family":"Sharma","given":"Dilli P."},{"family":"Alavizadeh","given":"Hooman"},{"family":"Yoon","given":"Seunghyun"},{"family":"Ben-Asher","given":"Noam"},{"family":"Moore","given":"Terrence J."},{"family":"Kim","given":"Dong Seong"},{"family":"Lim","given":"Hyuk"},{"family":"Nelson","given":"Frederica F."}],"accessed":{"date-parts":[["2020",9,30]]},"issued":{"date-parts":[["2019",9,12]]}}}],"schema":"https://github.com/citation-style-language/schema/raw/master/csl-citation.json"} </w:delInstrText>
        </w:r>
        <w:r w:rsidDel="002E63EA">
          <w:rPr>
            <w:i w:val="0"/>
          </w:rPr>
          <w:fldChar w:fldCharType="separate"/>
        </w:r>
        <w:r w:rsidR="002637FC" w:rsidRPr="006C32D0" w:rsidDel="002E63EA">
          <w:rPr>
            <w:rFonts w:ascii="Calibri" w:hAnsi="Calibri" w:cs="Calibri"/>
            <w:rPrChange w:id="1039" w:author="Cailleret Levi (cailllev)" w:date="2020-12-16T10:01:00Z">
              <w:rPr>
                <w:rFonts w:ascii="Calibri" w:hAnsi="Calibri" w:cs="Calibri"/>
                <w:lang w:val="en-US"/>
              </w:rPr>
            </w:rPrChange>
          </w:rPr>
          <w:delText>[7]</w:delText>
        </w:r>
        <w:r w:rsidDel="002E63EA">
          <w:rPr>
            <w:i w:val="0"/>
          </w:rPr>
          <w:fldChar w:fldCharType="end"/>
        </w:r>
      </w:del>
    </w:p>
    <w:p w14:paraId="36E69EDA" w14:textId="77777777" w:rsidR="00B63398" w:rsidRPr="006C32D0" w:rsidRDefault="00B63398" w:rsidP="00B63398">
      <w:pPr>
        <w:rPr>
          <w:rPrChange w:id="1040" w:author="Cailleret Levi (cailllev)" w:date="2020-12-16T10:01:00Z">
            <w:rPr>
              <w:lang w:val="en-US"/>
            </w:rPr>
          </w:rPrChange>
        </w:rPr>
      </w:pPr>
    </w:p>
    <w:p w14:paraId="3C5BEDC4" w14:textId="366C6C0C" w:rsidR="00C2491E" w:rsidRPr="006C32D0" w:rsidRDefault="00FA48B7" w:rsidP="00EE1E53">
      <w:pPr>
        <w:rPr>
          <w:b/>
          <w:bCs/>
          <w:rPrChange w:id="1041" w:author="Cailleret Levi (cailllev)" w:date="2020-12-16T10:01:00Z">
            <w:rPr>
              <w:b/>
              <w:bCs/>
              <w:lang w:val="en-US"/>
            </w:rPr>
          </w:rPrChange>
        </w:rPr>
      </w:pPr>
      <w:r w:rsidRPr="006C32D0">
        <w:rPr>
          <w:b/>
          <w:bCs/>
          <w:rPrChange w:id="1042" w:author="Cailleret Levi (cailllev)" w:date="2020-12-16T10:01:00Z">
            <w:rPr>
              <w:b/>
              <w:bCs/>
              <w:lang w:val="en-US"/>
            </w:rPr>
          </w:rPrChange>
        </w:rPr>
        <w:t>Gegenstand (What to move):</w:t>
      </w:r>
    </w:p>
    <w:p w14:paraId="32CFC028" w14:textId="3335EC93" w:rsidR="0079788C" w:rsidRDefault="00545383" w:rsidP="00EE1E53">
      <w:r w:rsidRPr="002652C5">
        <w:rPr>
          <w:b/>
          <w:bCs/>
          <w:rPrChange w:id="1043" w:author="Cailleret Levi (cailllev)" w:date="2020-12-15T20:09:00Z">
            <w:rPr/>
          </w:rPrChange>
        </w:rPr>
        <w:t xml:space="preserve">Software </w:t>
      </w:r>
      <w:r w:rsidR="002F6F02" w:rsidRPr="002652C5">
        <w:rPr>
          <w:b/>
          <w:bCs/>
          <w:rPrChange w:id="1044" w:author="Cailleret Levi (cailllev)" w:date="2020-12-15T20:09:00Z">
            <w:rPr/>
          </w:rPrChange>
        </w:rPr>
        <w:t>T</w:t>
      </w:r>
      <w:r w:rsidRPr="002652C5">
        <w:rPr>
          <w:b/>
          <w:bCs/>
          <w:rPrChange w:id="1045" w:author="Cailleret Levi (cailllev)" w:date="2020-12-15T20:09:00Z">
            <w:rPr/>
          </w:rPrChange>
        </w:rPr>
        <w:t>ransformation</w:t>
      </w:r>
      <w:ins w:id="1046" w:author="Cailleret Levi (cailllev)" w:date="2020-12-15T20:09:00Z">
        <w:r w:rsidR="002652C5" w:rsidRPr="002652C5">
          <w:rPr>
            <w:b/>
            <w:bCs/>
            <w:rPrChange w:id="1047" w:author="Cailleret Levi (cailllev)" w:date="2020-12-15T20:09:00Z">
              <w:rPr/>
            </w:rPrChange>
          </w:rPr>
          <w:t>:</w:t>
        </w:r>
      </w:ins>
      <w:r w:rsidR="001709A1">
        <w:t xml:space="preserve"> </w:t>
      </w:r>
      <w:del w:id="1048" w:author="Cailleret Levi (cailllev)" w:date="2020-12-15T20:09:00Z">
        <w:r w:rsidR="001709A1" w:rsidDel="002652C5">
          <w:delText xml:space="preserve">– </w:delText>
        </w:r>
      </w:del>
      <w:r w:rsidR="001709A1">
        <w:t xml:space="preserve">Die Softwaretransformation nutzt die </w:t>
      </w:r>
      <w:r w:rsidR="001D3362">
        <w:t>Applikation</w:t>
      </w:r>
      <w:r w:rsidR="001709A1">
        <w:t>/die Software als Gegenstand</w:t>
      </w:r>
      <w:r w:rsidR="001D3362">
        <w:t>,</w:t>
      </w:r>
      <w:r w:rsidR="001709A1">
        <w:t xml:space="preserve"> der verschoben werden soll.</w:t>
      </w:r>
      <w:r w:rsidR="00DD0BF9">
        <w:t xml:space="preserve"> Diese wird </w:t>
      </w:r>
      <w:r w:rsidR="00392398">
        <w:t>so verändert, dass der Angreifer</w:t>
      </w:r>
      <w:r w:rsidR="00042939">
        <w:t xml:space="preserve"> zu verschiedenen Zeitpunkten</w:t>
      </w:r>
      <w:r w:rsidR="00392398">
        <w:t xml:space="preserve"> mehreren Implementationen ausgesetzt ist.</w:t>
      </w:r>
      <w:r w:rsidR="00042939">
        <w:t xml:space="preserve"> Dabei kann </w:t>
      </w:r>
      <w:r w:rsidR="00F15AC3">
        <w:t>D</w:t>
      </w:r>
      <w:r w:rsidR="00042939">
        <w:t xml:space="preserve">iversity eingesetzt </w:t>
      </w:r>
      <w:r w:rsidR="0077398C">
        <w:t>werden,</w:t>
      </w:r>
      <w:r w:rsidR="00042939">
        <w:t xml:space="preserve"> um verschiedene</w:t>
      </w:r>
      <w:r w:rsidR="00356A4B">
        <w:t xml:space="preserve"> Implementationen zu generieren.</w:t>
      </w:r>
      <w:r w:rsidR="00445C8B">
        <w:t xml:space="preserve"> </w:t>
      </w:r>
      <w:r w:rsidR="00A81CA7">
        <w:t>Hier</w:t>
      </w:r>
      <w:r w:rsidR="00445C8B">
        <w:t xml:space="preserve"> können ebenfalls verschiedene Methoden eingesetzt werden. </w:t>
      </w:r>
      <w:r w:rsidR="001F5641">
        <w:t xml:space="preserve">Es ist möglich </w:t>
      </w:r>
      <w:r w:rsidR="00F15AC3">
        <w:t>D</w:t>
      </w:r>
      <w:r w:rsidR="001F5641">
        <w:t xml:space="preserve">iversity der </w:t>
      </w:r>
      <w:r w:rsidR="00E7524D">
        <w:t>Softwaretransformation</w:t>
      </w:r>
      <w:r w:rsidR="001F5641">
        <w:t xml:space="preserve"> über eine Zufallsvariable </w:t>
      </w:r>
      <w:r w:rsidR="00E7524D">
        <w:t>oder auch nach praktischen Kriterien herzustellen</w:t>
      </w:r>
      <w:del w:id="1049" w:author="Kyburz Sascha (kybursas)" w:date="2020-12-16T11:07:00Z">
        <w:r w:rsidR="007F6F45" w:rsidDel="00062E72">
          <w:delText xml:space="preserve"> </w:delText>
        </w:r>
        <w:r w:rsidR="00A24B09" w:rsidDel="00062E72">
          <w:fldChar w:fldCharType="begin"/>
        </w:r>
        <w:r w:rsidR="000371EA" w:rsidDel="00062E72">
          <w:delInstrText xml:space="preserve"> ADDIN ZOTERO_ITEM CSL_CITATION {"citationID":"gLvWnGij","properties":{"formattedCitation":"[1]","plainCitation":"[1]","noteIndex":0},"citationItems":[{"id":79,"uris":["http://zotero.org/users/6945396/items/HE3IY8PB"],"uri":["http://zotero.org/users/6945396/items/HE3IY8PB"],"itemData":{"id":79,"type":"article-journal","abstract":"Moving target defense (MTD) has emerged as one of the game-changing themes to alter the asymmetric situation between attacks and defenses in cyber-security. Numerous related works involving several facets of MTD have been published. However, comprehensive analyses and research on MTD are still absent. In this paper, we present a survey on MTD technologies to scientifically and systematically introduce, categorize, and summarize the existing research works in this field. First, a new security model is introduced to describe the changes in the traditional defense paradigm and security model caused by the introduction of MTD. A function-and-movement model is provided to give a panoramic overview on different perspectives for understanding the existing MTD research works. Then a systematic interpretation of published literature is presented to describe the state of the art of the three main areas in the MTD field, namely, MTD theory, MTD strategy, and MTD evaluation. Specifically, in the area of MTD strategy, the common characteristics shared by the MTD strategies to improve system security and effectiveness are identified and extrapolated. Thereafter, the methods to implement these characteristics are concluded. Moreover, the MTD strategies are classified into three types according to their specific goals, and the necessary and sufficient conditions of each type to create effective MTD strategies are then summarized, which are typically one or more of the aforementioned characteristics. Finally, we provide a number of observations for the future direction in this field, which can be helpful for subsequent researchers.","container-title":"Frontiers of Information Technology &amp; Electronic Engineering","DOI":"10.1631/FITEE.1601321","ISSN":"2095-9230","issue":"11","journalAbbreviation":"Frontiers Inf Technol Electronic Eng","language":"en","page":"1122-1153","source":"Springer Link","title":"Moving target defense: state of the art and characteristics","title-short":"Moving target defense","volume":"17","author":[{"family":"Cai","given":"Gui-lin"},{"family":"Wang","given":"Bao-sheng"},{"family":"Hu","given":"Wei"},{"family":"Wang","given":"Tian-zuo"}],"issued":{"date-parts":[["2016",11,1]]}}}],"schema":"https://github.com/citation-style-language/schema/raw/master/csl-citation.json"} </w:delInstrText>
        </w:r>
        <w:r w:rsidR="00A24B09" w:rsidDel="00062E72">
          <w:fldChar w:fldCharType="separate"/>
        </w:r>
        <w:r w:rsidR="000371EA" w:rsidRPr="000371EA" w:rsidDel="00062E72">
          <w:rPr>
            <w:rFonts w:ascii="Calibri" w:hAnsi="Calibri" w:cs="Calibri"/>
          </w:rPr>
          <w:delText>[1]</w:delText>
        </w:r>
        <w:r w:rsidR="00A24B09" w:rsidDel="00062E72">
          <w:fldChar w:fldCharType="end"/>
        </w:r>
      </w:del>
      <w:r w:rsidR="007F6F45">
        <w:t>.</w:t>
      </w:r>
    </w:p>
    <w:p w14:paraId="3465123C" w14:textId="5FEEBB0E" w:rsidR="001F5E4F" w:rsidRDefault="001F5E4F" w:rsidP="00EE1E53">
      <w:r w:rsidRPr="008B6CC9">
        <w:rPr>
          <w:b/>
          <w:bCs/>
          <w:rPrChange w:id="1050" w:author="Cailleret Levi (cailllev)" w:date="2020-12-15T20:15:00Z">
            <w:rPr/>
          </w:rPrChange>
        </w:rPr>
        <w:t xml:space="preserve">Dynamic </w:t>
      </w:r>
      <w:r w:rsidR="002F6F02" w:rsidRPr="008B6CC9">
        <w:rPr>
          <w:b/>
          <w:bCs/>
          <w:rPrChange w:id="1051" w:author="Cailleret Levi (cailllev)" w:date="2020-12-15T20:15:00Z">
            <w:rPr/>
          </w:rPrChange>
        </w:rPr>
        <w:t>P</w:t>
      </w:r>
      <w:r w:rsidRPr="008B6CC9">
        <w:rPr>
          <w:b/>
          <w:bCs/>
          <w:rPrChange w:id="1052" w:author="Cailleret Levi (cailllev)" w:date="2020-12-15T20:15:00Z">
            <w:rPr/>
          </w:rPrChange>
        </w:rPr>
        <w:t xml:space="preserve">latform </w:t>
      </w:r>
      <w:r w:rsidR="002F6F02" w:rsidRPr="008B6CC9">
        <w:rPr>
          <w:b/>
          <w:bCs/>
          <w:rPrChange w:id="1053" w:author="Cailleret Levi (cailllev)" w:date="2020-12-15T20:15:00Z">
            <w:rPr/>
          </w:rPrChange>
        </w:rPr>
        <w:t>T</w:t>
      </w:r>
      <w:r w:rsidRPr="008B6CC9">
        <w:rPr>
          <w:b/>
          <w:bCs/>
          <w:rPrChange w:id="1054" w:author="Cailleret Levi (cailllev)" w:date="2020-12-15T20:15:00Z">
            <w:rPr/>
          </w:rPrChange>
        </w:rPr>
        <w:t>echniques</w:t>
      </w:r>
      <w:ins w:id="1055" w:author="Cailleret Levi (cailllev)" w:date="2020-12-15T20:09:00Z">
        <w:r w:rsidR="002652C5">
          <w:t>:</w:t>
        </w:r>
      </w:ins>
      <w:del w:id="1056" w:author="Cailleret Levi (cailllev)" w:date="2020-12-15T20:09:00Z">
        <w:r w:rsidR="00154FC2" w:rsidDel="002652C5">
          <w:delText xml:space="preserve"> –</w:delText>
        </w:r>
      </w:del>
      <w:r w:rsidR="00154FC2">
        <w:t xml:space="preserve"> </w:t>
      </w:r>
      <w:r w:rsidR="00A548EB">
        <w:t>Die Pla</w:t>
      </w:r>
      <w:r w:rsidR="00E64851">
        <w:t>t</w:t>
      </w:r>
      <w:r w:rsidR="00A548EB">
        <w:t>tform</w:t>
      </w:r>
      <w:r w:rsidR="00EE4392">
        <w:t>techniken nutz</w:t>
      </w:r>
      <w:del w:id="1057" w:author="Cailleret Levi (cailllev)" w:date="2020-12-19T19:16:00Z">
        <w:r w:rsidR="00EE4392" w:rsidDel="00054A41">
          <w:delText>t</w:delText>
        </w:r>
      </w:del>
      <w:r w:rsidR="00EE4392">
        <w:t xml:space="preserve">en die </w:t>
      </w:r>
      <w:r w:rsidR="00A17209">
        <w:t xml:space="preserve">Ausführungsumgebungen, also </w:t>
      </w:r>
      <w:r w:rsidR="00F80633">
        <w:t>ein zugrundeliegendes Betriebssystem</w:t>
      </w:r>
      <w:r w:rsidR="00A17209">
        <w:t xml:space="preserve"> oder Datenbanksystem, </w:t>
      </w:r>
      <w:r w:rsidR="00E64851">
        <w:t xml:space="preserve">als </w:t>
      </w:r>
      <w:r w:rsidR="00BF3A17">
        <w:t>Gegenstand,</w:t>
      </w:r>
      <w:r w:rsidR="00E64851">
        <w:t xml:space="preserve"> der verschoben wird. </w:t>
      </w:r>
      <w:r w:rsidR="00F80633">
        <w:t xml:space="preserve">Das beinhaltet auch die </w:t>
      </w:r>
      <w:r w:rsidR="00FE4706">
        <w:t xml:space="preserve">Laufzeitumgebung </w:t>
      </w:r>
      <w:r w:rsidR="00F80633">
        <w:t xml:space="preserve">und ihre Konfiguration. </w:t>
      </w:r>
      <w:r w:rsidR="00BF3A17">
        <w:t xml:space="preserve">Um einen </w:t>
      </w:r>
      <w:r w:rsidR="00261F30">
        <w:t>Wechsel</w:t>
      </w:r>
      <w:r w:rsidR="00BF3A17">
        <w:t xml:space="preserve"> zwischen zwei </w:t>
      </w:r>
      <w:r w:rsidR="00261F30">
        <w:t>Plattformen</w:t>
      </w:r>
      <w:r w:rsidR="00BF3A17">
        <w:t xml:space="preserve"> zu gewährleisten, müssen mehrere </w:t>
      </w:r>
      <w:r w:rsidR="00261F30">
        <w:t>Plattformen</w:t>
      </w:r>
      <w:r w:rsidR="00B03C54">
        <w:t xml:space="preserve"> für das System verfügbar sein, was wiederum dem Prinzip der </w:t>
      </w:r>
      <w:r w:rsidR="00FE66CD">
        <w:t>R</w:t>
      </w:r>
      <w:r w:rsidR="00B03C54">
        <w:t xml:space="preserve">edundancy </w:t>
      </w:r>
      <w:r w:rsidR="00261F30">
        <w:t xml:space="preserve">entspricht. </w:t>
      </w:r>
      <w:r w:rsidR="00D949B2">
        <w:t xml:space="preserve">Die Unterschiede zwischen den Laufzeitumgebungen </w:t>
      </w:r>
      <w:r w:rsidR="00B80554">
        <w:t xml:space="preserve">können variieren. Es kann sich um </w:t>
      </w:r>
      <w:r w:rsidR="00C6754C">
        <w:t>verschiedene</w:t>
      </w:r>
      <w:r w:rsidR="00B80554">
        <w:t xml:space="preserve"> Versionen </w:t>
      </w:r>
      <w:r w:rsidR="007812B5">
        <w:t>desselben</w:t>
      </w:r>
      <w:r w:rsidR="00B80554">
        <w:t xml:space="preserve"> </w:t>
      </w:r>
      <w:r w:rsidR="00C6754C">
        <w:t>Betriebssystems</w:t>
      </w:r>
      <w:r w:rsidR="00B80554">
        <w:t xml:space="preserve"> handeln oder </w:t>
      </w:r>
      <w:del w:id="1058" w:author="Cailleret Levi (cailllev)" w:date="2020-12-19T19:17:00Z">
        <w:r w:rsidR="00B80554" w:rsidDel="00A00489">
          <w:delText>auch um ein völlig verschiedenes</w:delText>
        </w:r>
      </w:del>
      <w:ins w:id="1059" w:author="Cailleret Levi (cailllev)" w:date="2020-12-19T19:17:00Z">
        <w:r w:rsidR="00A00489">
          <w:t xml:space="preserve">auch </w:t>
        </w:r>
        <w:r w:rsidR="001D1B5F">
          <w:t>um ein komplett a</w:t>
        </w:r>
      </w:ins>
      <w:ins w:id="1060" w:author="Cailleret Levi (cailllev)" w:date="2020-12-19T19:18:00Z">
        <w:r w:rsidR="001D1B5F">
          <w:t>nderes Betriebssystem, z.B. von Windows zu Ubuntu</w:t>
        </w:r>
      </w:ins>
      <w:r w:rsidR="00B80554">
        <w:t>.</w:t>
      </w:r>
      <w:r w:rsidR="006A7977">
        <w:t xml:space="preserve"> Durch </w:t>
      </w:r>
      <w:r w:rsidR="006A73A1">
        <w:t>das Wechseln</w:t>
      </w:r>
      <w:r w:rsidR="006A7977">
        <w:t xml:space="preserve"> der Laufzeitumgebung ist der Angreifer immer wieder vor eine neue Ausgangslage gestellt, so dass er </w:t>
      </w:r>
      <w:r w:rsidR="007812B5">
        <w:t>seine Angriffe neu koordinieren muss</w:t>
      </w:r>
      <w:del w:id="1061" w:author="Kyburz Sascha (kybursas)" w:date="2020-12-16T11:07:00Z">
        <w:r w:rsidR="007F6F45" w:rsidDel="00062E72">
          <w:delText xml:space="preserve"> </w:delText>
        </w:r>
        <w:r w:rsidR="00A24B09" w:rsidDel="00062E72">
          <w:fldChar w:fldCharType="begin"/>
        </w:r>
        <w:r w:rsidR="000371EA" w:rsidDel="00062E72">
          <w:delInstrText xml:space="preserve"> ADDIN ZOTERO_ITEM CSL_CITATION {"citationID":"o7lpZ1lD","properties":{"formattedCitation":"[1]","plainCitation":"[1]","noteIndex":0},"citationItems":[{"id":79,"uris":["http://zotero.org/users/6945396/items/HE3IY8PB"],"uri":["http://zotero.org/users/6945396/items/HE3IY8PB"],"itemData":{"id":79,"type":"article-journal","abstract":"Moving target defense (MTD) has emerged as one of the game-changing themes to alter the asymmetric situation between attacks and defenses in cyber-security. Numerous related works involving several facets of MTD have been published. However, comprehensive analyses and research on MTD are still absent. In this paper, we present a survey on MTD technologies to scientifically and systematically introduce, categorize, and summarize the existing research works in this field. First, a new security model is introduced to describe the changes in the traditional defense paradigm and security model caused by the introduction of MTD. A function-and-movement model is provided to give a panoramic overview on different perspectives for understanding the existing MTD research works. Then a systematic interpretation of published literature is presented to describe the state of the art of the three main areas in the MTD field, namely, MTD theory, MTD strategy, and MTD evaluation. Specifically, in the area of MTD strategy, the common characteristics shared by the MTD strategies to improve system security and effectiveness are identified and extrapolated. Thereafter, the methods to implement these characteristics are concluded. Moreover, the MTD strategies are classified into three types according to their specific goals, and the necessary and sufficient conditions of each type to create effective MTD strategies are then summarized, which are typically one or more of the aforementioned characteristics. Finally, we provide a number of observations for the future direction in this field, which can be helpful for subsequent researchers.","container-title":"Frontiers of Information Technology &amp; Electronic Engineering","DOI":"10.1631/FITEE.1601321","ISSN":"2095-9230","issue":"11","journalAbbreviation":"Frontiers Inf Technol Electronic Eng","language":"en","page":"1122-1153","source":"Springer Link","title":"Moving target defense: state of the art and characteristics","title-short":"Moving target defense","volume":"17","author":[{"family":"Cai","given":"Gui-lin"},{"family":"Wang","given":"Bao-sheng"},{"family":"Hu","given":"Wei"},{"family":"Wang","given":"Tian-zuo"}],"issued":{"date-parts":[["2016",11,1]]}}}],"schema":"https://github.com/citation-style-language/schema/raw/master/csl-citation.json"} </w:delInstrText>
        </w:r>
        <w:r w:rsidR="00A24B09" w:rsidDel="00062E72">
          <w:fldChar w:fldCharType="separate"/>
        </w:r>
        <w:r w:rsidR="000371EA" w:rsidRPr="000371EA" w:rsidDel="00062E72">
          <w:rPr>
            <w:rFonts w:ascii="Calibri" w:hAnsi="Calibri" w:cs="Calibri"/>
          </w:rPr>
          <w:delText>[1]</w:delText>
        </w:r>
        <w:r w:rsidR="00A24B09" w:rsidDel="00062E72">
          <w:fldChar w:fldCharType="end"/>
        </w:r>
      </w:del>
      <w:r w:rsidR="007F6F45">
        <w:t>.</w:t>
      </w:r>
    </w:p>
    <w:p w14:paraId="062EB77E" w14:textId="310EF31C" w:rsidR="000801F8" w:rsidRDefault="003C43AF" w:rsidP="00EE1E53">
      <w:r w:rsidRPr="008B6CC9">
        <w:rPr>
          <w:b/>
          <w:bCs/>
          <w:rPrChange w:id="1062" w:author="Cailleret Levi (cailllev)" w:date="2020-12-15T20:15:00Z">
            <w:rPr/>
          </w:rPrChange>
        </w:rPr>
        <w:t>Ne</w:t>
      </w:r>
      <w:del w:id="1063" w:author="Cailleret Levi (cailllev)" w:date="2020-12-15T20:09:00Z">
        <w:r w:rsidRPr="008B6CC9" w:rsidDel="002652C5">
          <w:rPr>
            <w:b/>
            <w:bCs/>
            <w:rPrChange w:id="1064" w:author="Cailleret Levi (cailllev)" w:date="2020-12-15T20:15:00Z">
              <w:rPr/>
            </w:rPrChange>
          </w:rPr>
          <w:delText>z</w:delText>
        </w:r>
      </w:del>
      <w:r w:rsidRPr="008B6CC9">
        <w:rPr>
          <w:b/>
          <w:bCs/>
          <w:rPrChange w:id="1065" w:author="Cailleret Levi (cailllev)" w:date="2020-12-15T20:15:00Z">
            <w:rPr/>
          </w:rPrChange>
        </w:rPr>
        <w:t xml:space="preserve">twork </w:t>
      </w:r>
      <w:r w:rsidR="002F6F02" w:rsidRPr="008B6CC9">
        <w:rPr>
          <w:b/>
          <w:bCs/>
          <w:rPrChange w:id="1066" w:author="Cailleret Levi (cailllev)" w:date="2020-12-15T20:15:00Z">
            <w:rPr/>
          </w:rPrChange>
        </w:rPr>
        <w:t>A</w:t>
      </w:r>
      <w:r w:rsidR="00F068A9" w:rsidRPr="008B6CC9">
        <w:rPr>
          <w:b/>
          <w:bCs/>
          <w:rPrChange w:id="1067" w:author="Cailleret Levi (cailllev)" w:date="2020-12-15T20:15:00Z">
            <w:rPr/>
          </w:rPrChange>
        </w:rPr>
        <w:t>d</w:t>
      </w:r>
      <w:r w:rsidRPr="008B6CC9">
        <w:rPr>
          <w:b/>
          <w:bCs/>
          <w:rPrChange w:id="1068" w:author="Cailleret Levi (cailllev)" w:date="2020-12-15T20:15:00Z">
            <w:rPr/>
          </w:rPrChange>
        </w:rPr>
        <w:t xml:space="preserve">dress </w:t>
      </w:r>
      <w:r w:rsidR="002F6F02" w:rsidRPr="008B6CC9">
        <w:rPr>
          <w:b/>
          <w:bCs/>
          <w:rPrChange w:id="1069" w:author="Cailleret Levi (cailllev)" w:date="2020-12-15T20:15:00Z">
            <w:rPr/>
          </w:rPrChange>
        </w:rPr>
        <w:t>S</w:t>
      </w:r>
      <w:r w:rsidRPr="008B6CC9">
        <w:rPr>
          <w:b/>
          <w:bCs/>
          <w:rPrChange w:id="1070" w:author="Cailleret Levi (cailllev)" w:date="2020-12-15T20:15:00Z">
            <w:rPr/>
          </w:rPrChange>
        </w:rPr>
        <w:t>huffling</w:t>
      </w:r>
      <w:del w:id="1071" w:author="Cailleret Levi (cailllev)" w:date="2020-12-15T20:09:00Z">
        <w:r w:rsidRPr="008B6CC9" w:rsidDel="002652C5">
          <w:rPr>
            <w:b/>
            <w:bCs/>
            <w:rPrChange w:id="1072" w:author="Cailleret Levi (cailllev)" w:date="2020-12-15T20:15:00Z">
              <w:rPr/>
            </w:rPrChange>
          </w:rPr>
          <w:delText xml:space="preserve"> –</w:delText>
        </w:r>
      </w:del>
      <w:ins w:id="1073" w:author="Cailleret Levi (cailllev)" w:date="2020-12-15T20:09:00Z">
        <w:r w:rsidR="002652C5" w:rsidRPr="008B6CC9">
          <w:rPr>
            <w:b/>
            <w:bCs/>
            <w:rPrChange w:id="1074" w:author="Cailleret Levi (cailllev)" w:date="2020-12-15T20:15:00Z">
              <w:rPr/>
            </w:rPrChange>
          </w:rPr>
          <w:t>:</w:t>
        </w:r>
      </w:ins>
      <w:r>
        <w:t xml:space="preserve"> </w:t>
      </w:r>
      <w:r w:rsidR="00115DD4">
        <w:t xml:space="preserve">Diese Methode benutzt das </w:t>
      </w:r>
      <w:r w:rsidR="002A7BA9">
        <w:t>M</w:t>
      </w:r>
      <w:r w:rsidR="000C7B04">
        <w:t>a</w:t>
      </w:r>
      <w:r w:rsidR="004F022A">
        <w:t>p</w:t>
      </w:r>
      <w:r w:rsidR="000C7B04">
        <w:t>ping</w:t>
      </w:r>
      <w:r w:rsidR="00115DD4">
        <w:t xml:space="preserve"> zwischen </w:t>
      </w:r>
      <w:r w:rsidR="000C7B04">
        <w:t>Netzwerkadressen</w:t>
      </w:r>
      <w:r w:rsidR="00115DD4">
        <w:t xml:space="preserve"> und </w:t>
      </w:r>
      <w:r w:rsidR="000C7B04">
        <w:t xml:space="preserve">entsprechenden Geräten/Komponenten als Gegenstand, der </w:t>
      </w:r>
      <w:r w:rsidR="006E57FD">
        <w:t>verschoben wird.</w:t>
      </w:r>
      <w:r w:rsidR="00511EF3">
        <w:t xml:space="preserve"> Netzwerkadressen sind eine </w:t>
      </w:r>
      <w:r w:rsidR="003F2F92">
        <w:t>Kombination</w:t>
      </w:r>
      <w:r w:rsidR="00511EF3">
        <w:t xml:space="preserve"> </w:t>
      </w:r>
      <w:commentRangeStart w:id="1075"/>
      <w:r w:rsidR="00511EF3">
        <w:t xml:space="preserve">aus </w:t>
      </w:r>
      <w:r w:rsidR="00841E4D">
        <w:t xml:space="preserve">IP und Informationen aus dem </w:t>
      </w:r>
      <w:r w:rsidR="002A7BA9">
        <w:t>T</w:t>
      </w:r>
      <w:r w:rsidR="00841E4D">
        <w:t xml:space="preserve">ransport </w:t>
      </w:r>
      <w:r w:rsidR="002A7BA9">
        <w:t>L</w:t>
      </w:r>
      <w:r w:rsidR="00841E4D">
        <w:t xml:space="preserve">ayer. </w:t>
      </w:r>
      <w:r w:rsidR="00456F25">
        <w:t xml:space="preserve">Beide dieser Komponenten können für das </w:t>
      </w:r>
      <w:ins w:id="1076" w:author="Cailleret Levi (cailllev)" w:date="2020-12-19T19:18:00Z">
        <w:r w:rsidR="005D07E8">
          <w:t>V</w:t>
        </w:r>
      </w:ins>
      <w:del w:id="1077" w:author="Cailleret Levi (cailllev)" w:date="2020-12-19T19:18:00Z">
        <w:r w:rsidR="003F2F92" w:rsidDel="005D07E8">
          <w:delText>v</w:delText>
        </w:r>
      </w:del>
      <w:r w:rsidR="003F2F92">
        <w:t>ertauschen, das</w:t>
      </w:r>
      <w:r w:rsidR="00F21B1B">
        <w:t xml:space="preserve"> </w:t>
      </w:r>
      <w:r w:rsidR="002A7BA9">
        <w:t>S</w:t>
      </w:r>
      <w:r w:rsidR="00456F25">
        <w:t>huffling</w:t>
      </w:r>
      <w:r w:rsidR="00F21B1B">
        <w:t>,</w:t>
      </w:r>
      <w:r w:rsidR="00456F25">
        <w:t xml:space="preserve"> genutzt werden. </w:t>
      </w:r>
      <w:commentRangeEnd w:id="1075"/>
      <w:r w:rsidR="00710FCB">
        <w:rPr>
          <w:rStyle w:val="CommentReference"/>
        </w:rPr>
        <w:commentReference w:id="1075"/>
      </w:r>
      <w:r w:rsidR="003F2F92">
        <w:t>Das Wechseln</w:t>
      </w:r>
      <w:r w:rsidR="00A30C7A">
        <w:t xml:space="preserve"> der Adressen wird einen Angreifer </w:t>
      </w:r>
      <w:r w:rsidR="00924F6D">
        <w:t>bei mehrmaligem Zugriff</w:t>
      </w:r>
      <w:r w:rsidR="00A30C7A">
        <w:t xml:space="preserve"> immer wieder an eine andere Komponente senden, so dass er </w:t>
      </w:r>
      <w:r w:rsidR="003F2F92">
        <w:t xml:space="preserve">schnell den Überblick verliert und zunehmend Ressourcen bei der Anpassung seiner Angriffe einsetzen muss. </w:t>
      </w:r>
      <w:r w:rsidR="004F6DB2">
        <w:t>Bei der Entscheidung</w:t>
      </w:r>
      <w:ins w:id="1078" w:author="Cailleret Levi (cailllev)" w:date="2020-12-19T19:18:00Z">
        <w:r w:rsidR="005D07E8">
          <w:t>,</w:t>
        </w:r>
      </w:ins>
      <w:r w:rsidR="004F6DB2">
        <w:t xml:space="preserve"> welche </w:t>
      </w:r>
      <w:r w:rsidR="00C402F5">
        <w:t>Adressen</w:t>
      </w:r>
      <w:r w:rsidR="004F6DB2">
        <w:t xml:space="preserve"> getauscht werden sollen</w:t>
      </w:r>
      <w:ins w:id="1079" w:author="Cailleret Levi (cailllev)" w:date="2020-12-19T19:18:00Z">
        <w:r w:rsidR="005D07E8">
          <w:t>,</w:t>
        </w:r>
      </w:ins>
      <w:r w:rsidR="004F6DB2">
        <w:t xml:space="preserve"> und zu welchem </w:t>
      </w:r>
      <w:r w:rsidR="00C402F5">
        <w:t>Zeitpunkt</w:t>
      </w:r>
      <w:ins w:id="1080" w:author="Cailleret Levi (cailllev)" w:date="2020-12-19T19:18:00Z">
        <w:r w:rsidR="005D07E8">
          <w:t>,</w:t>
        </w:r>
      </w:ins>
      <w:r w:rsidR="004F6DB2">
        <w:t xml:space="preserve"> gehen die </w:t>
      </w:r>
      <w:r w:rsidR="00C402F5">
        <w:t>Methoden</w:t>
      </w:r>
      <w:r w:rsidR="004F6DB2">
        <w:t xml:space="preserve"> wieder auseinander</w:t>
      </w:r>
      <w:r w:rsidR="00924F6D">
        <w:t>.</w:t>
      </w:r>
      <w:r w:rsidR="004F6DB2">
        <w:t xml:space="preserve"> </w:t>
      </w:r>
      <w:r w:rsidR="00924F6D">
        <w:t>Es gibt</w:t>
      </w:r>
      <w:r w:rsidR="004F6DB2">
        <w:t xml:space="preserve"> </w:t>
      </w:r>
      <w:r w:rsidR="00A30C7A">
        <w:t xml:space="preserve">unzählige </w:t>
      </w:r>
      <w:r w:rsidR="00C402F5">
        <w:t>A</w:t>
      </w:r>
      <w:r w:rsidR="00A30C7A">
        <w:t>lternativen für eine genaue Implementation</w:t>
      </w:r>
      <w:r w:rsidR="007F6F45">
        <w:t xml:space="preserve"> </w:t>
      </w:r>
      <w:r w:rsidR="00EB5A84">
        <w:fldChar w:fldCharType="begin"/>
      </w:r>
      <w:r w:rsidR="00DD197A">
        <w:instrText xml:space="preserve"> ADDIN ZOTERO_ITEM CSL_CITATION {"citationID":"oQkkoJpM","properties":{"formattedCitation":"[1]","plainCitation":"[1]","noteIndex":0},"citationItems":[{"id":71,"uris":["http://zotero.org/users/6945396/items/HE3IY8PB"],"uri":["http://zotero.org/users/6945396/items/HE3IY8PB"],"itemData":{"id":71,"type":"article-journal","abstract":"Moving target defense (MTD) has emerged as one of the game-changing themes to alter the asymmetric situation between attacks and defenses in cyber-security. Numerous related works involving several facets of MTD have been published. However, comprehensive analyses and research on MTD are still absent. In this paper, we present a survey on MTD technologies to scientifically and systematically introduce, categorize, and summarize the existing research works in this field. First, a new security model is introduced to describe the changes in the traditional defense paradigm and security model caused by the introduction of MTD. A function-and-movement model is provided to give a panoramic overview on different perspectives for understanding the existing MTD research works. Then a systematic interpretation of published literature is presented to describe the state of the art of the three main areas in the MTD field, namely, MTD theory, MTD strategy, and MTD evaluation. Specifically, in the area of MTD strategy, the common characteristics shared by the MTD strategies to improve system security and effectiveness are identified and extrapolated. Thereafter, the methods to implement these characteristics are concluded. Moreover, the MTD strategies are classified into three types according to their specific goals, and the necessary and sufficient conditions of each type to create effective MTD strategies are then summarized, which are typically one or more of the aforementioned characteristics. Finally, we provide a number of observations for the future direction in this field, which can be helpful for subsequent researchers.","container-title":"Frontiers of Information Technology &amp; Electronic Engineering","DOI":"10.1631/FITEE.1601321","ISSN":"2095-9230","issue":"11","journalAbbreviation":"Frontiers Inf Technol Electronic Eng","language":"en","page":"1122-1153","source":"Springer Link","title":"Moving target defense: state of the art and characteristics","title-short":"Moving target defense","volume":"17","author":[{"family":"Cai","given":"Gui-lin"},{"family":"Wang","given":"Bao-sheng"},{"family":"Hu","given":"Wei"},{"family":"Wang","given":"Tian-zuo"}],"issued":{"date-parts":[["2016",11,1]]}}}],"schema":"https://github.com/citation-style-language/schema/raw/master/csl-citation.json"} </w:instrText>
      </w:r>
      <w:r w:rsidR="00EB5A84">
        <w:fldChar w:fldCharType="separate"/>
      </w:r>
      <w:r w:rsidR="000371EA" w:rsidRPr="000371EA">
        <w:rPr>
          <w:rFonts w:ascii="Calibri" w:hAnsi="Calibri" w:cs="Calibri"/>
        </w:rPr>
        <w:t>[1]</w:t>
      </w:r>
      <w:r w:rsidR="00EB5A84">
        <w:fldChar w:fldCharType="end"/>
      </w:r>
      <w:r w:rsidR="007F6F45">
        <w:t>.</w:t>
      </w:r>
    </w:p>
    <w:p w14:paraId="629587C2" w14:textId="3229280E" w:rsidR="00E6380E" w:rsidDel="00547022" w:rsidRDefault="00E6380E" w:rsidP="00EE1E53">
      <w:pPr>
        <w:rPr>
          <w:del w:id="1081" w:author="Cailleret Levi (cailllev)" w:date="2020-12-16T10:01:00Z"/>
        </w:rPr>
      </w:pPr>
    </w:p>
    <w:p w14:paraId="00814699" w14:textId="6FF265A5" w:rsidR="00B63398" w:rsidDel="00547022" w:rsidRDefault="00B63398" w:rsidP="00EE1E53">
      <w:pPr>
        <w:rPr>
          <w:del w:id="1082" w:author="Cailleret Levi (cailllev)" w:date="2020-12-16T10:01:00Z"/>
        </w:rPr>
      </w:pPr>
    </w:p>
    <w:p w14:paraId="2F4F463C" w14:textId="41324C80" w:rsidR="00CC28D1" w:rsidDel="00547022" w:rsidRDefault="00CC28D1" w:rsidP="00EE1E53">
      <w:pPr>
        <w:rPr>
          <w:del w:id="1083" w:author="Cailleret Levi (cailllev)" w:date="2020-12-16T10:01:00Z"/>
        </w:rPr>
      </w:pPr>
    </w:p>
    <w:p w14:paraId="120D7C61" w14:textId="29FDBE51" w:rsidR="00547022" w:rsidRDefault="00547022">
      <w:pPr>
        <w:jc w:val="left"/>
        <w:rPr>
          <w:ins w:id="1084" w:author="Cailleret Levi (cailllev)" w:date="2020-12-16T10:01:00Z"/>
        </w:rPr>
      </w:pPr>
      <w:ins w:id="1085" w:author="Cailleret Levi (cailllev)" w:date="2020-12-16T10:01:00Z">
        <w:r>
          <w:br w:type="page"/>
        </w:r>
      </w:ins>
    </w:p>
    <w:p w14:paraId="067AF628" w14:textId="315BBCD2" w:rsidR="00CC28D1" w:rsidDel="00547022" w:rsidRDefault="00CC28D1" w:rsidP="00EE1E53">
      <w:pPr>
        <w:rPr>
          <w:del w:id="1086" w:author="Cailleret Levi (cailllev)" w:date="2020-12-16T10:01:00Z"/>
        </w:rPr>
      </w:pPr>
    </w:p>
    <w:tbl>
      <w:tblPr>
        <w:tblStyle w:val="GridTable7Colorful-Accent1"/>
        <w:tblW w:w="9072" w:type="dxa"/>
        <w:tblInd w:w="-5" w:type="dxa"/>
        <w:tblLook w:val="04A0" w:firstRow="1" w:lastRow="0" w:firstColumn="1" w:lastColumn="0" w:noHBand="0" w:noVBand="1"/>
      </w:tblPr>
      <w:tblGrid>
        <w:gridCol w:w="2268"/>
        <w:gridCol w:w="2268"/>
        <w:gridCol w:w="2268"/>
        <w:gridCol w:w="2268"/>
      </w:tblGrid>
      <w:tr w:rsidR="00162803" w14:paraId="02A383DE" w14:textId="77777777" w:rsidTr="00162803">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2268" w:type="dxa"/>
          </w:tcPr>
          <w:p w14:paraId="5C147290" w14:textId="4E0B8A32" w:rsidR="00162803" w:rsidRPr="00F23614" w:rsidRDefault="00162803" w:rsidP="00EE1E53">
            <w:del w:id="1087" w:author="Cailleret Levi (cailllev)" w:date="2020-12-15T20:13:00Z">
              <w:r w:rsidRPr="00F23614" w:rsidDel="00AC1A24">
                <w:delText>Charakteristik</w:delText>
              </w:r>
            </w:del>
            <w:ins w:id="1088" w:author="Cailleret Levi (cailllev)" w:date="2020-12-15T20:13:00Z">
              <w:r w:rsidR="00AC1A24">
                <w:t>Aspekt</w:t>
              </w:r>
            </w:ins>
          </w:p>
        </w:tc>
        <w:tc>
          <w:tcPr>
            <w:tcW w:w="6804" w:type="dxa"/>
            <w:gridSpan w:val="3"/>
          </w:tcPr>
          <w:p w14:paraId="0267A492" w14:textId="61E27EAA" w:rsidR="00162803" w:rsidRPr="00F23614" w:rsidDel="00162803" w:rsidRDefault="00162803">
            <w:pPr>
              <w:jc w:val="center"/>
              <w:cnfStyle w:val="100000000000" w:firstRow="1" w:lastRow="0" w:firstColumn="0" w:lastColumn="0" w:oddVBand="0" w:evenVBand="0" w:oddHBand="0" w:evenHBand="0" w:firstRowFirstColumn="0" w:firstRowLastColumn="0" w:lastRowFirstColumn="0" w:lastRowLastColumn="0"/>
              <w:rPr>
                <w:del w:id="1089" w:author="Cailleret Levi (cailllev)" w:date="2020-12-15T20:12:00Z"/>
                <w:b w:val="0"/>
                <w:bCs w:val="0"/>
              </w:rPr>
              <w:pPrChange w:id="1090" w:author="Unknown" w:date="2020-12-15T20:13:00Z">
                <w:pPr>
                  <w:cnfStyle w:val="100000000000" w:firstRow="1" w:lastRow="0" w:firstColumn="0" w:lastColumn="0" w:oddVBand="0" w:evenVBand="0" w:oddHBand="0" w:evenHBand="0" w:firstRowFirstColumn="0" w:firstRowLastColumn="0" w:lastRowFirstColumn="0" w:lastRowLastColumn="0"/>
                </w:pPr>
              </w:pPrChange>
            </w:pPr>
            <w:del w:id="1091" w:author="Cailleret Levi (cailllev)" w:date="2020-12-15T20:12:00Z">
              <w:r w:rsidRPr="00F23614" w:rsidDel="00311FA9">
                <w:delText>1. Methode</w:delText>
              </w:r>
            </w:del>
            <w:ins w:id="1092" w:author="Cailleret Levi (cailllev)" w:date="2020-12-15T20:13:00Z">
              <w:r>
                <w:t>mögliche Implementationen</w:t>
              </w:r>
            </w:ins>
          </w:p>
          <w:p w14:paraId="70473956" w14:textId="599612B3" w:rsidR="00162803" w:rsidRPr="00F23614" w:rsidDel="00162803" w:rsidRDefault="00162803">
            <w:pPr>
              <w:jc w:val="center"/>
              <w:cnfStyle w:val="100000000000" w:firstRow="1" w:lastRow="0" w:firstColumn="0" w:lastColumn="0" w:oddVBand="0" w:evenVBand="0" w:oddHBand="0" w:evenHBand="0" w:firstRowFirstColumn="0" w:firstRowLastColumn="0" w:lastRowFirstColumn="0" w:lastRowLastColumn="0"/>
              <w:rPr>
                <w:del w:id="1093" w:author="Cailleret Levi (cailllev)" w:date="2020-12-15T20:12:00Z"/>
                <w:b w:val="0"/>
                <w:bCs w:val="0"/>
              </w:rPr>
              <w:pPrChange w:id="1094" w:author="Unknown" w:date="2020-12-15T20:13:00Z">
                <w:pPr>
                  <w:cnfStyle w:val="100000000000" w:firstRow="1" w:lastRow="0" w:firstColumn="0" w:lastColumn="0" w:oddVBand="0" w:evenVBand="0" w:oddHBand="0" w:evenHBand="0" w:firstRowFirstColumn="0" w:firstRowLastColumn="0" w:lastRowFirstColumn="0" w:lastRowLastColumn="0"/>
                </w:pPr>
              </w:pPrChange>
            </w:pPr>
            <w:del w:id="1095" w:author="Cailleret Levi (cailllev)" w:date="2020-12-15T20:12:00Z">
              <w:r w:rsidRPr="00F23614" w:rsidDel="00311FA9">
                <w:delText>2. Methode</w:delText>
              </w:r>
            </w:del>
          </w:p>
          <w:p w14:paraId="2CEC5C73" w14:textId="0B0C41DC" w:rsidR="00162803" w:rsidRPr="00F23614" w:rsidRDefault="00162803">
            <w:pPr>
              <w:jc w:val="center"/>
              <w:cnfStyle w:val="100000000000" w:firstRow="1" w:lastRow="0" w:firstColumn="0" w:lastColumn="0" w:oddVBand="0" w:evenVBand="0" w:oddHBand="0" w:evenHBand="0" w:firstRowFirstColumn="0" w:firstRowLastColumn="0" w:lastRowFirstColumn="0" w:lastRowLastColumn="0"/>
              <w:pPrChange w:id="1096" w:author="Unknown" w:date="2020-12-15T20:13:00Z">
                <w:pPr>
                  <w:cnfStyle w:val="100000000000" w:firstRow="1" w:lastRow="0" w:firstColumn="0" w:lastColumn="0" w:oddVBand="0" w:evenVBand="0" w:oddHBand="0" w:evenHBand="0" w:firstRowFirstColumn="0" w:firstRowLastColumn="0" w:lastRowFirstColumn="0" w:lastRowLastColumn="0"/>
                </w:pPr>
              </w:pPrChange>
            </w:pPr>
            <w:del w:id="1097" w:author="Cailleret Levi (cailllev)" w:date="2020-12-15T20:12:00Z">
              <w:r w:rsidRPr="00F23614" w:rsidDel="00311FA9">
                <w:delText>3. Methode</w:delText>
              </w:r>
            </w:del>
          </w:p>
        </w:tc>
      </w:tr>
      <w:tr w:rsidR="0061564F" w14:paraId="53BBCFE7" w14:textId="77777777" w:rsidTr="0016280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8EAADB" w:themeColor="accent1" w:themeTint="99"/>
            </w:tcBorders>
          </w:tcPr>
          <w:p w14:paraId="56069831" w14:textId="0E359D2E" w:rsidR="00702148" w:rsidRDefault="004533EF" w:rsidP="00EB432A">
            <w:pPr>
              <w:tabs>
                <w:tab w:val="right" w:pos="2038"/>
              </w:tabs>
            </w:pPr>
            <w:commentRangeStart w:id="1098"/>
            <w:r>
              <w:t>When to move</w:t>
            </w:r>
          </w:p>
        </w:tc>
        <w:tc>
          <w:tcPr>
            <w:tcW w:w="2268" w:type="dxa"/>
          </w:tcPr>
          <w:p w14:paraId="560960A6" w14:textId="16E9718F" w:rsidR="00702148" w:rsidRDefault="00F05040" w:rsidP="00EE1E53">
            <w:pPr>
              <w:cnfStyle w:val="000000100000" w:firstRow="0" w:lastRow="0" w:firstColumn="0" w:lastColumn="0" w:oddVBand="0" w:evenVBand="0" w:oddHBand="1" w:evenHBand="0" w:firstRowFirstColumn="0" w:firstRowLastColumn="0" w:lastRowFirstColumn="0" w:lastRowLastColumn="0"/>
            </w:pPr>
            <w:r>
              <w:t>Time-</w:t>
            </w:r>
            <w:r w:rsidR="002F6F02">
              <w:t>B</w:t>
            </w:r>
            <w:r>
              <w:t>ased</w:t>
            </w:r>
          </w:p>
        </w:tc>
        <w:tc>
          <w:tcPr>
            <w:tcW w:w="2268" w:type="dxa"/>
          </w:tcPr>
          <w:p w14:paraId="40CDB0C6" w14:textId="2C5C460F" w:rsidR="00702148" w:rsidRDefault="00F05040" w:rsidP="00EE1E53">
            <w:pPr>
              <w:cnfStyle w:val="000000100000" w:firstRow="0" w:lastRow="0" w:firstColumn="0" w:lastColumn="0" w:oddVBand="0" w:evenVBand="0" w:oddHBand="1" w:evenHBand="0" w:firstRowFirstColumn="0" w:firstRowLastColumn="0" w:lastRowFirstColumn="0" w:lastRowLastColumn="0"/>
            </w:pPr>
            <w:r>
              <w:t>Event-</w:t>
            </w:r>
            <w:r w:rsidR="002F6F02">
              <w:t>B</w:t>
            </w:r>
            <w:r>
              <w:t>ased</w:t>
            </w:r>
          </w:p>
        </w:tc>
        <w:tc>
          <w:tcPr>
            <w:tcW w:w="2268" w:type="dxa"/>
          </w:tcPr>
          <w:p w14:paraId="2E03680F" w14:textId="0D12ECC4" w:rsidR="00702148" w:rsidRDefault="00F05040" w:rsidP="00EE1E53">
            <w:pPr>
              <w:cnfStyle w:val="000000100000" w:firstRow="0" w:lastRow="0" w:firstColumn="0" w:lastColumn="0" w:oddVBand="0" w:evenVBand="0" w:oddHBand="1" w:evenHBand="0" w:firstRowFirstColumn="0" w:firstRowLastColumn="0" w:lastRowFirstColumn="0" w:lastRowLastColumn="0"/>
            </w:pPr>
            <w:r>
              <w:t>Hybrid</w:t>
            </w:r>
          </w:p>
        </w:tc>
      </w:tr>
      <w:tr w:rsidR="003C00B7" w14:paraId="295D3C4B" w14:textId="77777777" w:rsidTr="00162803">
        <w:trPr>
          <w:trHeight w:val="340"/>
        </w:trPr>
        <w:tc>
          <w:tcPr>
            <w:cnfStyle w:val="001000000000" w:firstRow="0" w:lastRow="0" w:firstColumn="1" w:lastColumn="0" w:oddVBand="0" w:evenVBand="0" w:oddHBand="0" w:evenHBand="0" w:firstRowFirstColumn="0" w:firstRowLastColumn="0" w:lastRowFirstColumn="0" w:lastRowLastColumn="0"/>
            <w:tcW w:w="2268" w:type="dxa"/>
          </w:tcPr>
          <w:p w14:paraId="6723C38E" w14:textId="24A71AD2" w:rsidR="00702148" w:rsidRDefault="004533EF" w:rsidP="002041A5">
            <w:pPr>
              <w:tabs>
                <w:tab w:val="right" w:pos="2038"/>
              </w:tabs>
            </w:pPr>
            <w:r>
              <w:t>How to move</w:t>
            </w:r>
          </w:p>
        </w:tc>
        <w:tc>
          <w:tcPr>
            <w:tcW w:w="2268" w:type="dxa"/>
          </w:tcPr>
          <w:p w14:paraId="62121B57" w14:textId="43AED253" w:rsidR="00702148" w:rsidRDefault="00F0559C" w:rsidP="00EE1E53">
            <w:pPr>
              <w:cnfStyle w:val="000000000000" w:firstRow="0" w:lastRow="0" w:firstColumn="0" w:lastColumn="0" w:oddVBand="0" w:evenVBand="0" w:oddHBand="0" w:evenHBand="0" w:firstRowFirstColumn="0" w:firstRowLastColumn="0" w:lastRowFirstColumn="0" w:lastRowLastColumn="0"/>
            </w:pPr>
            <w:r>
              <w:t>Shuffling</w:t>
            </w:r>
          </w:p>
        </w:tc>
        <w:tc>
          <w:tcPr>
            <w:tcW w:w="2268" w:type="dxa"/>
          </w:tcPr>
          <w:p w14:paraId="6BAFC300" w14:textId="1C09F2F1" w:rsidR="00702148" w:rsidRDefault="00F0559C" w:rsidP="00EE1E53">
            <w:pPr>
              <w:cnfStyle w:val="000000000000" w:firstRow="0" w:lastRow="0" w:firstColumn="0" w:lastColumn="0" w:oddVBand="0" w:evenVBand="0" w:oddHBand="0" w:evenHBand="0" w:firstRowFirstColumn="0" w:firstRowLastColumn="0" w:lastRowFirstColumn="0" w:lastRowLastColumn="0"/>
            </w:pPr>
            <w:r>
              <w:t>Diversity</w:t>
            </w:r>
          </w:p>
        </w:tc>
        <w:tc>
          <w:tcPr>
            <w:tcW w:w="2268" w:type="dxa"/>
          </w:tcPr>
          <w:p w14:paraId="50D8D481" w14:textId="585D7AD1" w:rsidR="00702148" w:rsidRDefault="00F0559C" w:rsidP="00EE1E53">
            <w:pPr>
              <w:cnfStyle w:val="000000000000" w:firstRow="0" w:lastRow="0" w:firstColumn="0" w:lastColumn="0" w:oddVBand="0" w:evenVBand="0" w:oddHBand="0" w:evenHBand="0" w:firstRowFirstColumn="0" w:firstRowLastColumn="0" w:lastRowFirstColumn="0" w:lastRowLastColumn="0"/>
            </w:pPr>
            <w:r>
              <w:t>Redundancy</w:t>
            </w:r>
          </w:p>
        </w:tc>
      </w:tr>
      <w:tr w:rsidR="00EF1DFD" w14:paraId="659FF38F" w14:textId="77777777" w:rsidTr="0016280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tcPr>
          <w:p w14:paraId="78DEE481" w14:textId="7154B60D" w:rsidR="00702148" w:rsidRDefault="004533EF" w:rsidP="00EE1E53">
            <w:r>
              <w:t>What to move</w:t>
            </w:r>
          </w:p>
        </w:tc>
        <w:tc>
          <w:tcPr>
            <w:tcW w:w="2268" w:type="dxa"/>
          </w:tcPr>
          <w:p w14:paraId="19F13236" w14:textId="72BAA028" w:rsidR="00702148" w:rsidRDefault="00F0559C" w:rsidP="00EE1E53">
            <w:pPr>
              <w:cnfStyle w:val="000000100000" w:firstRow="0" w:lastRow="0" w:firstColumn="0" w:lastColumn="0" w:oddVBand="0" w:evenVBand="0" w:oddHBand="1" w:evenHBand="0" w:firstRowFirstColumn="0" w:firstRowLastColumn="0" w:lastRowFirstColumn="0" w:lastRowLastColumn="0"/>
            </w:pPr>
            <w:r>
              <w:t>Software Transformation</w:t>
            </w:r>
          </w:p>
        </w:tc>
        <w:tc>
          <w:tcPr>
            <w:tcW w:w="2268" w:type="dxa"/>
          </w:tcPr>
          <w:p w14:paraId="551FF325" w14:textId="34B210C4" w:rsidR="00702148" w:rsidRDefault="00C560E1" w:rsidP="002F6F02">
            <w:pPr>
              <w:jc w:val="left"/>
              <w:cnfStyle w:val="000000100000" w:firstRow="0" w:lastRow="0" w:firstColumn="0" w:lastColumn="0" w:oddVBand="0" w:evenVBand="0" w:oddHBand="1" w:evenHBand="0" w:firstRowFirstColumn="0" w:firstRowLastColumn="0" w:lastRowFirstColumn="0" w:lastRowLastColumn="0"/>
            </w:pPr>
            <w:r>
              <w:t>Dynamic Platform Techniques</w:t>
            </w:r>
          </w:p>
        </w:tc>
        <w:tc>
          <w:tcPr>
            <w:tcW w:w="2268" w:type="dxa"/>
          </w:tcPr>
          <w:p w14:paraId="45BFAEC1" w14:textId="45CDBF87" w:rsidR="00702148" w:rsidRDefault="002F6F02" w:rsidP="00DC4916">
            <w:pPr>
              <w:keepNext/>
              <w:jc w:val="left"/>
              <w:cnfStyle w:val="000000100000" w:firstRow="0" w:lastRow="0" w:firstColumn="0" w:lastColumn="0" w:oddVBand="0" w:evenVBand="0" w:oddHBand="1" w:evenHBand="0" w:firstRowFirstColumn="0" w:firstRowLastColumn="0" w:lastRowFirstColumn="0" w:lastRowLastColumn="0"/>
            </w:pPr>
            <w:r>
              <w:t>Network Address Shuffling</w:t>
            </w:r>
            <w:commentRangeEnd w:id="1098"/>
            <w:r w:rsidR="00262C6B">
              <w:rPr>
                <w:rStyle w:val="CommentReference"/>
                <w:color w:val="auto"/>
              </w:rPr>
              <w:commentReference w:id="1098"/>
            </w:r>
          </w:p>
        </w:tc>
      </w:tr>
    </w:tbl>
    <w:p w14:paraId="352CDA93" w14:textId="55E1333F" w:rsidR="003D44D5" w:rsidRPr="003D44D5" w:rsidRDefault="003D44D5">
      <w:pPr>
        <w:pStyle w:val="Caption"/>
        <w:jc w:val="center"/>
        <w:rPr>
          <w:ins w:id="1099" w:author="Cailleret Levi (cailllev)" w:date="2020-12-16T08:47:00Z"/>
          <w:b/>
          <w:bCs/>
          <w:rPrChange w:id="1100" w:author="Cailleret Levi (cailllev)" w:date="2020-12-16T08:47:00Z">
            <w:rPr>
              <w:ins w:id="1101" w:author="Cailleret Levi (cailllev)" w:date="2020-12-16T08:47:00Z"/>
            </w:rPr>
          </w:rPrChange>
        </w:rPr>
        <w:pPrChange w:id="1102" w:author="Cailleret Levi (cailllev)" w:date="2020-12-16T08:47:00Z">
          <w:pPr>
            <w:pStyle w:val="Caption"/>
          </w:pPr>
        </w:pPrChange>
      </w:pPr>
      <w:ins w:id="1103" w:author="Cailleret Levi (cailllev)" w:date="2020-12-16T08:47:00Z">
        <w:r>
          <w:br/>
        </w:r>
        <w:bookmarkStart w:id="1104" w:name="_Toc59002708"/>
        <w:r>
          <w:t xml:space="preserve">Tabelle </w:t>
        </w:r>
      </w:ins>
      <w:ins w:id="1105" w:author="Cailleret Levi (cailllev)" w:date="2020-12-16T09:03:00Z">
        <w:r w:rsidR="003F0990">
          <w:fldChar w:fldCharType="begin"/>
        </w:r>
        <w:r w:rsidR="003F0990">
          <w:instrText xml:space="preserve"> SEQ Tabelle \* ARABIC </w:instrText>
        </w:r>
      </w:ins>
      <w:r w:rsidR="003F0990">
        <w:fldChar w:fldCharType="separate"/>
      </w:r>
      <w:ins w:id="1106" w:author="Cailleret Levi (cailllev)" w:date="2020-12-18T11:13:00Z">
        <w:r w:rsidR="00575D65">
          <w:rPr>
            <w:noProof/>
          </w:rPr>
          <w:t>1</w:t>
        </w:r>
      </w:ins>
      <w:ins w:id="1107" w:author="Cailleret Levi (cailllev)" w:date="2020-12-16T09:03:00Z">
        <w:r w:rsidR="003F0990">
          <w:fldChar w:fldCharType="end"/>
        </w:r>
      </w:ins>
      <w:ins w:id="1108" w:author="Cailleret Levi (cailllev)" w:date="2020-12-16T08:48:00Z">
        <w:r w:rsidR="00101BB2">
          <w:t>:</w:t>
        </w:r>
      </w:ins>
      <w:ins w:id="1109" w:author="Cailleret Levi (cailllev)" w:date="2020-12-16T08:47:00Z">
        <w:r>
          <w:t xml:space="preserve"> Übersicht der Aspekte</w:t>
        </w:r>
        <w:bookmarkEnd w:id="1104"/>
      </w:ins>
    </w:p>
    <w:p w14:paraId="7FF93604" w14:textId="5D575AD9" w:rsidR="00E6380E" w:rsidDel="003D44D5" w:rsidRDefault="00E3545A" w:rsidP="00E3545A">
      <w:pPr>
        <w:pStyle w:val="Caption"/>
        <w:jc w:val="center"/>
        <w:rPr>
          <w:del w:id="1110" w:author="Cailleret Levi (cailllev)" w:date="2020-12-16T08:46:00Z"/>
        </w:rPr>
      </w:pPr>
      <w:del w:id="1111" w:author="Cailleret Levi (cailllev)" w:date="2020-12-16T08:46:00Z">
        <w:r w:rsidDel="003D44D5">
          <w:br/>
        </w:r>
        <w:r w:rsidR="00EB432A" w:rsidDel="003D44D5">
          <w:delText xml:space="preserve">Figure </w:delText>
        </w:r>
        <w:r w:rsidR="00EB432A" w:rsidDel="003D44D5">
          <w:rPr>
            <w:i w:val="0"/>
          </w:rPr>
          <w:fldChar w:fldCharType="begin"/>
        </w:r>
        <w:r w:rsidR="00EB432A" w:rsidDel="003D44D5">
          <w:delInstrText xml:space="preserve"> SEQ Figure \* ARABIC </w:delInstrText>
        </w:r>
        <w:r w:rsidR="00EB432A" w:rsidDel="003D44D5">
          <w:rPr>
            <w:i w:val="0"/>
          </w:rPr>
          <w:fldChar w:fldCharType="separate"/>
        </w:r>
        <w:r w:rsidR="008B2AEE" w:rsidDel="003D44D5">
          <w:rPr>
            <w:noProof/>
          </w:rPr>
          <w:delText>4</w:delText>
        </w:r>
        <w:r w:rsidR="00EB432A" w:rsidDel="003D44D5">
          <w:rPr>
            <w:i w:val="0"/>
          </w:rPr>
          <w:fldChar w:fldCharType="end"/>
        </w:r>
        <w:r w:rsidR="00EB432A" w:rsidDel="003D44D5">
          <w:delText xml:space="preserve">: Übersicht </w:delText>
        </w:r>
      </w:del>
      <w:del w:id="1112" w:author="Cailleret Levi (cailllev)" w:date="2020-12-15T20:11:00Z">
        <w:r w:rsidR="00EB432A" w:rsidDel="000B0F5E">
          <w:delText>Charakteristik</w:delText>
        </w:r>
      </w:del>
    </w:p>
    <w:p w14:paraId="0A115285" w14:textId="3FA02C18" w:rsidR="00A93793" w:rsidRDefault="003D44D5">
      <w:pPr>
        <w:jc w:val="left"/>
        <w:rPr>
          <w:ins w:id="1113" w:author="Cailleret Levi (cailllev)" w:date="2020-12-16T08:37:00Z"/>
        </w:rPr>
      </w:pPr>
      <w:ins w:id="1114" w:author="Cailleret Levi (cailllev)" w:date="2020-12-16T08:47:00Z">
        <w:r>
          <w:t>Tabelle 1</w:t>
        </w:r>
      </w:ins>
      <w:ins w:id="1115" w:author="Cailleret Levi (cailllev)" w:date="2020-12-16T08:38:00Z">
        <w:r w:rsidR="00A93793">
          <w:t xml:space="preserve"> zeigt nochmals alle</w:t>
        </w:r>
        <w:r w:rsidR="00176E1F">
          <w:t xml:space="preserve"> Aspekte und deren mögliche</w:t>
        </w:r>
        <w:r w:rsidR="001B7F68">
          <w:t xml:space="preserve"> Implementationen auf.</w:t>
        </w:r>
      </w:ins>
      <w:ins w:id="1116" w:author="Cailleret Levi (cailllev)" w:date="2020-12-18T10:35:00Z">
        <w:r w:rsidR="00164546">
          <w:t xml:space="preserve"> </w:t>
        </w:r>
      </w:ins>
    </w:p>
    <w:p w14:paraId="0ECB1787" w14:textId="38294978" w:rsidR="00A93793" w:rsidRDefault="00A93793">
      <w:pPr>
        <w:jc w:val="left"/>
      </w:pPr>
    </w:p>
    <w:p w14:paraId="5FD6796A" w14:textId="46961670" w:rsidR="004E31D2" w:rsidRPr="0096406C" w:rsidRDefault="004E31D2" w:rsidP="00873D2B">
      <w:pPr>
        <w:pStyle w:val="Heading3"/>
      </w:pPr>
      <w:del w:id="1117" w:author="Cailleret Levi (cailllev)" w:date="2020-12-15T20:00:00Z">
        <w:r w:rsidRPr="0096406C" w:rsidDel="00E86845">
          <w:delText xml:space="preserve">Wie </w:delText>
        </w:r>
        <w:r w:rsidR="005C4E39" w:rsidDel="00E86845">
          <w:delText xml:space="preserve">effektiv </w:delText>
        </w:r>
        <w:r w:rsidRPr="0096406C" w:rsidDel="00E86845">
          <w:delText>sind sie</w:delText>
        </w:r>
        <w:r w:rsidR="005C4E39" w:rsidDel="00E86845">
          <w:delText>?</w:delText>
        </w:r>
      </w:del>
      <w:bookmarkStart w:id="1118" w:name="_Toc59300825"/>
      <w:ins w:id="1119" w:author="Cailleret Levi (cailllev)" w:date="2020-12-15T20:00:00Z">
        <w:r w:rsidR="00E86845">
          <w:t>Effektivität von MTDs</w:t>
        </w:r>
      </w:ins>
      <w:bookmarkEnd w:id="1118"/>
    </w:p>
    <w:p w14:paraId="668657EA" w14:textId="2799F57C" w:rsidR="0095703C" w:rsidRDefault="0095703C" w:rsidP="00EE1E53">
      <w:r>
        <w:t>Es stellt sich die Frage ob und wie MTDs tatsächlich effektiver als herkömmliche Verteidigungsmechanismen sind.</w:t>
      </w:r>
    </w:p>
    <w:p w14:paraId="6E5C23CE" w14:textId="3A09E4A2" w:rsidR="00955CB9" w:rsidRDefault="008D1591" w:rsidP="00EE1E53">
      <w:r>
        <w:t xml:space="preserve">Die Idee Diversity als </w:t>
      </w:r>
      <w:r w:rsidR="002877B4">
        <w:t>Verteidigungs</w:t>
      </w:r>
      <w:r w:rsidR="00634C73">
        <w:t>strategie</w:t>
      </w:r>
      <w:r w:rsidR="002877B4">
        <w:t xml:space="preserve"> einzusetzen</w:t>
      </w:r>
      <w:r w:rsidR="00534A50">
        <w:t>, wie es mit MTDs oft der Fall ist,</w:t>
      </w:r>
      <w:r w:rsidR="002877B4">
        <w:t xml:space="preserve"> ist </w:t>
      </w:r>
      <w:r w:rsidR="00634C73">
        <w:t xml:space="preserve">keine, die </w:t>
      </w:r>
      <w:r w:rsidR="008A64A1">
        <w:t>lediglich im Bereich von MTDs stattfindet.</w:t>
      </w:r>
      <w:r w:rsidR="006772E7">
        <w:t xml:space="preserve"> Adressraum-Shuffling, beispielsweise, findet auch in statischen Verteidigungen statt</w:t>
      </w:r>
      <w:r w:rsidR="00F21B3D">
        <w:t xml:space="preserve">. </w:t>
      </w:r>
      <w:commentRangeStart w:id="1120"/>
      <w:r w:rsidR="00612609">
        <w:t>Die Sicherheit des Netzwerks wird dadurch erhöht und manche Angriffe können erfolgreich abg</w:t>
      </w:r>
      <w:r w:rsidR="00470D0C">
        <w:t>ewehrt</w:t>
      </w:r>
      <w:r w:rsidR="00612609">
        <w:t xml:space="preserve"> werden. </w:t>
      </w:r>
      <w:commentRangeEnd w:id="1120"/>
      <w:r w:rsidR="00344035">
        <w:rPr>
          <w:rStyle w:val="CommentReference"/>
        </w:rPr>
        <w:commentReference w:id="1120"/>
      </w:r>
      <w:r w:rsidR="00612609">
        <w:t>Allerdings leide</w:t>
      </w:r>
      <w:r w:rsidR="008D09F5">
        <w:t>n</w:t>
      </w:r>
      <w:r w:rsidR="00612609">
        <w:t xml:space="preserve"> statische</w:t>
      </w:r>
      <w:del w:id="1121" w:author="Cailleret Levi (cailllev)" w:date="2020-12-19T19:19:00Z">
        <w:r w:rsidR="00612609" w:rsidDel="00C049D4">
          <w:delText>n</w:delText>
        </w:r>
      </w:del>
      <w:r w:rsidR="00612609">
        <w:t xml:space="preserve"> </w:t>
      </w:r>
      <w:r w:rsidR="000550DF">
        <w:t>Verteidigungsmethoden, welche mit Diversity ar</w:t>
      </w:r>
      <w:r w:rsidR="00081D1D">
        <w:t xml:space="preserve">beiten, </w:t>
      </w:r>
      <w:r w:rsidR="008D09F5">
        <w:t xml:space="preserve">unter einer meist </w:t>
      </w:r>
      <w:commentRangeStart w:id="1122"/>
      <w:r w:rsidR="008D09F5">
        <w:t xml:space="preserve">zu </w:t>
      </w:r>
      <w:r w:rsidR="00E5506E">
        <w:t>kleinen</w:t>
      </w:r>
      <w:r w:rsidR="008D09F5">
        <w:t xml:space="preserve"> </w:t>
      </w:r>
      <w:r w:rsidR="00E5506E">
        <w:t xml:space="preserve">Entropie, welche dem statischen Charakter der </w:t>
      </w:r>
      <w:r w:rsidR="003F4DDF">
        <w:t>Verteidigung geschuldet ist.</w:t>
      </w:r>
      <w:r w:rsidR="00685DC8">
        <w:t xml:space="preserve"> </w:t>
      </w:r>
      <w:r w:rsidR="008735BE">
        <w:t>Solche Methoden sind deshalb anfällig auf Brute Force- und Probing-</w:t>
      </w:r>
      <w:r w:rsidR="00F76E48">
        <w:t>At</w:t>
      </w:r>
      <w:r w:rsidR="008735BE">
        <w:t>tacken.</w:t>
      </w:r>
      <w:commentRangeEnd w:id="1122"/>
      <w:r w:rsidR="00344035">
        <w:rPr>
          <w:rStyle w:val="CommentReference"/>
        </w:rPr>
        <w:commentReference w:id="1122"/>
      </w:r>
      <w:ins w:id="1123" w:author="Kyburz Sascha (kybursas)" w:date="2020-12-16T11:24:00Z">
        <w:r w:rsidR="00CB7F28">
          <w:t xml:space="preserve"> </w:t>
        </w:r>
      </w:ins>
      <w:r w:rsidR="00467697" w:rsidRPr="00467697">
        <w:rPr>
          <w:rFonts w:ascii="Calibri" w:hAnsi="Calibri" w:cs="Calibri"/>
        </w:rPr>
        <w:t>[5]</w:t>
      </w:r>
    </w:p>
    <w:p w14:paraId="60479910" w14:textId="172A3ED0" w:rsidR="00AC0F13" w:rsidRDefault="003C1DB5" w:rsidP="00EE1E53">
      <w:r>
        <w:t>Evans et all</w:t>
      </w:r>
      <w:r w:rsidR="00C56272">
        <w:t>.</w:t>
      </w:r>
      <w:r>
        <w:t xml:space="preserve"> stell</w:t>
      </w:r>
      <w:r w:rsidR="00714800">
        <w:t>en</w:t>
      </w:r>
      <w:r>
        <w:t xml:space="preserve"> in </w:t>
      </w:r>
      <w:r w:rsidR="00C56272" w:rsidRPr="0062263E">
        <w:t>"</w:t>
      </w:r>
      <w:r w:rsidR="00BE5D8D" w:rsidRPr="00BE5D8D">
        <w:t>Effectiveness of Moving Target Defenses</w:t>
      </w:r>
      <w:r w:rsidR="00C56272" w:rsidRPr="0062263E">
        <w:t>"</w:t>
      </w:r>
      <w:r w:rsidR="00714800">
        <w:t xml:space="preserve"> fest, dass </w:t>
      </w:r>
      <w:r w:rsidR="00D70DE0">
        <w:t xml:space="preserve">die Effektivität von </w:t>
      </w:r>
      <w:r w:rsidR="00CD2BBC">
        <w:t>MTDs im Vergleich zu statischen Verteidigungen</w:t>
      </w:r>
      <w:ins w:id="1124" w:author="Cailleret Levi (cailllev)" w:date="2020-12-19T19:19:00Z">
        <w:r w:rsidR="00C049D4">
          <w:t>,</w:t>
        </w:r>
      </w:ins>
      <w:r w:rsidR="00CD2BBC">
        <w:t xml:space="preserve"> </w:t>
      </w:r>
      <w:r w:rsidR="00F405AA">
        <w:t>je nach Art der Attacke variiert</w:t>
      </w:r>
      <w:r w:rsidR="00392EF1">
        <w:t xml:space="preserve"> </w:t>
      </w:r>
      <w:r w:rsidR="00092DEC">
        <w:fldChar w:fldCharType="begin"/>
      </w:r>
      <w:r w:rsidR="000371EA">
        <w:instrText xml:space="preserve"> ADDIN ZOTERO_ITEM CSL_CITATION {"citationID":"H9Gr8SAB","properties":{"formattedCitation":"[5]","plainCitation":"[5]","noteIndex":0},"citationItems":[{"id":96,"uris":["http://zotero.org/users/6945396/items/BR8X6LHF"],"uri":["http://zotero.org/users/6945396/items/BR8X6LHF"],"itemData":{"id":96,"type":"chapter","abstract":"Moving target defenses have been proposed as a way to make it much more difﬁcult for an attacker to exploit a vulnerable system by changing aspects of that system to present attackers with a varying attack surface. The hope is that constructing a successful exploit requires analyzing properties of the system, and that in the time it takes an attacker to learn those properties and construct the exploit, the system will have changed enough by the time the attacker can launch the exploit to disrupt the exploit’s functionality. This is a promising and appealing idea, but its security impact is not yet clearly understood. In this chapter, we argue that the actual beneﬁts of the moving target approach are in fact often much less signiﬁcant than one would expect. We present a model for thinking about dynamic diversity defenses, analyze the security properties of a few example defenses and attacks, and identify scenarios where moving target defenses are and are not effective.","container-title":"Moving Target Defense","event-place":"New York, NY","ISBN":"978-1-4614-0976-2","language":"en","note":"collection-title: Advances in Information Security\nDOI: 10.1007/978-1-4614-0977-9_2","page":"29-48","publisher":"Springer New York","publisher-place":"New York, NY","source":"DOI.org (Crossref)","title":"Effectiveness of Moving Target Defenses","URL":"http://link.springer.com/10.1007/978-1-4614-0977-9_2","volume":"54","editor":[{"family":"Jajodia","given":"Sushil"},{"family":"Ghosh","given":"Anup K."},{"family":"Swarup","given":"Vipin"},{"family":"Wang","given":"Cliff"},{"family":"Wang","given":"X. Sean"}],"author":[{"family":"Evans","given":"David"},{"family":"Nguyen-Tuong","given":"Anh"},{"family":"Knight","given":"John"}],"accessed":{"date-parts":[["2020",10,21]]},"issued":{"date-parts":[["2011"]]}}}],"schema":"https://github.com/citation-style-language/schema/raw/master/csl-citation.json"} </w:instrText>
      </w:r>
      <w:r w:rsidR="00092DEC">
        <w:fldChar w:fldCharType="separate"/>
      </w:r>
      <w:r w:rsidR="000371EA" w:rsidRPr="000371EA">
        <w:rPr>
          <w:rFonts w:ascii="Calibri" w:hAnsi="Calibri" w:cs="Calibri"/>
        </w:rPr>
        <w:t>[5]</w:t>
      </w:r>
      <w:r w:rsidR="00092DEC">
        <w:fldChar w:fldCharType="end"/>
      </w:r>
      <w:r w:rsidR="00392EF1">
        <w:t>.</w:t>
      </w:r>
      <w:ins w:id="1125" w:author="Cailleret Levi (cailllev)" w:date="2020-12-16T09:20:00Z">
        <w:r w:rsidR="00DE1A0A">
          <w:t xml:space="preserve"> Tabelle 2 fasst ihre Erkenntnisse </w:t>
        </w:r>
        <w:r w:rsidR="00DC4916">
          <w:t>zusammen.</w:t>
        </w:r>
      </w:ins>
    </w:p>
    <w:p w14:paraId="29C755FE" w14:textId="77777777" w:rsidR="00A0699B" w:rsidRDefault="00A0699B" w:rsidP="00EE1E53"/>
    <w:tbl>
      <w:tblPr>
        <w:tblStyle w:val="ListTable7Colorful-Accent1"/>
        <w:tblW w:w="9070" w:type="dxa"/>
        <w:tblLook w:val="04A0" w:firstRow="1" w:lastRow="0" w:firstColumn="1" w:lastColumn="0" w:noHBand="0" w:noVBand="1"/>
      </w:tblPr>
      <w:tblGrid>
        <w:gridCol w:w="2977"/>
        <w:gridCol w:w="6093"/>
      </w:tblGrid>
      <w:tr w:rsidR="00865295" w14:paraId="4A6EC2A7" w14:textId="77777777" w:rsidTr="007D257B">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2977" w:type="dxa"/>
          </w:tcPr>
          <w:p w14:paraId="7C9EDEA3" w14:textId="0928E022" w:rsidR="00865295" w:rsidRDefault="00A0699B" w:rsidP="00EE1E53">
            <w:commentRangeStart w:id="1126"/>
            <w:r w:rsidRPr="00B7504C">
              <w:rPr>
                <w:rFonts w:asciiTheme="minorHAnsi" w:eastAsiaTheme="minorHAnsi" w:hAnsiTheme="minorHAnsi" w:cstheme="minorBidi"/>
                <w:b/>
                <w:bCs/>
                <w:sz w:val="22"/>
              </w:rPr>
              <w:t>Angriffsarten</w:t>
            </w:r>
          </w:p>
        </w:tc>
        <w:tc>
          <w:tcPr>
            <w:tcW w:w="6093" w:type="dxa"/>
          </w:tcPr>
          <w:p w14:paraId="75D012D1" w14:textId="08623770" w:rsidR="00865295" w:rsidRDefault="00A0699B" w:rsidP="00EE1E53">
            <w:pPr>
              <w:cnfStyle w:val="100000000000" w:firstRow="1" w:lastRow="0" w:firstColumn="0" w:lastColumn="0" w:oddVBand="0" w:evenVBand="0" w:oddHBand="0" w:evenHBand="0" w:firstRowFirstColumn="0" w:firstRowLastColumn="0" w:lastRowFirstColumn="0" w:lastRowLastColumn="0"/>
            </w:pPr>
            <w:r w:rsidRPr="00B7504C">
              <w:rPr>
                <w:rFonts w:asciiTheme="minorHAnsi" w:eastAsiaTheme="minorHAnsi" w:hAnsiTheme="minorHAnsi" w:cstheme="minorBidi"/>
                <w:b/>
                <w:bCs/>
                <w:i w:val="0"/>
                <w:iCs w:val="0"/>
                <w:sz w:val="22"/>
              </w:rPr>
              <w:t xml:space="preserve">MTD </w:t>
            </w:r>
            <w:r w:rsidR="00842407" w:rsidRPr="00B7504C">
              <w:rPr>
                <w:rFonts w:asciiTheme="minorHAnsi" w:eastAsiaTheme="minorHAnsi" w:hAnsiTheme="minorHAnsi" w:cstheme="minorBidi"/>
                <w:b/>
                <w:bCs/>
                <w:i w:val="0"/>
                <w:iCs w:val="0"/>
                <w:sz w:val="22"/>
              </w:rPr>
              <w:t>Effektivität</w:t>
            </w:r>
          </w:p>
        </w:tc>
      </w:tr>
      <w:tr w:rsidR="00F61F48" w14:paraId="6E82B203" w14:textId="77777777" w:rsidTr="007D257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77" w:type="dxa"/>
          </w:tcPr>
          <w:p w14:paraId="57ED8E8F" w14:textId="3510601C" w:rsidR="00F61F48" w:rsidRDefault="004F7C26" w:rsidP="00B7504C">
            <w:pPr>
              <w:tabs>
                <w:tab w:val="right" w:pos="2038"/>
              </w:tabs>
            </w:pPr>
            <w:r w:rsidRPr="00B7504C">
              <w:rPr>
                <w:rFonts w:asciiTheme="minorHAnsi" w:eastAsiaTheme="minorHAnsi" w:hAnsiTheme="minorHAnsi" w:cstheme="minorBidi"/>
                <w:sz w:val="22"/>
              </w:rPr>
              <w:t xml:space="preserve">Circumvention </w:t>
            </w:r>
            <w:r w:rsidR="00A0699B" w:rsidRPr="00B7504C">
              <w:rPr>
                <w:rFonts w:asciiTheme="minorHAnsi" w:eastAsiaTheme="minorHAnsi" w:hAnsiTheme="minorHAnsi" w:cstheme="minorBidi"/>
                <w:sz w:val="22"/>
              </w:rPr>
              <w:t>A</w:t>
            </w:r>
            <w:r w:rsidRPr="00B7504C">
              <w:rPr>
                <w:rFonts w:asciiTheme="minorHAnsi" w:eastAsiaTheme="minorHAnsi" w:hAnsiTheme="minorHAnsi" w:cstheme="minorBidi"/>
                <w:sz w:val="22"/>
              </w:rPr>
              <w:t>ttacks</w:t>
            </w:r>
          </w:p>
        </w:tc>
        <w:tc>
          <w:tcPr>
            <w:tcW w:w="6093" w:type="dxa"/>
          </w:tcPr>
          <w:p w14:paraId="4F82F876" w14:textId="67D96C41" w:rsidR="00F61F48" w:rsidRDefault="00A15E6C" w:rsidP="00EE1E53">
            <w:pPr>
              <w:cnfStyle w:val="000000100000" w:firstRow="0" w:lastRow="0" w:firstColumn="0" w:lastColumn="0" w:oddVBand="0" w:evenVBand="0" w:oddHBand="1" w:evenHBand="0" w:firstRowFirstColumn="0" w:firstRowLastColumn="0" w:lastRowFirstColumn="0" w:lastRowLastColumn="0"/>
            </w:pPr>
            <w:r>
              <w:t>MTD bietet keine Vorteile</w:t>
            </w:r>
            <w:r w:rsidR="003D6680">
              <w:t>.</w:t>
            </w:r>
          </w:p>
        </w:tc>
      </w:tr>
      <w:tr w:rsidR="00F61F48" w14:paraId="775605D8" w14:textId="77777777" w:rsidTr="007D257B">
        <w:trPr>
          <w:trHeight w:val="340"/>
        </w:trPr>
        <w:tc>
          <w:tcPr>
            <w:cnfStyle w:val="001000000000" w:firstRow="0" w:lastRow="0" w:firstColumn="1" w:lastColumn="0" w:oddVBand="0" w:evenVBand="0" w:oddHBand="0" w:evenHBand="0" w:firstRowFirstColumn="0" w:firstRowLastColumn="0" w:lastRowFirstColumn="0" w:lastRowLastColumn="0"/>
            <w:tcW w:w="2977" w:type="dxa"/>
          </w:tcPr>
          <w:p w14:paraId="26F4138E" w14:textId="6DD3E61A" w:rsidR="00F61F48" w:rsidRPr="00DF6C76" w:rsidRDefault="00A15E6C" w:rsidP="00DF6C76">
            <w:pPr>
              <w:tabs>
                <w:tab w:val="right" w:pos="2038"/>
              </w:tabs>
              <w:rPr>
                <w:rFonts w:asciiTheme="minorHAnsi" w:eastAsiaTheme="minorHAnsi" w:hAnsiTheme="minorHAnsi" w:cstheme="minorBidi"/>
                <w:sz w:val="22"/>
              </w:rPr>
            </w:pPr>
            <w:r w:rsidRPr="00DF6C76">
              <w:rPr>
                <w:rFonts w:asciiTheme="minorHAnsi" w:eastAsiaTheme="minorHAnsi" w:hAnsiTheme="minorHAnsi" w:cstheme="minorBidi"/>
                <w:sz w:val="22"/>
              </w:rPr>
              <w:t xml:space="preserve">Deputy </w:t>
            </w:r>
            <w:r w:rsidR="00A0699B" w:rsidRPr="00DF6C76">
              <w:rPr>
                <w:rFonts w:asciiTheme="minorHAnsi" w:eastAsiaTheme="minorHAnsi" w:hAnsiTheme="minorHAnsi" w:cstheme="minorBidi"/>
                <w:sz w:val="22"/>
              </w:rPr>
              <w:t>A</w:t>
            </w:r>
            <w:r w:rsidRPr="00DF6C76">
              <w:rPr>
                <w:rFonts w:asciiTheme="minorHAnsi" w:eastAsiaTheme="minorHAnsi" w:hAnsiTheme="minorHAnsi" w:cstheme="minorBidi"/>
                <w:sz w:val="22"/>
              </w:rPr>
              <w:t>ttacks</w:t>
            </w:r>
          </w:p>
        </w:tc>
        <w:tc>
          <w:tcPr>
            <w:tcW w:w="6093" w:type="dxa"/>
          </w:tcPr>
          <w:p w14:paraId="7C9EE8CD" w14:textId="1B1AF061" w:rsidR="00F61F48" w:rsidRDefault="00A15E6C" w:rsidP="00EE1E53">
            <w:pPr>
              <w:cnfStyle w:val="000000000000" w:firstRow="0" w:lastRow="0" w:firstColumn="0" w:lastColumn="0" w:oddVBand="0" w:evenVBand="0" w:oddHBand="0" w:evenHBand="0" w:firstRowFirstColumn="0" w:firstRowLastColumn="0" w:lastRowFirstColumn="0" w:lastRowLastColumn="0"/>
            </w:pPr>
            <w:r>
              <w:t>MTD bietet keine Vorteile</w:t>
            </w:r>
            <w:r w:rsidR="003D6680">
              <w:t>.</w:t>
            </w:r>
          </w:p>
        </w:tc>
      </w:tr>
      <w:tr w:rsidR="00F61F48" w14:paraId="698DE4D7" w14:textId="77777777" w:rsidTr="007D257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77" w:type="dxa"/>
          </w:tcPr>
          <w:p w14:paraId="3A2B1599" w14:textId="3D05E9C9" w:rsidR="00F61F48" w:rsidRPr="00DF6C76" w:rsidRDefault="00A15E6C" w:rsidP="00DF6C76">
            <w:pPr>
              <w:tabs>
                <w:tab w:val="right" w:pos="2038"/>
              </w:tabs>
              <w:rPr>
                <w:rFonts w:asciiTheme="minorHAnsi" w:eastAsiaTheme="minorHAnsi" w:hAnsiTheme="minorHAnsi" w:cstheme="minorBidi"/>
                <w:sz w:val="22"/>
              </w:rPr>
            </w:pPr>
            <w:r w:rsidRPr="00DF6C76">
              <w:rPr>
                <w:rFonts w:asciiTheme="minorHAnsi" w:eastAsiaTheme="minorHAnsi" w:hAnsiTheme="minorHAnsi" w:cstheme="minorBidi"/>
                <w:sz w:val="22"/>
              </w:rPr>
              <w:t xml:space="preserve">Entropy </w:t>
            </w:r>
            <w:r w:rsidR="0090511B" w:rsidRPr="00DF6C76">
              <w:rPr>
                <w:rFonts w:asciiTheme="minorHAnsi" w:eastAsiaTheme="minorHAnsi" w:hAnsiTheme="minorHAnsi" w:cstheme="minorBidi"/>
                <w:sz w:val="22"/>
              </w:rPr>
              <w:t>R</w:t>
            </w:r>
            <w:r w:rsidRPr="00DF6C76">
              <w:rPr>
                <w:rFonts w:asciiTheme="minorHAnsi" w:eastAsiaTheme="minorHAnsi" w:hAnsiTheme="minorHAnsi" w:cstheme="minorBidi"/>
                <w:sz w:val="22"/>
              </w:rPr>
              <w:t xml:space="preserve">educing </w:t>
            </w:r>
            <w:r w:rsidR="0090511B" w:rsidRPr="00DF6C76">
              <w:rPr>
                <w:rFonts w:asciiTheme="minorHAnsi" w:eastAsiaTheme="minorHAnsi" w:hAnsiTheme="minorHAnsi" w:cstheme="minorBidi"/>
                <w:sz w:val="22"/>
              </w:rPr>
              <w:t>A</w:t>
            </w:r>
            <w:r w:rsidRPr="00DF6C76">
              <w:rPr>
                <w:rFonts w:asciiTheme="minorHAnsi" w:eastAsiaTheme="minorHAnsi" w:hAnsiTheme="minorHAnsi" w:cstheme="minorBidi"/>
                <w:sz w:val="22"/>
              </w:rPr>
              <w:t>ttacks</w:t>
            </w:r>
          </w:p>
        </w:tc>
        <w:tc>
          <w:tcPr>
            <w:tcW w:w="6093" w:type="dxa"/>
          </w:tcPr>
          <w:p w14:paraId="21E8583D" w14:textId="25707F89" w:rsidR="00F61F48" w:rsidRDefault="003A587B" w:rsidP="00EE1E53">
            <w:pPr>
              <w:cnfStyle w:val="000000100000" w:firstRow="0" w:lastRow="0" w:firstColumn="0" w:lastColumn="0" w:oddVBand="0" w:evenVBand="0" w:oddHBand="1" w:evenHBand="0" w:firstRowFirstColumn="0" w:firstRowLastColumn="0" w:lastRowFirstColumn="0" w:lastRowLastColumn="0"/>
            </w:pPr>
            <w:r>
              <w:t>MTD schafft es die benötigte Zeit bis zu einem erfolgreichen Angriff</w:t>
            </w:r>
            <w:r w:rsidR="003D6680">
              <w:t xml:space="preserve"> mindestens</w:t>
            </w:r>
            <w:r>
              <w:t xml:space="preserve"> zu verdoppeln</w:t>
            </w:r>
            <w:r w:rsidR="003D6680">
              <w:t>.</w:t>
            </w:r>
          </w:p>
        </w:tc>
      </w:tr>
      <w:tr w:rsidR="00F61F48" w14:paraId="1CDF4B2B" w14:textId="77777777" w:rsidTr="007D257B">
        <w:trPr>
          <w:trHeight w:val="340"/>
        </w:trPr>
        <w:tc>
          <w:tcPr>
            <w:cnfStyle w:val="001000000000" w:firstRow="0" w:lastRow="0" w:firstColumn="1" w:lastColumn="0" w:oddVBand="0" w:evenVBand="0" w:oddHBand="0" w:evenHBand="0" w:firstRowFirstColumn="0" w:firstRowLastColumn="0" w:lastRowFirstColumn="0" w:lastRowLastColumn="0"/>
            <w:tcW w:w="2977" w:type="dxa"/>
          </w:tcPr>
          <w:p w14:paraId="0390ED4B" w14:textId="74F8987C" w:rsidR="00F61F48" w:rsidRPr="00DF6C76" w:rsidRDefault="00A15E6C" w:rsidP="00DF6C76">
            <w:pPr>
              <w:tabs>
                <w:tab w:val="right" w:pos="2038"/>
              </w:tabs>
              <w:rPr>
                <w:rFonts w:asciiTheme="minorHAnsi" w:eastAsiaTheme="minorHAnsi" w:hAnsiTheme="minorHAnsi" w:cstheme="minorBidi"/>
                <w:sz w:val="22"/>
              </w:rPr>
            </w:pPr>
            <w:r w:rsidRPr="00DF6C76">
              <w:rPr>
                <w:rFonts w:asciiTheme="minorHAnsi" w:eastAsiaTheme="minorHAnsi" w:hAnsiTheme="minorHAnsi" w:cstheme="minorBidi"/>
                <w:sz w:val="22"/>
              </w:rPr>
              <w:t xml:space="preserve">Probing </w:t>
            </w:r>
            <w:r w:rsidR="0090511B" w:rsidRPr="00DF6C76">
              <w:rPr>
                <w:rFonts w:asciiTheme="minorHAnsi" w:eastAsiaTheme="minorHAnsi" w:hAnsiTheme="minorHAnsi" w:cstheme="minorBidi"/>
                <w:sz w:val="22"/>
              </w:rPr>
              <w:t>A</w:t>
            </w:r>
            <w:r w:rsidRPr="00DF6C76">
              <w:rPr>
                <w:rFonts w:asciiTheme="minorHAnsi" w:eastAsiaTheme="minorHAnsi" w:hAnsiTheme="minorHAnsi" w:cstheme="minorBidi"/>
                <w:sz w:val="22"/>
              </w:rPr>
              <w:t>ttacks</w:t>
            </w:r>
          </w:p>
        </w:tc>
        <w:tc>
          <w:tcPr>
            <w:tcW w:w="6093" w:type="dxa"/>
          </w:tcPr>
          <w:p w14:paraId="69EBF9E9" w14:textId="738468E4" w:rsidR="00F61F48" w:rsidRDefault="00A37AAC" w:rsidP="00EE1E53">
            <w:pPr>
              <w:cnfStyle w:val="000000000000" w:firstRow="0" w:lastRow="0" w:firstColumn="0" w:lastColumn="0" w:oddVBand="0" w:evenVBand="0" w:oddHBand="0" w:evenHBand="0" w:firstRowFirstColumn="0" w:firstRowLastColumn="0" w:lastRowFirstColumn="0" w:lastRowLastColumn="0"/>
            </w:pPr>
            <w:r>
              <w:t>MTD ist effektiver, wenn sie</w:t>
            </w:r>
            <w:r w:rsidR="00885BF0">
              <w:t xml:space="preserve"> </w:t>
            </w:r>
            <w:r w:rsidR="00032713">
              <w:t>über gute Zufallsfunktionen verfügt</w:t>
            </w:r>
            <w:r w:rsidR="003D6680">
              <w:t>.</w:t>
            </w:r>
          </w:p>
        </w:tc>
      </w:tr>
      <w:tr w:rsidR="00F61F48" w14:paraId="07002AE1" w14:textId="77777777" w:rsidTr="007D257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977" w:type="dxa"/>
          </w:tcPr>
          <w:p w14:paraId="3D537D33" w14:textId="69FE657C" w:rsidR="00F61F48" w:rsidRPr="00DF6C76" w:rsidRDefault="00A15E6C" w:rsidP="00DF6C76">
            <w:pPr>
              <w:tabs>
                <w:tab w:val="right" w:pos="2038"/>
              </w:tabs>
              <w:rPr>
                <w:rFonts w:asciiTheme="minorHAnsi" w:eastAsiaTheme="minorHAnsi" w:hAnsiTheme="minorHAnsi" w:cstheme="minorBidi"/>
                <w:sz w:val="22"/>
              </w:rPr>
            </w:pPr>
            <w:r w:rsidRPr="00DF6C76">
              <w:rPr>
                <w:rFonts w:asciiTheme="minorHAnsi" w:eastAsiaTheme="minorHAnsi" w:hAnsiTheme="minorHAnsi" w:cstheme="minorBidi"/>
                <w:sz w:val="22"/>
              </w:rPr>
              <w:t xml:space="preserve">Incremental </w:t>
            </w:r>
            <w:r w:rsidR="0090511B" w:rsidRPr="00DF6C76">
              <w:rPr>
                <w:rFonts w:asciiTheme="minorHAnsi" w:eastAsiaTheme="minorHAnsi" w:hAnsiTheme="minorHAnsi" w:cstheme="minorBidi"/>
                <w:sz w:val="22"/>
              </w:rPr>
              <w:t>A</w:t>
            </w:r>
            <w:r w:rsidRPr="00DF6C76">
              <w:rPr>
                <w:rFonts w:asciiTheme="minorHAnsi" w:eastAsiaTheme="minorHAnsi" w:hAnsiTheme="minorHAnsi" w:cstheme="minorBidi"/>
                <w:sz w:val="22"/>
              </w:rPr>
              <w:t>ttacks</w:t>
            </w:r>
          </w:p>
        </w:tc>
        <w:tc>
          <w:tcPr>
            <w:tcW w:w="6093" w:type="dxa"/>
          </w:tcPr>
          <w:p w14:paraId="46F6D96E" w14:textId="39B8E0C0" w:rsidR="00F61F48" w:rsidRDefault="000F3EE9" w:rsidP="00DC4916">
            <w:pPr>
              <w:keepNext/>
              <w:cnfStyle w:val="000000100000" w:firstRow="0" w:lastRow="0" w:firstColumn="0" w:lastColumn="0" w:oddVBand="0" w:evenVBand="0" w:oddHBand="1" w:evenHBand="0" w:firstRowFirstColumn="0" w:firstRowLastColumn="0" w:lastRowFirstColumn="0" w:lastRowLastColumn="0"/>
            </w:pPr>
            <w:r>
              <w:t>MTD ist effektiver</w:t>
            </w:r>
            <w:r w:rsidR="003D6680">
              <w:t>.</w:t>
            </w:r>
            <w:commentRangeEnd w:id="1126"/>
            <w:r w:rsidR="000C77C4">
              <w:rPr>
                <w:rStyle w:val="CommentReference"/>
                <w:color w:val="auto"/>
              </w:rPr>
              <w:commentReference w:id="1126"/>
            </w:r>
          </w:p>
        </w:tc>
      </w:tr>
    </w:tbl>
    <w:p w14:paraId="7CC255A2" w14:textId="1D4D6B93" w:rsidR="00101BB2" w:rsidRDefault="00101BB2">
      <w:pPr>
        <w:pStyle w:val="Caption"/>
        <w:jc w:val="center"/>
        <w:rPr>
          <w:ins w:id="1127" w:author="Cailleret Levi (cailllev)" w:date="2020-12-16T08:47:00Z"/>
        </w:rPr>
        <w:pPrChange w:id="1128" w:author="Cailleret Levi (cailllev)" w:date="2020-12-16T08:48:00Z">
          <w:pPr>
            <w:pStyle w:val="Caption"/>
          </w:pPr>
        </w:pPrChange>
      </w:pPr>
      <w:ins w:id="1129" w:author="Cailleret Levi (cailllev)" w:date="2020-12-16T08:48:00Z">
        <w:r>
          <w:br/>
        </w:r>
      </w:ins>
      <w:bookmarkStart w:id="1130" w:name="_Toc59002709"/>
      <w:ins w:id="1131" w:author="Cailleret Levi (cailllev)" w:date="2020-12-16T08:47:00Z">
        <w:r>
          <w:t xml:space="preserve">Tabelle </w:t>
        </w:r>
      </w:ins>
      <w:ins w:id="1132" w:author="Cailleret Levi (cailllev)" w:date="2020-12-16T09:03:00Z">
        <w:r w:rsidR="003F0990">
          <w:fldChar w:fldCharType="begin"/>
        </w:r>
        <w:r w:rsidR="003F0990">
          <w:instrText xml:space="preserve"> SEQ Tabelle \* ARABIC </w:instrText>
        </w:r>
      </w:ins>
      <w:r w:rsidR="003F0990">
        <w:fldChar w:fldCharType="separate"/>
      </w:r>
      <w:ins w:id="1133" w:author="Cailleret Levi (cailllev)" w:date="2020-12-18T11:13:00Z">
        <w:r w:rsidR="00575D65">
          <w:rPr>
            <w:noProof/>
          </w:rPr>
          <w:t>2</w:t>
        </w:r>
      </w:ins>
      <w:ins w:id="1134" w:author="Cailleret Levi (cailllev)" w:date="2020-12-16T09:03:00Z">
        <w:r w:rsidR="003F0990">
          <w:fldChar w:fldCharType="end"/>
        </w:r>
      </w:ins>
      <w:ins w:id="1135" w:author="Cailleret Levi (cailllev)" w:date="2020-12-16T08:48:00Z">
        <w:r>
          <w:t>:</w:t>
        </w:r>
        <w:r w:rsidRPr="00101BB2">
          <w:t xml:space="preserve"> </w:t>
        </w:r>
        <w:r>
          <w:t>Effektivität von MTDs nach Art des Angreifers gegenüber Statischen Verteidigungen</w:t>
        </w:r>
      </w:ins>
      <w:bookmarkEnd w:id="1130"/>
    </w:p>
    <w:p w14:paraId="5BD449A1" w14:textId="2E84AE22" w:rsidR="0090511B" w:rsidDel="00101BB2" w:rsidRDefault="00E3545A" w:rsidP="00E3545A">
      <w:pPr>
        <w:pStyle w:val="Caption"/>
        <w:jc w:val="center"/>
        <w:rPr>
          <w:del w:id="1136" w:author="Cailleret Levi (cailllev)" w:date="2020-12-16T08:48:00Z"/>
        </w:rPr>
      </w:pPr>
      <w:del w:id="1137" w:author="Cailleret Levi (cailllev)" w:date="2020-12-16T08:48:00Z">
        <w:r w:rsidDel="00101BB2">
          <w:br/>
        </w:r>
        <w:r w:rsidR="0090511B" w:rsidDel="00101BB2">
          <w:delText xml:space="preserve">Figure </w:delText>
        </w:r>
        <w:r w:rsidR="0090511B" w:rsidDel="00101BB2">
          <w:rPr>
            <w:i w:val="0"/>
          </w:rPr>
          <w:fldChar w:fldCharType="begin"/>
        </w:r>
        <w:r w:rsidR="0090511B" w:rsidDel="00101BB2">
          <w:delInstrText xml:space="preserve"> SEQ Figure \* ARABIC </w:delInstrText>
        </w:r>
        <w:r w:rsidR="0090511B" w:rsidDel="00101BB2">
          <w:rPr>
            <w:i w:val="0"/>
          </w:rPr>
          <w:fldChar w:fldCharType="separate"/>
        </w:r>
        <w:r w:rsidR="008B2AEE" w:rsidDel="00101BB2">
          <w:rPr>
            <w:noProof/>
          </w:rPr>
          <w:delText>5</w:delText>
        </w:r>
        <w:r w:rsidR="0090511B" w:rsidDel="00101BB2">
          <w:rPr>
            <w:i w:val="0"/>
          </w:rPr>
          <w:fldChar w:fldCharType="end"/>
        </w:r>
        <w:r w:rsidR="0090511B" w:rsidDel="00101BB2">
          <w:delText xml:space="preserve">: Effektivität von </w:delText>
        </w:r>
        <w:r w:rsidR="000E0A43" w:rsidDel="00101BB2">
          <w:delText>MTDs</w:delText>
        </w:r>
        <w:r w:rsidR="0090511B" w:rsidDel="00101BB2">
          <w:delText xml:space="preserve"> nach </w:delText>
        </w:r>
        <w:r w:rsidR="00195356" w:rsidDel="00101BB2">
          <w:delText>Art des Angreifers gegenüber Statischen Verteidigungen</w:delText>
        </w:r>
      </w:del>
    </w:p>
    <w:p w14:paraId="0749F5F7" w14:textId="0B933EA5" w:rsidR="006D7497" w:rsidRDefault="0090511B" w:rsidP="000202DD">
      <w:pPr>
        <w:jc w:val="left"/>
      </w:pPr>
      <w:r>
        <w:br w:type="page"/>
      </w:r>
    </w:p>
    <w:p w14:paraId="3029F16B" w14:textId="1A1E0C55" w:rsidR="0056328E" w:rsidRDefault="0056328E" w:rsidP="0056328E">
      <w:pPr>
        <w:pStyle w:val="Heading3"/>
      </w:pPr>
      <w:bookmarkStart w:id="1138" w:name="_Toc59300826"/>
      <w:r>
        <w:lastRenderedPageBreak/>
        <w:t>Charakteristiken von Netzwerken</w:t>
      </w:r>
      <w:r w:rsidR="00E86845">
        <w:t xml:space="preserve"> </w:t>
      </w:r>
      <w:r w:rsidR="004F6D53">
        <w:t>und bekannte Angriffe</w:t>
      </w:r>
      <w:bookmarkEnd w:id="1138"/>
      <w:del w:id="1139" w:author="Cailleret Levi (cailllev)" w:date="2020-12-15T20:00:00Z">
        <w:r w:rsidDel="00E86845">
          <w:delText>.</w:delText>
        </w:r>
      </w:del>
    </w:p>
    <w:p w14:paraId="50E5DAA4" w14:textId="77777777" w:rsidR="0056328E" w:rsidRDefault="0056328E" w:rsidP="00955CB9">
      <w:pPr>
        <w:rPr>
          <w:b/>
          <w:bCs/>
        </w:rPr>
      </w:pPr>
    </w:p>
    <w:p w14:paraId="0F387611" w14:textId="541F53FC" w:rsidR="00955CB9" w:rsidRPr="005A18F1" w:rsidRDefault="00955CB9" w:rsidP="00955CB9">
      <w:pPr>
        <w:rPr>
          <w:b/>
          <w:bCs/>
        </w:rPr>
      </w:pPr>
      <w:r>
        <w:rPr>
          <w:b/>
          <w:bCs/>
        </w:rPr>
        <w:t>Geschäftsnetzwerke</w:t>
      </w:r>
    </w:p>
    <w:p w14:paraId="051AB43B" w14:textId="2FEBF62C" w:rsidR="005A3B0D" w:rsidRDefault="00955CB9" w:rsidP="00955CB9">
      <w:r>
        <w:t xml:space="preserve">Da es verschiedenste Arten von Netzwerken gibt, muss es auch verschiedenste angepasste MTD-Techniken für diese Netzwerke geben. Im Idealfall ist eine MTD immer an die Art System angepasst, das sie schützt. Das Netzwerk </w:t>
      </w:r>
      <w:r w:rsidR="00CA4435">
        <w:t>eines durchschnittlichen Betriebes</w:t>
      </w:r>
      <w:del w:id="1140" w:author="Bernhard Tellenbach" w:date="2020-12-12T14:38:00Z">
        <w:r w:rsidDel="00E2396F">
          <w:delText>,</w:delText>
        </w:r>
      </w:del>
      <w:r>
        <w:t xml:space="preserve"> besitzt eine statische Konfiguration</w:t>
      </w:r>
      <w:r w:rsidR="00CA4435">
        <w:t xml:space="preserve">. </w:t>
      </w:r>
      <w:r>
        <w:t>Dies ermöglicht das Auskundschaften des Systems</w:t>
      </w:r>
      <w:r w:rsidR="002232DB">
        <w:t xml:space="preserve"> und </w:t>
      </w:r>
      <w:r w:rsidR="00AD45AC">
        <w:t>das Durchführen</w:t>
      </w:r>
      <w:r w:rsidR="002232DB">
        <w:t xml:space="preserve"> von Angriffen ohne Zeitdruck</w:t>
      </w:r>
      <w:r>
        <w:t>.</w:t>
      </w:r>
    </w:p>
    <w:p w14:paraId="02036E36" w14:textId="7B97C88C" w:rsidR="005A3B0D" w:rsidRDefault="005A3B0D" w:rsidP="00955CB9">
      <w:r w:rsidRPr="005A3B0D">
        <w:rPr>
          <w:b/>
          <w:bCs/>
        </w:rPr>
        <w:t>Techniken:</w:t>
      </w:r>
      <w:r>
        <w:t xml:space="preserve"> </w:t>
      </w:r>
      <w:r w:rsidR="00955CB9">
        <w:t xml:space="preserve">Sollte eine MTD vorhanden sein, verfügt diese meist über </w:t>
      </w:r>
      <w:r w:rsidR="00BF51EC">
        <w:t>D</w:t>
      </w:r>
      <w:r w:rsidR="00955CB9">
        <w:t xml:space="preserve">iversity und </w:t>
      </w:r>
      <w:r w:rsidR="00BF51EC">
        <w:t>S</w:t>
      </w:r>
      <w:r w:rsidR="00955CB9">
        <w:t>huffling basierte Methoden. Zum Beispiel IP-Shuffling, Proxy-</w:t>
      </w:r>
      <w:r w:rsidR="00955CB9" w:rsidRPr="00EF1870">
        <w:t>Shuffling und System-Diversity</w:t>
      </w:r>
      <w:r w:rsidR="007F6F45">
        <w:t xml:space="preserve"> </w:t>
      </w:r>
      <w:r w:rsidR="002054BB">
        <w:fldChar w:fldCharType="begin"/>
      </w:r>
      <w:r w:rsidR="000371EA">
        <w:instrText xml:space="preserve"> ADDIN ZOTERO_ITEM CSL_CITATION {"citationID":"zS92zTU8","properties":{"formattedCitation":"[5]","plainCitation":"[5]","noteIndex":0},"citationItems":[{"id":96,"uris":["http://zotero.org/users/6945396/items/BR8X6LHF"],"uri":["http://zotero.org/users/6945396/items/BR8X6LHF"],"itemData":{"id":96,"type":"chapter","abstract":"Moving target defenses have been proposed as a way to make it much more difﬁcult for an attacker to exploit a vulnerable system by changing aspects of that system to present attackers with a varying attack surface. The hope is that constructing a successful exploit requires analyzing properties of the system, and that in the time it takes an attacker to learn those properties and construct the exploit, the system will have changed enough by the time the attacker can launch the exploit to disrupt the exploit’s functionality. This is a promising and appealing idea, but its security impact is not yet clearly understood. In this chapter, we argue that the actual beneﬁts of the moving target approach are in fact often much less signiﬁcant than one would expect. We present a model for thinking about dynamic diversity defenses, analyze the security properties of a few example defenses and attacks, and identify scenarios where moving target defenses are and are not effective.","container-title":"Moving Target Defense","event-place":"New York, NY","ISBN":"978-1-4614-0976-2","language":"en","note":"collection-title: Advances in Information Security\nDOI: 10.1007/978-1-4614-0977-9_2","page":"29-48","publisher":"Springer New York","publisher-place":"New York, NY","source":"DOI.org (Crossref)","title":"Effectiveness of Moving Target Defenses","URL":"http://link.springer.com/10.1007/978-1-4614-0977-9_2","volume":"54","editor":[{"family":"Jajodia","given":"Sushil"},{"family":"Ghosh","given":"Anup K."},{"family":"Swarup","given":"Vipin"},{"family":"Wang","given":"Cliff"},{"family":"Wang","given":"X. Sean"}],"author":[{"family":"Evans","given":"David"},{"family":"Nguyen-Tuong","given":"Anh"},{"family":"Knight","given":"John"}],"accessed":{"date-parts":[["2020",10,21]]},"issued":{"date-parts":[["2011"]]}}}],"schema":"https://github.com/citation-style-language/schema/raw/master/csl-citation.json"} </w:instrText>
      </w:r>
      <w:r w:rsidR="002054BB">
        <w:fldChar w:fldCharType="separate"/>
      </w:r>
      <w:r w:rsidR="000371EA" w:rsidRPr="000371EA">
        <w:rPr>
          <w:rFonts w:ascii="Calibri" w:hAnsi="Calibri" w:cs="Calibri"/>
        </w:rPr>
        <w:t>[5]</w:t>
      </w:r>
      <w:r w:rsidR="002054BB">
        <w:fldChar w:fldCharType="end"/>
      </w:r>
      <w:r w:rsidR="007F6F45">
        <w:t>.</w:t>
      </w:r>
    </w:p>
    <w:p w14:paraId="041613D7" w14:textId="0E015D3C" w:rsidR="00955CB9" w:rsidRPr="00613E03" w:rsidRDefault="005A3B0D" w:rsidP="00955CB9">
      <w:r w:rsidRPr="00C3749B">
        <w:rPr>
          <w:b/>
          <w:bCs/>
        </w:rPr>
        <w:t>Häufi</w:t>
      </w:r>
      <w:r w:rsidR="00C3749B" w:rsidRPr="00C3749B">
        <w:rPr>
          <w:b/>
          <w:bCs/>
        </w:rPr>
        <w:t>gste Attacken:</w:t>
      </w:r>
      <w:r w:rsidR="00C3749B">
        <w:t xml:space="preserve"> </w:t>
      </w:r>
      <w:r w:rsidR="00955CB9" w:rsidRPr="00EF1870">
        <w:t>Übliche Angriffe auf solche Systeme sind DDo</w:t>
      </w:r>
      <w:r w:rsidR="00B61403">
        <w:t>S</w:t>
      </w:r>
      <w:r w:rsidR="00955CB9" w:rsidRPr="00EF1870">
        <w:t xml:space="preserve">-Attacken </w:t>
      </w:r>
      <w:r w:rsidR="008E3DC7">
        <w:fldChar w:fldCharType="begin"/>
      </w:r>
      <w:r w:rsidR="00DD197A">
        <w:instrText xml:space="preserve"> ADDIN ZOTERO_ITEM CSL_CITATION {"citationID":"ftgViNZp","properties":{"formattedCitation":"[6]","plainCitation":"[6]","noteIndex":0},"citationItems":[{"id":121,"uris":["http://zotero.org/users/6945396/items/8455D56U"],"uri":["http://zotero.org/users/6945396/items/8455D56U"],"itemData":{"id":121,"type":"paper-conference","abstract":"Distributed Denial of Service (DDoS) attacks still pose a significant threat to critical infrastructure and Internet services alike. In this paper, we propose MOTAG, a moving target defense mechanism that secures service access for authenticated clients against flooding DDoS attacks. MOTAG employs a group of dynamic packet indirection proxies to relay data traffic between legitimate clients and the protected servers. Our design can effectively inhibit external attackers' attempts to directly bombard the network infrastructure. As a result, attackers will have to collude with malicious insiders in locating secret proxies and then initiating attacks. However, MOTAG can isolate insider attacks from innocent clients by continuously \"moving\" secret proxies to new network locations while shuffling client-to-proxy assignments. We develop a greedy shuffling algorithm to minimize the number of proxy re- allocations (shuffles) while maximizing attack isolation. Simulations are used to investigate MOTAG's effectiveness on protecting services of different scales against intensified DDoS attacks.","DOI":"10.1109/ICCCN.2013.6614155","event":"Proceedings - International Conference on Computer Communications and Networks, ICCCN","ISBN":"978-1-4673-5774-6","page":"1-9","source":"ResearchGate","title":"MOTAG: Moving Target Defense against Internet Denial of Service Attacks","title-short":"MOTAG","author":[{"family":"Jia","given":"Quan"},{"family":"Sun","given":"Kun"},{"family":"Stavrou","given":"Angelos"}],"issued":{"date-parts":[["2013",7,1]]}}}],"schema":"https://github.com/citation-style-language/schema/raw/master/csl-citation.json"} </w:instrText>
      </w:r>
      <w:r w:rsidR="008E3DC7">
        <w:fldChar w:fldCharType="separate"/>
      </w:r>
      <w:r w:rsidR="000371EA" w:rsidRPr="000371EA">
        <w:rPr>
          <w:rFonts w:ascii="Calibri" w:hAnsi="Calibri" w:cs="Calibri"/>
        </w:rPr>
        <w:t>[6]</w:t>
      </w:r>
      <w:r w:rsidR="008E3DC7">
        <w:fldChar w:fldCharType="end"/>
      </w:r>
      <w:r w:rsidR="00955CB9" w:rsidRPr="00EF1870">
        <w:t xml:space="preserve">, Scanning-Attacken und abstrakte Attacken </w:t>
      </w:r>
      <w:r w:rsidR="00C529BA">
        <w:fldChar w:fldCharType="begin"/>
      </w:r>
      <w:r w:rsidR="00DD197A">
        <w:instrText xml:space="preserve"> ADDIN ZOTERO_ITEM CSL_CITATION {"citationID":"ENrmLcE5","properties":{"formattedCitation":"[7]","plainCitation":"[7]","noteIndex":0},"citationItems":[{"id":120,"uris":["http://zotero.org/users/6945396/items/U43DQZV6"],"uri":["http://zotero.org/users/6945396/items/U43DQZV6"],"itemData":{"id":120,"type":"paper-conference","abstract":"Networks of decoy nodes protect cyber systems by distracting and misleading adversaries. Decoy defenses can be further enhanced by randomizing the space of node IP addresses, thus preventing an adversary from identifying and blacklisting decoy nodes over time. The decoy-based defense results in a time-varying interaction between the adversary, who attempts to identify and target real nodes, and the system, which deploys decoys and randomizes the address space in order to protect the identity of the real node. In this paper, we present a game-theoretic framework for modeling the strategic interaction between an external adversary and a network of decoy nodes. Our framework consists of two components. First, we model and study the interaction between the adversary and a single decoy node. We analyze the case where the adversary attempts to identify decoy nodes by examining the timing of node responses, as well as the case where the adversary identifies decoys via differences in protocol implementations between decoy and real nodes. Second, we formulate games with an adversary who attempts to find a real node in a network consisting of real and decoy nodes, where the time to detect whether a node is real or a decoy is derived from the equilibria of the games in first component. We derive the optimal policy of the system to randomize the IP address space in order to avoid detection of the real node, and prove that there is a unique threshold-based Stackelberg equilibrium for the game. Through simulation study, we find that the game between a single decoy and an adversary mounting timing-based attacks has a pure-strategy Nash equilibrium, while identification of decoy nodes via protocol implementation admits only mixed-strategy equilibria.","DOI":"10.1007/978-3-319-25594-1_1","ISBN":"978-3-319-25593-4","page":"3-21","source":"ResearchGate","title":"A Game-Theoretic Approach to IP Address Randomization in Decoy-Based Cyber Defense","author":[{"family":"Clark","given":"Andrew"},{"family":"Sun","given":"Kun"},{"family":"Bushnell","given":"Linda"},{"family":"Poovendran","given":"Radha"}],"issued":{"date-parts":[["2015",11,4]]}}}],"schema":"https://github.com/citation-style-language/schema/raw/master/csl-citation.json"} </w:instrText>
      </w:r>
      <w:r w:rsidR="00C529BA">
        <w:fldChar w:fldCharType="separate"/>
      </w:r>
      <w:r w:rsidR="000371EA" w:rsidRPr="000371EA">
        <w:rPr>
          <w:rFonts w:ascii="Calibri" w:hAnsi="Calibri" w:cs="Calibri"/>
        </w:rPr>
        <w:t>[7]</w:t>
      </w:r>
      <w:r w:rsidR="00C529BA">
        <w:fldChar w:fldCharType="end"/>
      </w:r>
      <w:r w:rsidR="00955CB9" w:rsidRPr="00EF1870">
        <w:t>, die einem Angriff-Verteidigung Muster folgen (Game</w:t>
      </w:r>
      <w:r w:rsidR="00B61403">
        <w:t xml:space="preserve"> T</w:t>
      </w:r>
      <w:r w:rsidR="00955CB9" w:rsidRPr="00EF1870">
        <w:t>heory).</w:t>
      </w:r>
    </w:p>
    <w:p w14:paraId="7AB1D2E5" w14:textId="77777777" w:rsidR="00A50C94" w:rsidRDefault="00A50C94" w:rsidP="00EE1E53"/>
    <w:p w14:paraId="04E1C0B0" w14:textId="0A2D17F3" w:rsidR="00306953" w:rsidRDefault="00C457EC" w:rsidP="00306953">
      <w:pPr>
        <w:rPr>
          <w:b/>
          <w:bCs/>
        </w:rPr>
      </w:pPr>
      <w:r>
        <w:rPr>
          <w:b/>
          <w:bCs/>
        </w:rPr>
        <w:t>Cloudnetzwerke</w:t>
      </w:r>
      <w:del w:id="1141" w:author="Cailleret Levi (cailllev)" w:date="2020-12-15T20:01:00Z">
        <w:r w:rsidR="003973E7" w:rsidDel="004F6D53">
          <w:rPr>
            <w:b/>
            <w:bCs/>
          </w:rPr>
          <w:delText>.</w:delText>
        </w:r>
      </w:del>
    </w:p>
    <w:p w14:paraId="2394AFA6" w14:textId="4D245AA4" w:rsidR="00C457EC" w:rsidRDefault="00E27A6B" w:rsidP="00306953">
      <w:del w:id="1142" w:author="Cailleret Levi (cailllev)" w:date="2020-12-18T10:36:00Z">
        <w:r w:rsidDel="0009484D">
          <w:delText>Cloud</w:delText>
        </w:r>
        <w:r w:rsidR="00FD6FD7" w:rsidDel="0009484D">
          <w:delText xml:space="preserve">computing </w:delText>
        </w:r>
        <w:r w:rsidR="00550AC3" w:rsidDel="0009484D">
          <w:delText xml:space="preserve"> </w:delText>
        </w:r>
        <w:r w:rsidR="001C133D" w:rsidDel="0009484D">
          <w:delText>macht</w:delText>
        </w:r>
      </w:del>
      <w:ins w:id="1143" w:author="Cailleret Levi (cailllev)" w:date="2020-12-18T10:36:00Z">
        <w:r w:rsidR="0009484D">
          <w:t>Cloudcomputing macht</w:t>
        </w:r>
      </w:ins>
      <w:r w:rsidR="001C133D">
        <w:t xml:space="preserve"> eigene </w:t>
      </w:r>
      <w:r w:rsidR="00D30552">
        <w:t>IT-Infrastruktur</w:t>
      </w:r>
      <w:r w:rsidR="001C133D">
        <w:t xml:space="preserve"> heute immer mehr obsolet</w:t>
      </w:r>
      <w:del w:id="1144" w:author="Cailleret Levi (cailllev)" w:date="2020-12-19T19:19:00Z">
        <w:r w:rsidR="001C133D" w:rsidDel="00C049D4">
          <w:delText>e</w:delText>
        </w:r>
      </w:del>
      <w:r w:rsidR="001C133D">
        <w:t xml:space="preserve">. </w:t>
      </w:r>
      <w:r w:rsidR="009B7282">
        <w:t xml:space="preserve">Eine </w:t>
      </w:r>
      <w:r w:rsidR="00C848B9">
        <w:t xml:space="preserve">Auslagerung </w:t>
      </w:r>
      <w:r w:rsidR="00CD38D0">
        <w:t>der IT</w:t>
      </w:r>
      <w:r w:rsidR="00FE563A">
        <w:t xml:space="preserve"> in </w:t>
      </w:r>
      <w:r w:rsidR="009F59F9">
        <w:t>die Cloud hat neben positiven Effekten</w:t>
      </w:r>
      <w:ins w:id="1145" w:author="Cailleret Levi (cailllev)" w:date="2020-12-19T19:19:00Z">
        <w:r w:rsidR="00803B4F">
          <w:t>,</w:t>
        </w:r>
      </w:ins>
      <w:r w:rsidR="009F59F9">
        <w:t xml:space="preserve"> w</w:t>
      </w:r>
      <w:r w:rsidR="00BB6730">
        <w:t>ie die Nutzung von Skaleneffekten durch das Teilen von Recheninfrastruktur</w:t>
      </w:r>
      <w:ins w:id="1146" w:author="Cailleret Levi (cailllev)" w:date="2020-12-19T19:19:00Z">
        <w:r w:rsidR="00803B4F">
          <w:t>,</w:t>
        </w:r>
      </w:ins>
      <w:r w:rsidR="003B4FFE">
        <w:t xml:space="preserve"> auch negative Effekte. </w:t>
      </w:r>
      <w:r w:rsidR="00270142">
        <w:t xml:space="preserve">Durch die Konzentration der Infrastruktur auf wenige Rechenzentren </w:t>
      </w:r>
      <w:r w:rsidR="000B7B7C">
        <w:t xml:space="preserve">erhöhte sich typischerweise auch der Return-of-Investment (ROI) bei einem </w:t>
      </w:r>
      <w:ins w:id="1147" w:author="Cailleret Levi (cailllev)" w:date="2020-12-18T10:38:00Z">
        <w:r w:rsidR="001826D5">
          <w:t>e</w:t>
        </w:r>
      </w:ins>
      <w:del w:id="1148" w:author="Cailleret Levi (cailllev)" w:date="2020-12-18T10:38:00Z">
        <w:r w:rsidR="000B7B7C" w:rsidDel="001826D5">
          <w:delText>E</w:delText>
        </w:r>
      </w:del>
      <w:r w:rsidR="000B7B7C">
        <w:t>rfolgreichen Angriff</w:t>
      </w:r>
      <w:ins w:id="1149" w:author="Cailleret Levi (cailllev)" w:date="2020-12-18T10:38:00Z">
        <w:r w:rsidR="001826D5">
          <w:t xml:space="preserve">, weil </w:t>
        </w:r>
        <w:r w:rsidR="00E05D49">
          <w:t>ein Angreifer</w:t>
        </w:r>
      </w:ins>
      <w:ins w:id="1150" w:author="Cailleret Levi (cailllev)" w:date="2020-12-18T10:39:00Z">
        <w:r w:rsidR="009F081E">
          <w:t xml:space="preserve"> unter Umstä</w:t>
        </w:r>
        <w:r w:rsidR="00F1698F">
          <w:t>nden</w:t>
        </w:r>
      </w:ins>
      <w:ins w:id="1151" w:author="Cailleret Levi (cailllev)" w:date="2020-12-18T10:38:00Z">
        <w:r w:rsidR="00E05D49">
          <w:t xml:space="preserve"> somit gleich mehrere Nutzer </w:t>
        </w:r>
        <w:r w:rsidR="00DD267A">
          <w:t>hacken kann</w:t>
        </w:r>
      </w:ins>
      <w:r w:rsidR="000B7B7C">
        <w:t xml:space="preserve">. </w:t>
      </w:r>
      <w:commentRangeStart w:id="1152"/>
      <w:commentRangeEnd w:id="1152"/>
      <w:r w:rsidR="00605E32">
        <w:rPr>
          <w:rStyle w:val="CommentReference"/>
        </w:rPr>
        <w:commentReference w:id="1152"/>
      </w:r>
      <w:r w:rsidR="008A2AB7">
        <w:t>Weiterhin ist</w:t>
      </w:r>
      <w:r w:rsidR="00D04904">
        <w:t xml:space="preserve"> ein solcher </w:t>
      </w:r>
      <w:r w:rsidR="00D35F33">
        <w:t>S</w:t>
      </w:r>
      <w:r w:rsidR="00D04904">
        <w:t xml:space="preserve">ervice auch auf möglichst hohe </w:t>
      </w:r>
      <w:r w:rsidR="00D35F33">
        <w:t>Kompatibilität</w:t>
      </w:r>
      <w:r w:rsidR="00D04904">
        <w:t xml:space="preserve"> und </w:t>
      </w:r>
      <w:r w:rsidR="00D35F33">
        <w:t>Homogenität</w:t>
      </w:r>
      <w:r w:rsidR="00D04904">
        <w:t xml:space="preserve"> ausgelegt, damit er jede mögliche Anfrage </w:t>
      </w:r>
      <w:r w:rsidR="00D35F33">
        <w:t>b</w:t>
      </w:r>
      <w:r w:rsidR="00D04904">
        <w:t>edienen kann. Dadurch können erhebliche Sicherheitslücken entstehen</w:t>
      </w:r>
      <w:r w:rsidR="005203E4">
        <w:t xml:space="preserve">. </w:t>
      </w:r>
      <w:r w:rsidR="003E13AA">
        <w:t>Nämlich dann, wenn</w:t>
      </w:r>
      <w:r w:rsidR="00A5029C">
        <w:t xml:space="preserve"> dadurch eine zentrale Schwachstelle entsteht</w:t>
      </w:r>
      <w:r w:rsidR="00143C1D">
        <w:t xml:space="preserve"> </w:t>
      </w:r>
      <w:r w:rsidR="00440D09">
        <w:fldChar w:fldCharType="begin"/>
      </w:r>
      <w:r w:rsidR="00DD197A">
        <w:instrText xml:space="preserve"> ADDIN ZOTERO_ITEM CSL_CITATION {"citationID":"CB0khGov","properties":{"formattedCitation":"[8]","plainCitation":"[8]","noteIndex":0},"citationItems":[{"id":94,"uris":["http://zotero.org/users/6945396/items/C9HVYCP2"],"uri":["http://zotero.org/users/6945396/items/C9HVYCP2"],"itemData":{"id":94,"type":"article-journal","abstract":"The articles in this issue represent the broad range of ideas that come to mind when scientists and engineers think about attacking systems. Some approach the problem by describing technically sophisticated attacks, attack patterns, and toolkits. Others fret about the politics of security and attacks, worrying that outlawing certain kinds of software will backfire. Some describe methodologies for breaking systems (on purpose) in order to evaluate them. Others describe in gory detail the kinds of tools the adversary regularly wields. All of these approaches are useful.","container-title":"IEEE Security Privacy","DOI":"10.1109/MSP.2004.46","ISSN":"1558-4046","issue":"4","note":"event: IEEE Security Privacy","page":"17-19","source":"IEEE Xplore","title":"Guest Editors' Introduction: Why Attacking Systems Is a Good Idea","title-short":"Guest Editors' Introduction","volume":"2","author":[{"family":"Arce","given":"I."},{"family":"McGraw","given":"G."}],"issued":{"date-parts":[["2004",7]]}}}],"schema":"https://github.com/citation-style-language/schema/raw/master/csl-citation.json"} </w:instrText>
      </w:r>
      <w:r w:rsidR="00440D09">
        <w:fldChar w:fldCharType="separate"/>
      </w:r>
      <w:r w:rsidR="000371EA" w:rsidRPr="000371EA">
        <w:rPr>
          <w:rFonts w:ascii="Calibri" w:hAnsi="Calibri" w:cs="Calibri"/>
        </w:rPr>
        <w:t>[8]</w:t>
      </w:r>
      <w:r w:rsidR="00440D09">
        <w:fldChar w:fldCharType="end"/>
      </w:r>
      <w:r w:rsidR="00DA4F49" w:rsidRPr="00DA4F49">
        <w:t>.</w:t>
      </w:r>
    </w:p>
    <w:p w14:paraId="678D5652" w14:textId="341F6660" w:rsidR="00DA4F49" w:rsidRDefault="00296CEA" w:rsidP="00306953">
      <w:r w:rsidRPr="00296CEA">
        <w:rPr>
          <w:b/>
          <w:bCs/>
        </w:rPr>
        <w:t>Techniken:</w:t>
      </w:r>
      <w:r>
        <w:rPr>
          <w:b/>
          <w:bCs/>
        </w:rPr>
        <w:t xml:space="preserve"> </w:t>
      </w:r>
      <w:r w:rsidR="00764EB9">
        <w:t>Die meist genutzten MTD-Techniken zur Verteidigung von Cloudnetzwerken sind</w:t>
      </w:r>
      <w:r w:rsidR="00C6062C">
        <w:t xml:space="preserve"> </w:t>
      </w:r>
      <w:r w:rsidR="00577A44">
        <w:t>Shuffling</w:t>
      </w:r>
      <w:r w:rsidR="00C6062C">
        <w:t xml:space="preserve"> von Serverkopien (</w:t>
      </w:r>
      <w:r w:rsidR="003B59A0">
        <w:t>R</w:t>
      </w:r>
      <w:r w:rsidR="00C6062C">
        <w:t xml:space="preserve">edundancy), </w:t>
      </w:r>
      <w:r w:rsidR="00577A44">
        <w:t>VM-Migration</w:t>
      </w:r>
      <w:r w:rsidR="0067106B">
        <w:t xml:space="preserve"> </w:t>
      </w:r>
      <w:r w:rsidR="00A323A5">
        <w:fldChar w:fldCharType="begin"/>
      </w:r>
      <w:r w:rsidR="00DD197A">
        <w:instrText xml:space="preserve"> ADDIN ZOTERO_ITEM CSL_CITATION {"citationID":"lOjlqNoQ","properties":{"formattedCitation":"[9]","plainCitation":"[9]","noteIndex":0},"citationItems":[{"id":93,"uris":["http://zotero.org/users/6945396/items/2MKK7AQH"],"uri":["http://zotero.org/users/6945396/items/2MKK7AQH"],"itemData":{"id":93,"type":"paper-conference","abstract":"The integration of Trusted Computing technologies into virtualized computing environments enables the hardware-based protection of private information and the detection of malicious software. Their use in virtual platforms, however, requires appropriate virtualization of their main component, the Trusted Platform Module (TPM) by means of virtual TPMs (vTPM). The challenge here is that the use of TPM virtualization should not impede classical platform processes such as virtual machine (VM) migration.","container-title":"Proceedings of the 27th Annual Computer Security Applications Conference on - ACSAC '11","DOI":"10.1145/2076732.2076759","event":"the 27th Annual Computer Security Applications Conference","event-place":"Orlando, Florida","ISBN":"978-1-4503-0672-0","language":"en","page":"187","publisher":"ACM Press","publisher-place":"Orlando, Florida","source":"DOI.org (Crossref)","title":"Enabling secure VM-vTPM migration in private clouds","URL":"http://dl.acm.org/citation.cfm?doid=2076732.2076759","author":[{"family":"Danev","given":"Boris"},{"family":"Masti","given":"Ramya Jayaram"},{"family":"Karame","given":"Ghassan O."},{"family":"Capkun","given":"Srdjan"}],"accessed":{"date-parts":[["2020",10,22]]},"issued":{"date-parts":[["2011"]]}}}],"schema":"https://github.com/citation-style-language/schema/raw/master/csl-citation.json"} </w:instrText>
      </w:r>
      <w:r w:rsidR="00A323A5">
        <w:fldChar w:fldCharType="separate"/>
      </w:r>
      <w:r w:rsidR="000371EA" w:rsidRPr="000371EA">
        <w:rPr>
          <w:rFonts w:ascii="Calibri" w:hAnsi="Calibri" w:cs="Calibri"/>
        </w:rPr>
        <w:t>[9]</w:t>
      </w:r>
      <w:r w:rsidR="00A323A5">
        <w:fldChar w:fldCharType="end"/>
      </w:r>
      <w:r w:rsidR="00026D0C">
        <w:t xml:space="preserve"> </w:t>
      </w:r>
      <w:r w:rsidR="00577A44">
        <w:t>und Platformdiversity</w:t>
      </w:r>
      <w:r w:rsidR="00465443">
        <w:t xml:space="preserve"> </w:t>
      </w:r>
      <w:r w:rsidR="00123CFC">
        <w:fldChar w:fldCharType="begin"/>
      </w:r>
      <w:r w:rsidR="00DD197A">
        <w:instrText xml:space="preserve"> ADDIN ZOTERO_ITEM CSL_CITATION {"citationID":"6iVZci6l","properties":{"formattedCitation":"[10]","plainCitation":"[10]","noteIndex":0},"citationItems":[{"id":92,"uris":["http://zotero.org/users/6945396/items/6F76GNC5"],"uri":["http://zotero.org/users/6945396/items/6F76GNC5"],"itemData":{"id":92,"type":"article-journal","abstract":"Active cyber defenses based on temporal platform diversity have been proposed as way to make systems more resistant to attacks. These defenses change the properties of the platforms in order to make attacks more complicated. Unfortunately, little work has been done on measuring the eﬀectiveness of these defenses. In this work, we use four diﬀerent approaches to quantitatively analyze these defenses; an abstract analysis studies the algebraic models of a temporal platform diversity system; a set of experiments on a test bed measures the metrics of interest for the system; a game theoretic analysis studies the impact of preferential selection of platforms and derives an optimal strategy; ﬁnally, a set of simulations evaluates the metrics of interest on the models. Our results from these approaches all agree and yet are counter-intuitive. We show that although platform diversity can mitigate some attacks, it can be detrimental for others. We also illustrate that the beneﬁt from these systems heavily depends on their threat model and that the preferential selection of platforms can achieve better protection.","container-title":"arXiv:1401.8255 [cs]","language":"en","note":"arXiv: 1401.8255","source":"arXiv.org","title":"Quantitative Analysis of Active Cyber Defenses Based on Temporal Platform Diversity","URL":"http://arxiv.org/abs/1401.8255","author":[{"family":"Carter","given":"Kevin M."},{"family":"Okhravi","given":"Hamed"},{"family":"Riordan","given":"James"}],"accessed":{"date-parts":[["2020",10,22]]},"issued":{"date-parts":[["2014",1,31]]}}}],"schema":"https://github.com/citation-style-language/schema/raw/master/csl-citation.json"} </w:instrText>
      </w:r>
      <w:r w:rsidR="00123CFC">
        <w:fldChar w:fldCharType="separate"/>
      </w:r>
      <w:r w:rsidR="000371EA" w:rsidRPr="000371EA">
        <w:rPr>
          <w:rFonts w:ascii="Calibri" w:hAnsi="Calibri" w:cs="Calibri"/>
        </w:rPr>
        <w:t>[10]</w:t>
      </w:r>
      <w:r w:rsidR="00123CFC">
        <w:fldChar w:fldCharType="end"/>
      </w:r>
      <w:r w:rsidR="00123CFC">
        <w:t>.</w:t>
      </w:r>
      <w:r w:rsidR="007D1E71">
        <w:t xml:space="preserve"> Bisher werden oft nur Methoden eingesetzt, die </w:t>
      </w:r>
      <w:r w:rsidR="00645C7B">
        <w:t xml:space="preserve">sich auf </w:t>
      </w:r>
      <w:r w:rsidR="00F227D5">
        <w:t>das Ändern</w:t>
      </w:r>
      <w:r w:rsidR="00645C7B">
        <w:t xml:space="preserve"> von Konfigurationen oder Systemkomponenten beschränken. </w:t>
      </w:r>
    </w:p>
    <w:p w14:paraId="02D2ACBE" w14:textId="650CF8C2" w:rsidR="00F63BED" w:rsidRDefault="00630ABE" w:rsidP="00306953">
      <w:r w:rsidRPr="00630ABE">
        <w:rPr>
          <w:b/>
          <w:bCs/>
        </w:rPr>
        <w:t>Häufigste Attacken:</w:t>
      </w:r>
      <w:r>
        <w:t xml:space="preserve"> </w:t>
      </w:r>
      <w:r w:rsidR="005336CD">
        <w:t>Die häufigsten Angriffe auf Cloud basierte Dienste sind DDo</w:t>
      </w:r>
      <w:r w:rsidR="007550B7">
        <w:t>S</w:t>
      </w:r>
      <w:r w:rsidR="005336CD">
        <w:t xml:space="preserve">-Attacken </w:t>
      </w:r>
      <w:r w:rsidR="008E3DC7">
        <w:fldChar w:fldCharType="begin"/>
      </w:r>
      <w:r w:rsidR="00DD197A">
        <w:instrText xml:space="preserve"> ADDIN ZOTERO_ITEM CSL_CITATION {"citationID":"oc3yjJ9g","properties":{"formattedCitation":"[6]","plainCitation":"[6]","noteIndex":0},"citationItems":[{"id":121,"uris":["http://zotero.org/users/6945396/items/8455D56U"],"uri":["http://zotero.org/users/6945396/items/8455D56U"],"itemData":{"id":121,"type":"paper-conference","abstract":"Distributed Denial of Service (DDoS) attacks still pose a significant threat to critical infrastructure and Internet services alike. In this paper, we propose MOTAG, a moving target defense mechanism that secures service access for authenticated clients against flooding DDoS attacks. MOTAG employs a group of dynamic packet indirection proxies to relay data traffic between legitimate clients and the protected servers. Our design can effectively inhibit external attackers' attempts to directly bombard the network infrastructure. As a result, attackers will have to collude with malicious insiders in locating secret proxies and then initiating attacks. However, MOTAG can isolate insider attacks from innocent clients by continuously \"moving\" secret proxies to new network locations while shuffling client-to-proxy assignments. We develop a greedy shuffling algorithm to minimize the number of proxy re- allocations (shuffles) while maximizing attack isolation. Simulations are used to investigate MOTAG's effectiveness on protecting services of different scales against intensified DDoS attacks.","DOI":"10.1109/ICCCN.2013.6614155","event":"Proceedings - International Conference on Computer Communications and Networks, ICCCN","ISBN":"978-1-4673-5774-6","page":"1-9","source":"ResearchGate","title":"MOTAG: Moving Target Defense against Internet Denial of Service Attacks","title-short":"MOTAG","author":[{"family":"Jia","given":"Quan"},{"family":"Sun","given":"Kun"},{"family":"Stavrou","given":"Angelos"}],"issued":{"date-parts":[["2013",7,1]]}}}],"schema":"https://github.com/citation-style-language/schema/raw/master/csl-citation.json"} </w:instrText>
      </w:r>
      <w:r w:rsidR="008E3DC7">
        <w:fldChar w:fldCharType="separate"/>
      </w:r>
      <w:r w:rsidR="000371EA" w:rsidRPr="000371EA">
        <w:rPr>
          <w:rFonts w:ascii="Calibri" w:hAnsi="Calibri" w:cs="Calibri"/>
        </w:rPr>
        <w:t>[6]</w:t>
      </w:r>
      <w:r w:rsidR="008E3DC7">
        <w:fldChar w:fldCharType="end"/>
      </w:r>
      <w:r w:rsidR="00176B94">
        <w:t xml:space="preserve">, </w:t>
      </w:r>
      <w:r w:rsidR="001B7016">
        <w:t xml:space="preserve">VM </w:t>
      </w:r>
      <w:r w:rsidR="00997BF9">
        <w:t>P</w:t>
      </w:r>
      <w:r w:rsidR="001B7016">
        <w:t>robing</w:t>
      </w:r>
      <w:r w:rsidR="00997BF9">
        <w:t>-A</w:t>
      </w:r>
      <w:r w:rsidR="001B7016">
        <w:t>ttack</w:t>
      </w:r>
      <w:r w:rsidR="00997BF9">
        <w:t>en</w:t>
      </w:r>
      <w:r w:rsidR="001B7016">
        <w:t xml:space="preserve"> und </w:t>
      </w:r>
      <w:r w:rsidR="00997BF9">
        <w:t>E</w:t>
      </w:r>
      <w:r w:rsidR="001330D2">
        <w:t>avesdropping</w:t>
      </w:r>
      <w:r w:rsidR="001B7016">
        <w:t>.</w:t>
      </w:r>
      <w:r w:rsidR="00BB3EC1">
        <w:t xml:space="preserve"> Oftmals wird dabei </w:t>
      </w:r>
      <w:r w:rsidR="00EA441F">
        <w:t>vor allem</w:t>
      </w:r>
      <w:r w:rsidR="00BB3EC1">
        <w:t xml:space="preserve"> versucht an Benutzerdaten zu gelangen</w:t>
      </w:r>
      <w:r w:rsidR="00143C1D">
        <w:t xml:space="preserve"> </w:t>
      </w:r>
      <w:r w:rsidR="00EA441F">
        <w:fldChar w:fldCharType="begin"/>
      </w:r>
      <w:r w:rsidR="00DD197A">
        <w:instrText xml:space="preserve"> ADDIN ZOTERO_ITEM CSL_CITATION {"citationID":"McRdyBrJ","properties":{"formattedCitation":"[11]","plainCitation":"[11]","noteIndex":0},"citationItems":[{"id":119,"uris":["http://zotero.org/users/6945396/items/QJBDAT4G"],"uri":["http://zotero.org/users/6945396/items/QJBDAT4G"],"itemData":{"id":119,"type":"paper-conference","abstract":"Due to deep automation, the configuration of many Cloud infrastructures is static and homogeneous, which, while easing administration, significantly decreases a potential attacker's uncertainty on a deployed Cloud-based service and hence increases the chance of the service being compromised. Moving-target defense (MTD) is a promising solution to the configuration staticity and homogeneity problem. This paper presents our findings on whether and to what extent MTD is effective in protecting a Cloud-based service with heterogeneous and dynamic attack surfaces - these attributes, which match the reality of current Cloud infrastructures, have not been investigated together in previous works on MTD in general network settings. We 1) formulate a Cloud-based service security model that incorporates Cloud-specific features such as VM migration/snapshotting and the diversity/compatibility of migration, 2) consider the accumulative effect of the attacker's intelligence on the target service's attack surface, 3) model the heterogeneity and dynamics of the service's attack surfaces, as defined by the (dynamic) probability of the service being compromised, as an S-shaped generalized logistic function, and 4) propose a probabilistic MTD service deployment strategy that exploits the dynamics and heterogeneity of attack surfaces for protecting the service against attackers. Through simulation, we identify the conditions and extent of the proposed MTD strategy's effectiveness in protecting Cloud-based services. Namely, 1) MTD is more effective when the service deployment is dense in the replacement pool and/or when the attack is strong, and 2) attack-surface heterogeneity-and-dynamics awareness helps in improving MTD's effectiveness.","container-title":"2014 IEEE International Conference on Communications (ICC)","DOI":"10.1109/ICC.2014.6883418","event":"2014 IEEE International Conference on Communications (ICC)","note":"ISSN: 1938-1883","page":"804-809","source":"IEEE Xplore","title":"A moving-target defense strategy for Cloud-based services with heterogeneous and dynamic attack surfaces","author":[{"family":"Peng","given":"W."},{"family":"Li","given":"F."},{"family":"Huang","given":"C."},{"family":"Zou","given":"X."}],"issued":{"date-parts":[["2014",6]]}}}],"schema":"https://github.com/citation-style-language/schema/raw/master/csl-citation.json"} </w:instrText>
      </w:r>
      <w:r w:rsidR="00EA441F">
        <w:fldChar w:fldCharType="separate"/>
      </w:r>
      <w:r w:rsidR="000371EA" w:rsidRPr="000371EA">
        <w:rPr>
          <w:rFonts w:ascii="Calibri" w:hAnsi="Calibri" w:cs="Calibri"/>
        </w:rPr>
        <w:t>[11]</w:t>
      </w:r>
      <w:r w:rsidR="00EA441F">
        <w:fldChar w:fldCharType="end"/>
      </w:r>
      <w:r w:rsidR="00143C1D">
        <w:t>.</w:t>
      </w:r>
    </w:p>
    <w:p w14:paraId="3CE12A65" w14:textId="0EE8138E" w:rsidR="000B3EE1" w:rsidRPr="0061414B" w:rsidRDefault="00F533BA" w:rsidP="000202DD">
      <w:pPr>
        <w:jc w:val="left"/>
      </w:pPr>
      <w:r>
        <w:br w:type="page"/>
      </w:r>
    </w:p>
    <w:p w14:paraId="02FCB500" w14:textId="28461215" w:rsidR="00416DD5" w:rsidRDefault="002A0DF0" w:rsidP="00EE1E53">
      <w:pPr>
        <w:pStyle w:val="Heading2"/>
      </w:pPr>
      <w:bookmarkStart w:id="1153" w:name="_Toc59300827"/>
      <w:r>
        <w:lastRenderedPageBreak/>
        <w:t>Reinforcement</w:t>
      </w:r>
      <w:r w:rsidR="00C5423C">
        <w:t xml:space="preserve"> </w:t>
      </w:r>
      <w:r w:rsidR="00DA6EEE">
        <w:t>L</w:t>
      </w:r>
      <w:r>
        <w:t>earning</w:t>
      </w:r>
      <w:bookmarkEnd w:id="1153"/>
    </w:p>
    <w:p w14:paraId="2F14B981" w14:textId="0150223B" w:rsidR="006A2081" w:rsidRDefault="002362E1" w:rsidP="006A2081">
      <w:pPr>
        <w:pStyle w:val="Heading3"/>
      </w:pPr>
      <w:bookmarkStart w:id="1154" w:name="_Toc59300828"/>
      <w:r>
        <w:t>Einleitung in</w:t>
      </w:r>
      <w:r w:rsidR="00DB4968" w:rsidRPr="00850D74">
        <w:t xml:space="preserve"> </w:t>
      </w:r>
      <w:r w:rsidR="00DA6EEE">
        <w:t>R</w:t>
      </w:r>
      <w:r w:rsidR="00DB4968" w:rsidRPr="00850D74">
        <w:t>ei</w:t>
      </w:r>
      <w:r w:rsidR="003A200F">
        <w:t>n</w:t>
      </w:r>
      <w:r w:rsidR="00DB4968" w:rsidRPr="00850D74">
        <w:t>forcement</w:t>
      </w:r>
      <w:r w:rsidR="00F44C79">
        <w:t xml:space="preserve"> </w:t>
      </w:r>
      <w:r w:rsidR="00DA6EEE">
        <w:t>L</w:t>
      </w:r>
      <w:r w:rsidR="00DB4968" w:rsidRPr="00850D74">
        <w:t>earning</w:t>
      </w:r>
      <w:bookmarkEnd w:id="1154"/>
    </w:p>
    <w:p w14:paraId="3C33ECEB" w14:textId="65A0DAE1" w:rsidR="006A2081" w:rsidRPr="00E03632" w:rsidRDefault="006A2081" w:rsidP="006A2081">
      <w:r w:rsidRPr="00FA6F82">
        <w:t xml:space="preserve">In der Literatur wird mit Reinforcement Learning Agent und Reinforcement Learning Algorithmus meist auf </w:t>
      </w:r>
      <w:ins w:id="1155" w:author="Cailleret Levi (cailllev)" w:date="2020-12-19T19:20:00Z">
        <w:r w:rsidR="00AC1FCA">
          <w:t>d</w:t>
        </w:r>
      </w:ins>
      <w:del w:id="1156" w:author="Cailleret Levi (cailllev)" w:date="2020-12-19T19:20:00Z">
        <w:r w:rsidRPr="00FA6F82" w:rsidDel="004962C0">
          <w:delText>d</w:delText>
        </w:r>
      </w:del>
      <w:r w:rsidRPr="00FA6F82">
        <w:t>asselbe verwiesen</w:t>
      </w:r>
      <w:r w:rsidR="00A96FD1">
        <w:t xml:space="preserve">. </w:t>
      </w:r>
      <w:r w:rsidRPr="00FA6F82">
        <w:t xml:space="preserve">In </w:t>
      </w:r>
      <w:r w:rsidR="0053572B">
        <w:t>dieser</w:t>
      </w:r>
      <w:r w:rsidRPr="00FA6F82">
        <w:t xml:space="preserve"> Arbeit wird die Bezeichnung Reinforcement Learning Agent </w:t>
      </w:r>
      <w:r w:rsidR="009F326A">
        <w:t>und</w:t>
      </w:r>
      <w:r w:rsidR="00E34646">
        <w:t xml:space="preserve"> folgend</w:t>
      </w:r>
      <w:r w:rsidR="009F326A">
        <w:t xml:space="preserve"> RL Agent </w:t>
      </w:r>
      <w:r w:rsidRPr="00FA6F82">
        <w:t xml:space="preserve">verwendet. </w:t>
      </w:r>
    </w:p>
    <w:p w14:paraId="3E7FD38B" w14:textId="4452E985" w:rsidR="00335C74" w:rsidRPr="00E03632" w:rsidRDefault="00044BB8" w:rsidP="006A2081">
      <w:ins w:id="1157" w:author="Cailleret Levi (cailllev)" w:date="2020-12-16T09:24:00Z">
        <w:r>
          <w:rPr>
            <w:noProof/>
          </w:rPr>
          <w:drawing>
            <wp:anchor distT="0" distB="0" distL="114300" distR="114300" simplePos="0" relativeHeight="251658262" behindDoc="0" locked="0" layoutInCell="1" allowOverlap="1" wp14:anchorId="2D964F0A" wp14:editId="7CDE97E4">
              <wp:simplePos x="0" y="0"/>
              <wp:positionH relativeFrom="column">
                <wp:posOffset>976135</wp:posOffset>
              </wp:positionH>
              <wp:positionV relativeFrom="paragraph">
                <wp:posOffset>2304351</wp:posOffset>
              </wp:positionV>
              <wp:extent cx="3780155" cy="2114550"/>
              <wp:effectExtent l="0" t="0" r="0" b="0"/>
              <wp:wrapTopAndBottom/>
              <wp:docPr id="3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80155" cy="2114550"/>
                      </a:xfrm>
                      <a:prstGeom prst="rect">
                        <a:avLst/>
                      </a:prstGeom>
                    </pic:spPr>
                  </pic:pic>
                </a:graphicData>
              </a:graphic>
            </wp:anchor>
          </w:drawing>
        </w:r>
      </w:ins>
      <w:r w:rsidR="000D1DD6">
        <w:t>Die Idee des Reinforcement</w:t>
      </w:r>
      <w:r w:rsidR="00D92108">
        <w:t xml:space="preserve"> L</w:t>
      </w:r>
      <w:r w:rsidR="000D1DD6">
        <w:t xml:space="preserve">earning folgt in Grundzügen </w:t>
      </w:r>
      <w:r w:rsidR="0037608B">
        <w:t>denselben</w:t>
      </w:r>
      <w:r w:rsidR="00D2285D">
        <w:t xml:space="preserve"> Prozessen</w:t>
      </w:r>
      <w:ins w:id="1158" w:author="Cailleret Levi (cailllev)" w:date="2020-12-19T19:20:00Z">
        <w:r w:rsidR="00247EA3">
          <w:t>,</w:t>
        </w:r>
      </w:ins>
      <w:r w:rsidR="00D2285D">
        <w:t xml:space="preserve"> wie wir Menschen sie als Kinder und auch s</w:t>
      </w:r>
      <w:r w:rsidR="00565621">
        <w:t>pä</w:t>
      </w:r>
      <w:r w:rsidR="00D2285D">
        <w:t xml:space="preserve">ter als </w:t>
      </w:r>
      <w:r w:rsidR="00C24104">
        <w:t>E</w:t>
      </w:r>
      <w:r w:rsidR="00D2285D">
        <w:t>rwachsene</w:t>
      </w:r>
      <w:r w:rsidR="00AA51D1">
        <w:t xml:space="preserve"> noch</w:t>
      </w:r>
      <w:r w:rsidR="00D2285D">
        <w:t xml:space="preserve"> erleben.</w:t>
      </w:r>
      <w:r w:rsidR="00D92108">
        <w:t xml:space="preserve"> Unsere Umwelt ist in eine</w:t>
      </w:r>
      <w:r w:rsidR="0037608B">
        <w:t>m bestimmten Zustand</w:t>
      </w:r>
      <w:ins w:id="1159" w:author="Cailleret Levi (cailllev)" w:date="2020-12-19T19:20:00Z">
        <w:r w:rsidR="00247EA3">
          <w:t>,</w:t>
        </w:r>
      </w:ins>
      <w:r w:rsidR="0037608B">
        <w:t xml:space="preserve"> und wir interagieren mit ihr, um diesen Zustand zu verändern. </w:t>
      </w:r>
      <w:del w:id="1160" w:author="Cailleret Levi (cailllev)" w:date="2020-12-19T19:21:00Z">
        <w:r w:rsidR="0037608B" w:rsidDel="002325D0">
          <w:delText>Banal gesprochen zum</w:delText>
        </w:r>
      </w:del>
      <w:ins w:id="1161" w:author="Cailleret Levi (cailllev)" w:date="2020-12-19T19:21:00Z">
        <w:r w:rsidR="002325D0">
          <w:t xml:space="preserve">Ein </w:t>
        </w:r>
      </w:ins>
      <w:del w:id="1162" w:author="Cailleret Levi (cailllev)" w:date="2020-12-19T19:21:00Z">
        <w:r w:rsidR="0037608B" w:rsidDel="002325D0">
          <w:delText xml:space="preserve"> </w:delText>
        </w:r>
      </w:del>
      <w:r w:rsidR="0037608B">
        <w:t>Beispiel</w:t>
      </w:r>
      <w:ins w:id="1163" w:author="Cailleret Levi (cailllev)" w:date="2020-12-19T19:21:00Z">
        <w:r w:rsidR="002325D0">
          <w:t>:</w:t>
        </w:r>
      </w:ins>
      <w:r w:rsidR="0037608B">
        <w:t xml:space="preserve"> </w:t>
      </w:r>
      <w:del w:id="1164" w:author="Cailleret Levi (cailllev)" w:date="2020-12-19T19:21:00Z">
        <w:r w:rsidR="0037608B" w:rsidDel="002325D0">
          <w:delText>indem w</w:delText>
        </w:r>
      </w:del>
      <w:ins w:id="1165" w:author="Cailleret Levi (cailllev)" w:date="2020-12-19T19:21:00Z">
        <w:r w:rsidR="002325D0">
          <w:t>W</w:t>
        </w:r>
      </w:ins>
      <w:r w:rsidR="0037608B">
        <w:t>ir</w:t>
      </w:r>
      <w:ins w:id="1166" w:author="Cailleret Levi (cailllev)" w:date="2020-12-19T19:21:00Z">
        <w:r w:rsidR="002325D0">
          <w:t xml:space="preserve"> öffnen</w:t>
        </w:r>
      </w:ins>
      <w:r w:rsidR="0037608B">
        <w:t xml:space="preserve"> eine Tür</w:t>
      </w:r>
      <w:del w:id="1167" w:author="Cailleret Levi (cailllev)" w:date="2020-12-19T19:21:00Z">
        <w:r w:rsidR="0037608B" w:rsidDel="002325D0">
          <w:delText xml:space="preserve"> </w:delText>
        </w:r>
        <w:r w:rsidR="0062251E" w:rsidDel="002325D0">
          <w:delText>öffnen</w:delText>
        </w:r>
      </w:del>
      <w:r w:rsidR="0062251E">
        <w:t>,</w:t>
      </w:r>
      <w:r w:rsidR="0037608B">
        <w:t xml:space="preserve"> um den dahinterliegenden Raum zugänglich zu machen. </w:t>
      </w:r>
      <w:r w:rsidR="00D331E7">
        <w:t>Kleinkinder besitzen das Wissen um Aktion und Reaktion nicht. Sie erlernen die Welt</w:t>
      </w:r>
      <w:ins w:id="1168" w:author="Cailleret Levi (cailllev)" w:date="2020-12-19T19:21:00Z">
        <w:r w:rsidR="00CC219E">
          <w:t>,</w:t>
        </w:r>
      </w:ins>
      <w:r w:rsidR="00D331E7">
        <w:t xml:space="preserve"> und wie sie funktioniert</w:t>
      </w:r>
      <w:ins w:id="1169" w:author="Cailleret Levi (cailllev)" w:date="2020-12-19T19:21:00Z">
        <w:r w:rsidR="00CC219E">
          <w:t>,</w:t>
        </w:r>
      </w:ins>
      <w:r w:rsidR="00D331E7">
        <w:t xml:space="preserve"> von </w:t>
      </w:r>
      <w:r w:rsidR="00DF30D6">
        <w:t>Grund auf</w:t>
      </w:r>
      <w:r w:rsidR="0062251E">
        <w:t xml:space="preserve">. Ähnlich darf man sich auch </w:t>
      </w:r>
      <w:r w:rsidR="00F50182">
        <w:t>das Vorgehen</w:t>
      </w:r>
      <w:r w:rsidR="00A56F01">
        <w:t xml:space="preserve"> im Reinforcement</w:t>
      </w:r>
      <w:r w:rsidR="00F50182">
        <w:t xml:space="preserve"> L</w:t>
      </w:r>
      <w:r w:rsidR="00A56F01">
        <w:t>ear</w:t>
      </w:r>
      <w:r w:rsidR="00F50182">
        <w:t>ning</w:t>
      </w:r>
      <w:r w:rsidR="00A56F01">
        <w:t xml:space="preserve"> vorstellen.</w:t>
      </w:r>
      <w:r w:rsidR="002B28A3">
        <w:t xml:space="preserve"> </w:t>
      </w:r>
      <w:r w:rsidR="00784D46">
        <w:t>Es geht darum</w:t>
      </w:r>
      <w:ins w:id="1170" w:author="Cailleret Levi (cailllev)" w:date="2020-12-19T19:22:00Z">
        <w:r w:rsidR="00CC219E">
          <w:t>,</w:t>
        </w:r>
      </w:ins>
      <w:r w:rsidR="00784D46">
        <w:t xml:space="preserve"> </w:t>
      </w:r>
      <w:r w:rsidR="00C81124">
        <w:t xml:space="preserve">Situationen </w:t>
      </w:r>
      <w:del w:id="1171" w:author="Cailleret Levi (cailllev)" w:date="2020-12-19T19:22:00Z">
        <w:r w:rsidR="00C81124" w:rsidDel="008B2603">
          <w:delText xml:space="preserve">zu </w:delText>
        </w:r>
      </w:del>
      <w:ins w:id="1172" w:author="Cailleret Levi (cailllev)" w:date="2020-12-19T19:22:00Z">
        <w:r w:rsidR="008B2603">
          <w:t xml:space="preserve">an </w:t>
        </w:r>
      </w:ins>
      <w:r w:rsidR="00C81124">
        <w:t xml:space="preserve">Aktionen </w:t>
      </w:r>
      <w:del w:id="1173" w:author="Cailleret Levi (cailllev)" w:date="2020-12-19T19:22:00Z">
        <w:r w:rsidR="00C81124" w:rsidDel="008B2603">
          <w:delText xml:space="preserve">zu </w:delText>
        </w:r>
        <w:r w:rsidR="00C81124" w:rsidDel="00CC219E">
          <w:delText>mappen</w:delText>
        </w:r>
      </w:del>
      <w:ins w:id="1174" w:author="Cailleret Levi (cailllev)" w:date="2020-12-19T19:22:00Z">
        <w:r w:rsidR="00CC219E">
          <w:t>zuweisen</w:t>
        </w:r>
      </w:ins>
      <w:r w:rsidR="00C81124">
        <w:t xml:space="preserve">. </w:t>
      </w:r>
      <w:r w:rsidR="00AE0971">
        <w:t>Der Lernende weiss nicht</w:t>
      </w:r>
      <w:ins w:id="1175" w:author="Cailleret Levi (cailllev)" w:date="2020-12-19T19:22:00Z">
        <w:r w:rsidR="00880CC7">
          <w:t>,</w:t>
        </w:r>
      </w:ins>
      <w:r w:rsidR="00AE0971">
        <w:t xml:space="preserve"> welche Aktionen er in welcher Situation </w:t>
      </w:r>
      <w:r w:rsidR="00A0483B">
        <w:t xml:space="preserve">vollführen </w:t>
      </w:r>
      <w:r w:rsidR="0075303E">
        <w:t>muss,</w:t>
      </w:r>
      <w:r w:rsidR="00A0483B">
        <w:t xml:space="preserve"> um an das Ziel zu </w:t>
      </w:r>
      <w:r w:rsidR="008274A0">
        <w:t>gelangen</w:t>
      </w:r>
      <w:r w:rsidR="00A0483B">
        <w:t>. Es wir</w:t>
      </w:r>
      <w:r w:rsidR="008274A0">
        <w:t xml:space="preserve">d </w:t>
      </w:r>
      <w:r w:rsidR="00A0483B">
        <w:t xml:space="preserve">ihm auch </w:t>
      </w:r>
      <w:r w:rsidR="008274A0">
        <w:t>nicht</w:t>
      </w:r>
      <w:r w:rsidR="00A0483B">
        <w:t xml:space="preserve"> gesagt. Er ha</w:t>
      </w:r>
      <w:r w:rsidR="008274A0">
        <w:t>t</w:t>
      </w:r>
      <w:r w:rsidR="00A0483B">
        <w:t xml:space="preserve"> nur die Möglichkeit via </w:t>
      </w:r>
      <w:r w:rsidR="006C37AC">
        <w:t>Trial-and-Error</w:t>
      </w:r>
      <w:r w:rsidR="00A0483B">
        <w:t xml:space="preserve"> selbst einen optimalen Weg zu finden. Dies sind auch die </w:t>
      </w:r>
      <w:r w:rsidR="00802C70">
        <w:t xml:space="preserve">zwei wichtigsten Komponenten des Reinforcement Learning: </w:t>
      </w:r>
      <w:r w:rsidR="006C37AC">
        <w:t>Trial-and-Error</w:t>
      </w:r>
      <w:r w:rsidR="00802C70">
        <w:t xml:space="preserve"> </w:t>
      </w:r>
      <w:r w:rsidR="0075303E">
        <w:t>S</w:t>
      </w:r>
      <w:r w:rsidR="00802C70">
        <w:t>uche</w:t>
      </w:r>
      <w:ins w:id="1176" w:author="Cailleret Levi (cailllev)" w:date="2020-12-19T19:23:00Z">
        <w:r w:rsidR="00880CC7">
          <w:t>,</w:t>
        </w:r>
      </w:ins>
      <w:r w:rsidR="00802C70">
        <w:t xml:space="preserve"> und </w:t>
      </w:r>
      <w:r w:rsidR="008274A0">
        <w:t xml:space="preserve">die </w:t>
      </w:r>
      <w:r w:rsidR="0075303E">
        <w:t>Möglichkeit</w:t>
      </w:r>
      <w:r w:rsidR="008274A0">
        <w:t xml:space="preserve"> einer verspäteten Belohnung</w:t>
      </w:r>
      <w:r w:rsidR="00143C1D">
        <w:t xml:space="preserve"> </w:t>
      </w:r>
      <w:r w:rsidR="00DC43E8">
        <w:fldChar w:fldCharType="begin"/>
      </w:r>
      <w:r w:rsidR="000371EA">
        <w:instrText xml:space="preserve"> ADDIN ZOTERO_ITEM CSL_CITATION {"citationID":"gZBsfQWF","properties":{"formattedCitation":"[12]","plainCitation":"[12]","noteIndex":0},"citationItems":[{"id":118,"uris":["http://zotero.org/users/6945396/items/NT75MUEI"],"uri":["http://zotero.org/users/6945396/items/NT75MUEI"],"itemData":{"id":118,"type":"book","abstract":"The significantly expanded and updated new edition of a widely used text on reinforcement learning, one of the most active research areas in artificial intelligence.Reinforcement learning, one of the most active research areas in artificial intelligence, is a computational approach to learning whereby an agent tries to maximize the total amount of reward it receives while interacting with a complex, uncertain environment. In Reinforcement Learning, Richard Sutton and Andrew Barto provide a clear and simple account of the field's key ideas and algorithms. This second edition has been significantly expanded and updated, presenting new topics and updating coverage of other topics.Like the first edition, this second edition focuses on core online learning algorithms, with the more mathematical material set off in shaded boxes. Part I covers as much of reinforcement learning as possible without going beyond the tabular case for which exact solutions can be found. Many algorithms presented in this part are new to the second edition, including UCB, Expected Sarsa, and Double Learning. Part II extends these ideas to function approximation, with new sections on such topics as artificial neural networks and the Fourier basis, and offers expanded treatment of off-policy learning and policy-gradient methods. Part III has new chapters on reinforcement learning's relationships to psychology and neuroscience, as well as an updated case-studies chapter including AlphaGo and AlphaGo Zero, Atari game playing, and IBM Watson's wagering strategy. The final chapter discusses the future societal impacts of reinforcement learning.","ISBN":"978-0-262-35270-3","language":"en","note":"Google-Books-ID: uWV0DwAAQBAJ","number-of-pages":"549","publisher":"MIT Press","source":"Google Books","title":"Reinforcement Learning, second edition: An Introduction","title-short":"Reinforcement Learning, second edition","author":[{"family":"Sutton","given":"Richard S."},{"family":"Barto","given":"Andrew G."}],"issued":{"date-parts":[["2018",11,13]]}}}],"schema":"https://github.com/citation-style-language/schema/raw/master/csl-citation.json"} </w:instrText>
      </w:r>
      <w:r w:rsidR="00DC43E8">
        <w:fldChar w:fldCharType="separate"/>
      </w:r>
      <w:r w:rsidR="000371EA" w:rsidRPr="000371EA">
        <w:rPr>
          <w:rFonts w:ascii="Calibri" w:hAnsi="Calibri" w:cs="Calibri"/>
        </w:rPr>
        <w:t>[12]</w:t>
      </w:r>
      <w:r w:rsidR="00DC43E8">
        <w:fldChar w:fldCharType="end"/>
      </w:r>
      <w:r w:rsidR="00143C1D">
        <w:t>.</w:t>
      </w:r>
    </w:p>
    <w:p w14:paraId="1B51CA85" w14:textId="65C9BEA2" w:rsidR="00044BB8" w:rsidRDefault="00044BB8" w:rsidP="00EE1E53">
      <w:pPr>
        <w:rPr>
          <w:ins w:id="1177" w:author="Cailleret Levi (cailllev)" w:date="2020-12-16T09:25:00Z"/>
        </w:rPr>
      </w:pPr>
      <w:ins w:id="1178" w:author="Cailleret Levi (cailllev)" w:date="2020-12-16T09:24:00Z">
        <w:r>
          <w:rPr>
            <w:noProof/>
          </w:rPr>
          <mc:AlternateContent>
            <mc:Choice Requires="wps">
              <w:drawing>
                <wp:anchor distT="0" distB="0" distL="114300" distR="114300" simplePos="0" relativeHeight="251658263" behindDoc="0" locked="0" layoutInCell="1" allowOverlap="1" wp14:anchorId="44BCF14F" wp14:editId="0275F028">
                  <wp:simplePos x="0" y="0"/>
                  <wp:positionH relativeFrom="column">
                    <wp:posOffset>972960</wp:posOffset>
                  </wp:positionH>
                  <wp:positionV relativeFrom="paragraph">
                    <wp:posOffset>2350071</wp:posOffset>
                  </wp:positionV>
                  <wp:extent cx="378015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780155" cy="635"/>
                          </a:xfrm>
                          <a:prstGeom prst="rect">
                            <a:avLst/>
                          </a:prstGeom>
                          <a:solidFill>
                            <a:prstClr val="white"/>
                          </a:solidFill>
                          <a:ln>
                            <a:noFill/>
                          </a:ln>
                        </wps:spPr>
                        <wps:txbx>
                          <w:txbxContent>
                            <w:p w14:paraId="7F0FF56E" w14:textId="77777777" w:rsidR="00AE05E0" w:rsidRPr="00A24BFC" w:rsidRDefault="00AE05E0">
                              <w:pPr>
                                <w:pStyle w:val="Caption"/>
                                <w:jc w:val="center"/>
                                <w:rPr>
                                  <w:noProof/>
                                </w:rPr>
                                <w:pPrChange w:id="1179" w:author="Cailleret Levi (cailllev)" w:date="2020-12-16T08:49:00Z">
                                  <w:pPr>
                                    <w:keepNext/>
                                  </w:pPr>
                                </w:pPrChange>
                              </w:pPr>
                              <w:bookmarkStart w:id="1180" w:name="_Toc59002583"/>
                              <w:ins w:id="1181" w:author="Cailleret Levi (cailllev)" w:date="2020-12-16T08:49:00Z">
                                <w:r>
                                  <w:t xml:space="preserve">Abbildung </w:t>
                                </w:r>
                                <w:r>
                                  <w:fldChar w:fldCharType="begin"/>
                                </w:r>
                                <w:r>
                                  <w:instrText xml:space="preserve"> SEQ Abbildung \* ARABIC </w:instrText>
                                </w:r>
                              </w:ins>
                              <w:r>
                                <w:fldChar w:fldCharType="separate"/>
                              </w:r>
                              <w:ins w:id="1182" w:author="Cailleret Levi (cailllev)" w:date="2020-12-18T11:13:00Z">
                                <w:r w:rsidR="00575D65">
                                  <w:rPr>
                                    <w:noProof/>
                                  </w:rPr>
                                  <w:t>4</w:t>
                                </w:r>
                              </w:ins>
                              <w:ins w:id="1183" w:author="Cailleret Levi (cailllev)" w:date="2020-12-16T08:49:00Z">
                                <w:r>
                                  <w:fldChar w:fldCharType="end"/>
                                </w:r>
                                <w:r>
                                  <w:t xml:space="preserve">: Allgemeine Funktionsweise Reinforcement Learning </w:t>
                                </w:r>
                                <w:r>
                                  <w:fldChar w:fldCharType="begin"/>
                                </w:r>
                                <w:r>
                                  <w:instrText xml:space="preserve"> ADDIN ZOTERO_ITEM CSL_CITATION {"citationID":"3YCzV37y","properties":{"formattedCitation":"[17]","plainCitation":"[17]","noteIndex":0},"citationItems":[{"id":116,"uris":["http://zotero.org/users/6945396/items/76GYIZC4"],"uri":["http://zotero.org/users/6945396/items/76GYIZC4"],"itemData":{"id":116,"type":"webpage","abstract":"Die meisten Machine Learning Algorithmen, die heute in der Praxis Anwendung finden, gehören zur Klasse des überwachten Lernens (Supervised Learning). Im Supervised Learning wird dem Machine Learning Modell ex post eine bereits bekannte Zielgröße präsentiert, die auf Basis verschiedener Einflussfaktoren in den Daten durch eine Funktion möglichst genau vorhergesagt werden soll. Die Funktion repräsentiert dabei abstrakt das jeweilige Machine Learning ... Read More","container-title":"STATWORX","language":"de-CH","title":"Einführung in Reinforcement Learning - wenn Maschinen wie Menschen lernen","URL":"https://www.statworx.com/ch/blog/einfuehrung-in-reinforcement-learning-wenn-maschinen-wie-menschen-lernen/","accessed":{"date-parts":[["2020",11,2]]},"issued":{"date-parts":[["2018",1,9]]}}}],"schema":"https://github.com/citation-style-language/schema/raw/master/csl-citation.json"} </w:instrText>
                                </w:r>
                                <w:r>
                                  <w:fldChar w:fldCharType="separate"/>
                                </w:r>
                                <w:r w:rsidRPr="00077129">
                                  <w:rPr>
                                    <w:rFonts w:ascii="Calibri" w:hAnsi="Calibri" w:cs="Calibri"/>
                                  </w:rPr>
                                  <w:t>[17]</w:t>
                                </w:r>
                                <w:bookmarkEnd w:id="1180"/>
                                <w: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CF14F" id="Text Box 25" o:spid="_x0000_s1029" type="#_x0000_t202" style="position:absolute;left:0;text-align:left;margin-left:76.6pt;margin-top:185.05pt;width:297.65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" stroked="f">
                  <v:textbox style="mso-fit-shape-to-text:t" inset="0,0,0,0">
                    <w:txbxContent>
                      <w:p w14:paraId="7F0FF56E" w14:textId="77777777" w:rsidR="00AE05E0" w:rsidRPr="00A24BFC" w:rsidRDefault="00AE05E0">
                        <w:pPr>
                          <w:pStyle w:val="Caption"/>
                          <w:jc w:val="center"/>
                          <w:rPr>
                            <w:noProof/>
                          </w:rPr>
                          <w:pPrChange w:id="1184" w:author="Cailleret Levi (cailllev)" w:date="2020-12-16T08:49:00Z">
                            <w:pPr>
                              <w:keepNext/>
                            </w:pPr>
                          </w:pPrChange>
                        </w:pPr>
                        <w:bookmarkStart w:id="1185" w:name="_Toc59002583"/>
                        <w:ins w:id="1186" w:author="Cailleret Levi (cailllev)" w:date="2020-12-16T08:49:00Z">
                          <w:r>
                            <w:t xml:space="preserve">Abbildung </w:t>
                          </w:r>
                          <w:r>
                            <w:fldChar w:fldCharType="begin"/>
                          </w:r>
                          <w:r>
                            <w:instrText xml:space="preserve"> SEQ Abbildung \* ARABIC </w:instrText>
                          </w:r>
                        </w:ins>
                        <w:r>
                          <w:fldChar w:fldCharType="separate"/>
                        </w:r>
                        <w:ins w:id="1187" w:author="Cailleret Levi (cailllev)" w:date="2020-12-18T11:13:00Z">
                          <w:r w:rsidR="00575D65">
                            <w:rPr>
                              <w:noProof/>
                            </w:rPr>
                            <w:t>4</w:t>
                          </w:r>
                        </w:ins>
                        <w:ins w:id="1188" w:author="Cailleret Levi (cailllev)" w:date="2020-12-16T08:49:00Z">
                          <w:r>
                            <w:fldChar w:fldCharType="end"/>
                          </w:r>
                          <w:r>
                            <w:t xml:space="preserve">: Allgemeine Funktionsweise Reinforcement Learning </w:t>
                          </w:r>
                          <w:r>
                            <w:fldChar w:fldCharType="begin"/>
                          </w:r>
                          <w:r>
                            <w:instrText xml:space="preserve"> ADDIN ZOTERO_ITEM CSL_CITATION {"citationID":"3YCzV37y","properties":{"formattedCitation":"[17]","plainCitation":"[17]","noteIndex":0},"citationItems":[{"id":116,"uris":["http://zotero.org/users/6945396/items/76GYIZC4"],"uri":["http://zotero.org/users/6945396/items/76GYIZC4"],"itemData":{"id":116,"type":"webpage","abstract":"Die meisten Machine Learning Algorithmen, die heute in der Praxis Anwendung finden, gehören zur Klasse des überwachten Lernens (Supervised Learning). Im Supervised Learning wird dem Machine Learning Modell ex post eine bereits bekannte Zielgröße präsentiert, die auf Basis verschiedener Einflussfaktoren in den Daten durch eine Funktion möglichst genau vorhergesagt werden soll. Die Funktion repräsentiert dabei abstrakt das jeweilige Machine Learning ... Read More","container-title":"STATWORX","language":"de-CH","title":"Einführung in Reinforcement Learning - wenn Maschinen wie Menschen lernen","URL":"https://www.statworx.com/ch/blog/einfuehrung-in-reinforcement-learning-wenn-maschinen-wie-menschen-lernen/","accessed":{"date-parts":[["2020",11,2]]},"issued":{"date-parts":[["2018",1,9]]}}}],"schema":"https://github.com/citation-style-language/schema/raw/master/csl-citation.json"} </w:instrText>
                          </w:r>
                          <w:r>
                            <w:fldChar w:fldCharType="separate"/>
                          </w:r>
                          <w:r w:rsidRPr="00077129">
                            <w:rPr>
                              <w:rFonts w:ascii="Calibri" w:hAnsi="Calibri" w:cs="Calibri"/>
                            </w:rPr>
                            <w:t>[17]</w:t>
                          </w:r>
                          <w:bookmarkEnd w:id="1185"/>
                          <w:r>
                            <w:fldChar w:fldCharType="end"/>
                          </w:r>
                        </w:ins>
                      </w:p>
                    </w:txbxContent>
                  </v:textbox>
                  <w10:wrap type="square"/>
                </v:shape>
              </w:pict>
            </mc:Fallback>
          </mc:AlternateContent>
        </w:r>
      </w:ins>
    </w:p>
    <w:p w14:paraId="18FAC443" w14:textId="4B93260C" w:rsidR="00044BB8" w:rsidRDefault="00044BB8" w:rsidP="00EE1E53">
      <w:pPr>
        <w:rPr>
          <w:ins w:id="1189" w:author="Cailleret Levi (cailllev)" w:date="2020-12-16T09:25:00Z"/>
        </w:rPr>
      </w:pPr>
      <w:ins w:id="1190" w:author="Cailleret Levi (cailllev)" w:date="2020-12-16T09:25:00Z">
        <w:r>
          <w:br/>
        </w:r>
        <w:r>
          <w:br/>
        </w:r>
      </w:ins>
    </w:p>
    <w:p w14:paraId="451B4BFA" w14:textId="446F5426" w:rsidR="00AE05E0" w:rsidRDefault="001C6365" w:rsidP="00EE1E53">
      <w:pPr>
        <w:rPr>
          <w:ins w:id="1191" w:author="Cailleret Levi (cailllev)" w:date="2020-12-16T09:24:00Z"/>
        </w:rPr>
      </w:pPr>
      <w:r>
        <w:t>Im standartmässigen Reinforcement</w:t>
      </w:r>
      <w:r w:rsidR="006538B7">
        <w:t xml:space="preserve"> Learning Mode</w:t>
      </w:r>
      <w:ins w:id="1192" w:author="Cailleret Levi (cailllev)" w:date="2020-12-19T19:23:00Z">
        <w:r w:rsidR="00880CC7">
          <w:t>l</w:t>
        </w:r>
      </w:ins>
      <w:r w:rsidR="006538B7">
        <w:t>l ist ein Agent mit einer Umgebung verbunden. Dies kann über Sensoren geschehen, kann aber auch ein rein digitaler Input sein.</w:t>
      </w:r>
      <w:r w:rsidR="00CD25B7">
        <w:t xml:space="preserve"> Er kann in dieser Umgebung </w:t>
      </w:r>
      <w:r w:rsidR="005744A9">
        <w:t>bestimmte</w:t>
      </w:r>
      <w:r w:rsidR="00CD25B7">
        <w:t xml:space="preserve"> Aktionen vornehmen und bestimmte </w:t>
      </w:r>
      <w:del w:id="1193" w:author="Cailleret Levi (cailllev)" w:date="2020-12-19T19:23:00Z">
        <w:r w:rsidR="00CD25B7" w:rsidDel="00DE0890">
          <w:delText xml:space="preserve">Dinge </w:delText>
        </w:r>
      </w:del>
      <w:ins w:id="1194" w:author="Cailleret Levi (cailllev)" w:date="2020-12-19T19:23:00Z">
        <w:r w:rsidR="00DE0890">
          <w:t xml:space="preserve">Aspekte </w:t>
        </w:r>
      </w:ins>
      <w:r w:rsidR="005744A9">
        <w:t>innerhalb der Umgebung wahrnehmen</w:t>
      </w:r>
      <w:del w:id="1195" w:author="Cailleret Levi (cailllev)" w:date="2020-12-19T19:24:00Z">
        <w:r w:rsidR="005744A9" w:rsidDel="007548D3">
          <w:delText xml:space="preserve">, </w:delText>
        </w:r>
      </w:del>
      <w:del w:id="1196" w:author="Cailleret Levi (cailllev)" w:date="2020-12-19T19:23:00Z">
        <w:r w:rsidR="005744A9" w:rsidDel="00DE0890">
          <w:delText xml:space="preserve">also </w:delText>
        </w:r>
      </w:del>
      <w:del w:id="1197" w:author="Cailleret Levi (cailllev)" w:date="2020-12-19T19:24:00Z">
        <w:r w:rsidR="005744A9" w:rsidDel="007548D3">
          <w:delText>Veränderung und Status</w:delText>
        </w:r>
      </w:del>
      <w:ins w:id="1198" w:author="Cailleret Levi (cailllev)" w:date="2020-12-16T09:24:00Z">
        <w:r w:rsidR="002D7FEA">
          <w:t xml:space="preserve"> (siehe Abbildung 4)</w:t>
        </w:r>
      </w:ins>
      <w:r w:rsidR="005744A9">
        <w:t xml:space="preserve">. </w:t>
      </w:r>
      <w:del w:id="1199" w:author="Cailleret Levi (cailllev)" w:date="2020-12-19T19:24:00Z">
        <w:r w:rsidR="00CE3228" w:rsidDel="00A57B5D">
          <w:delText>Jeden Zeitschritt</w:delText>
        </w:r>
      </w:del>
      <w:ins w:id="1200" w:author="Cailleret Levi (cailllev)" w:date="2020-12-19T19:24:00Z">
        <w:r w:rsidR="00A57B5D">
          <w:t>Der Agent</w:t>
        </w:r>
      </w:ins>
      <w:r w:rsidR="00CE3228">
        <w:t xml:space="preserve"> erhält </w:t>
      </w:r>
      <w:del w:id="1201" w:author="Cailleret Levi (cailllev)" w:date="2020-12-19T19:25:00Z">
        <w:r w:rsidR="00CE3228" w:rsidDel="00A57B5D">
          <w:delText>der Agent</w:delText>
        </w:r>
      </w:del>
      <w:ins w:id="1202" w:author="Cailleret Levi (cailllev)" w:date="2020-12-19T19:25:00Z">
        <w:r w:rsidR="00FC017E">
          <w:t>somit</w:t>
        </w:r>
      </w:ins>
      <w:r w:rsidR="00CE3228">
        <w:t xml:space="preserve"> einen Input, einige </w:t>
      </w:r>
      <w:r w:rsidR="00FF12B9">
        <w:t xml:space="preserve">Informationen über den aktuellen Status und kann dann eine Aktion ausführen. </w:t>
      </w:r>
      <w:r w:rsidR="00BA0B8A">
        <w:t xml:space="preserve">Diese Aktion wird den Status der Umgebung wiederum beeinflussen. </w:t>
      </w:r>
      <w:r w:rsidR="007B575B">
        <w:t xml:space="preserve">Zu einem vordefinierten Zeitpunkt erhält der Agent dann eine Rückmeldung, in der er eine Belohnung oder eine Bestrafung dafür </w:t>
      </w:r>
      <w:r w:rsidR="008F1133">
        <w:t>erhält,</w:t>
      </w:r>
      <w:r w:rsidR="007B575B">
        <w:t xml:space="preserve"> wie gut der Status des Umfelds ist. </w:t>
      </w:r>
      <w:r w:rsidR="00F92C1F">
        <w:t>Der Agent weiss also nicht genau was das Ziel ist, aber ihm wird von Zeit zu Zeit mitgeteilt</w:t>
      </w:r>
      <w:ins w:id="1203" w:author="Cailleret Levi (cailllev)" w:date="2020-12-19T19:25:00Z">
        <w:r w:rsidR="00FC017E">
          <w:t>,</w:t>
        </w:r>
      </w:ins>
      <w:r w:rsidR="00F92C1F">
        <w:t xml:space="preserve"> wie die </w:t>
      </w:r>
      <w:r w:rsidR="008F1133">
        <w:t>a</w:t>
      </w:r>
      <w:r w:rsidR="00F92C1F">
        <w:t xml:space="preserve">ktuelle Situation zu bewerten ist. </w:t>
      </w:r>
      <w:r w:rsidR="008F1133">
        <w:t>Durch vielfaches Ausführen und Wiederholen</w:t>
      </w:r>
      <w:r w:rsidR="00F92C1F">
        <w:t xml:space="preserve"> </w:t>
      </w:r>
      <w:r w:rsidR="002111F3">
        <w:t>soll der Agent dann selbstständig lernen</w:t>
      </w:r>
      <w:ins w:id="1204" w:author="Cailleret Levi (cailllev)" w:date="2020-12-19T19:25:00Z">
        <w:r w:rsidR="00FC017E">
          <w:t>,</w:t>
        </w:r>
      </w:ins>
      <w:r w:rsidR="002111F3">
        <w:t xml:space="preserve"> welche Aktionen in welcher Situation den grössten Vorteil tragen</w:t>
      </w:r>
      <w:ins w:id="1205" w:author="Cailleret Levi (cailllev)" w:date="2020-12-19T19:25:00Z">
        <w:r w:rsidR="00FC017E">
          <w:t>,</w:t>
        </w:r>
      </w:ins>
      <w:r w:rsidR="002111F3">
        <w:t xml:space="preserve"> und wird so </w:t>
      </w:r>
      <w:r w:rsidR="003456E9">
        <w:t>fähig</w:t>
      </w:r>
      <w:ins w:id="1206" w:author="Cailleret Levi (cailllev)" w:date="2020-12-19T19:25:00Z">
        <w:r w:rsidR="002766A2">
          <w:t>,</w:t>
        </w:r>
      </w:ins>
      <w:r w:rsidR="003456E9">
        <w:t xml:space="preserve"> eine Aufgabe im </w:t>
      </w:r>
      <w:r w:rsidR="00367E1E">
        <w:t>Trial-and-Error</w:t>
      </w:r>
      <w:r w:rsidR="003456E9">
        <w:t xml:space="preserve"> </w:t>
      </w:r>
      <w:ins w:id="1207" w:author="Cailleret Levi (cailllev)" w:date="2020-12-19T19:25:00Z">
        <w:r w:rsidR="002766A2">
          <w:t>V</w:t>
        </w:r>
      </w:ins>
      <w:del w:id="1208" w:author="Cailleret Levi (cailllev)" w:date="2020-12-19T19:25:00Z">
        <w:r w:rsidR="003456E9" w:rsidDel="002766A2">
          <w:delText>v</w:delText>
        </w:r>
      </w:del>
      <w:r w:rsidR="003456E9">
        <w:t xml:space="preserve">erfahren selbst zu </w:t>
      </w:r>
      <w:r w:rsidR="007B62A3">
        <w:t>erl</w:t>
      </w:r>
      <w:r w:rsidR="003456E9">
        <w:t>ernen</w:t>
      </w:r>
      <w:r w:rsidR="00143C1D">
        <w:t xml:space="preserve"> </w:t>
      </w:r>
      <w:r w:rsidR="00280CC4">
        <w:fldChar w:fldCharType="begin"/>
      </w:r>
      <w:r w:rsidR="00DD197A">
        <w:instrText xml:space="preserve"> ADDIN ZOTERO_ITEM CSL_CITATION {"citationID":"N1Ze9dyv","properties":{"formattedCitation":"[13]","plainCitation":"[13]","noteIndex":0},"citationItems":[{"id":117,"uris":["http://zotero.org/users/6945396/items/UHLQURKX"],"uri":["http://zotero.org/users/6945396/items/UHLQURKX"],"itemData":{"id":117,"type":"article-journal","container-title":"Journal of Artificial Intelligence Research","DOI":"10.1613/jair.301","ISSN":"1076-9757","language":"en","page":"237-285","source":"www.jair.org","title":"Reinforcement Learning: A Survey","title-short":"Reinforcement Learning","volume":"4","author":[{"family":"Kaelbling","given":"L. P."},{"family":"Littman","given":"M. L."},{"family":"Moore","given":"A. W."}],"issued":{"date-parts":[["1996",5,1]]}}}],"schema":"https://github.com/citation-style-language/schema/raw/master/csl-citation.json"} </w:instrText>
      </w:r>
      <w:r w:rsidR="00280CC4">
        <w:fldChar w:fldCharType="separate"/>
      </w:r>
      <w:r w:rsidR="000371EA" w:rsidRPr="000371EA">
        <w:rPr>
          <w:rFonts w:ascii="Calibri" w:hAnsi="Calibri" w:cs="Calibri"/>
        </w:rPr>
        <w:t>[13]</w:t>
      </w:r>
      <w:r w:rsidR="00280CC4">
        <w:fldChar w:fldCharType="end"/>
      </w:r>
      <w:r w:rsidR="00143C1D">
        <w:t>.</w:t>
      </w:r>
    </w:p>
    <w:p w14:paraId="7707C596" w14:textId="0A4113AE" w:rsidR="00AE05E0" w:rsidRDefault="00AE05E0">
      <w:pPr>
        <w:jc w:val="left"/>
        <w:rPr>
          <w:ins w:id="1209" w:author="Cailleret Levi (cailllev)" w:date="2020-12-16T09:24:00Z"/>
        </w:rPr>
      </w:pPr>
      <w:ins w:id="1210" w:author="Cailleret Levi (cailllev)" w:date="2020-12-16T09:24:00Z">
        <w:r>
          <w:t xml:space="preserve"> </w:t>
        </w:r>
        <w:r>
          <w:br w:type="page"/>
        </w:r>
      </w:ins>
    </w:p>
    <w:p w14:paraId="00143E11" w14:textId="031605D3" w:rsidR="00DC43E8" w:rsidDel="00044BB8" w:rsidRDefault="00DC43E8" w:rsidP="00EE1E53">
      <w:pPr>
        <w:rPr>
          <w:del w:id="1211" w:author="Cailleret Levi (cailllev)" w:date="2020-12-16T09:25:00Z"/>
        </w:rPr>
      </w:pPr>
    </w:p>
    <w:p w14:paraId="798946A5" w14:textId="401FE5D5" w:rsidR="004C4405" w:rsidRDefault="00DE46A0" w:rsidP="00EE1E53">
      <w:r>
        <w:t>Reinforcement Learning ist ein</w:t>
      </w:r>
      <w:r w:rsidR="004C4405">
        <w:t>e Herangehensweise an eine bestimmte Aufgabe</w:t>
      </w:r>
      <w:r w:rsidR="00B13CB5">
        <w:t xml:space="preserve">, die ein Rechner </w:t>
      </w:r>
      <w:r w:rsidR="009749CD">
        <w:t>erfüllen</w:t>
      </w:r>
      <w:r w:rsidR="00B13CB5">
        <w:t xml:space="preserve"> soll. Dabei liegt das Ziel </w:t>
      </w:r>
      <w:r w:rsidR="007A7A10">
        <w:t>darin</w:t>
      </w:r>
      <w:r w:rsidR="00B13CB5">
        <w:t>, dass ein Agent selbstständig den besten Weg findet</w:t>
      </w:r>
      <w:ins w:id="1212" w:author="Cailleret Levi (cailllev)" w:date="2020-12-19T19:25:00Z">
        <w:r w:rsidR="007D259B">
          <w:t>,</w:t>
        </w:r>
      </w:ins>
      <w:r w:rsidR="00B13CB5">
        <w:t xml:space="preserve"> eine bestimmte Aufgabe zu lösen. </w:t>
      </w:r>
      <w:r w:rsidR="00DC712B">
        <w:t xml:space="preserve">Dies ist offensichtlich insbesondere dann nützlich, wenn </w:t>
      </w:r>
      <w:r w:rsidR="006F41DF">
        <w:t>wir Menschen</w:t>
      </w:r>
      <w:r w:rsidR="0064741E">
        <w:t xml:space="preserve"> keinen optimalen Weg</w:t>
      </w:r>
      <w:ins w:id="1213" w:author="Cailleret Levi (cailllev)" w:date="2020-12-16T09:21:00Z">
        <w:r w:rsidR="00CE2C59">
          <w:t xml:space="preserve"> </w:t>
        </w:r>
      </w:ins>
      <w:r w:rsidR="0064741E">
        <w:t>kennen</w:t>
      </w:r>
      <w:r w:rsidR="00552F4D">
        <w:t xml:space="preserve">, die Aufgabe zu lösen oder die </w:t>
      </w:r>
      <w:r w:rsidR="00A57996">
        <w:t xml:space="preserve">Ausführung der </w:t>
      </w:r>
      <w:r w:rsidR="00552F4D">
        <w:t>nötigen Aktionen nicht</w:t>
      </w:r>
      <w:r w:rsidR="00FA6ACF">
        <w:t xml:space="preserve"> perfektionieren können</w:t>
      </w:r>
      <w:r w:rsidR="0064741E">
        <w:t xml:space="preserve">. </w:t>
      </w:r>
      <w:r w:rsidR="00264E13">
        <w:t>Wenn Reinforcement</w:t>
      </w:r>
      <w:r w:rsidR="004D2579">
        <w:t xml:space="preserve"> L</w:t>
      </w:r>
      <w:r w:rsidR="00264E13">
        <w:t>earning eingesetzt wird, hoffen wir</w:t>
      </w:r>
      <w:r w:rsidR="00866007">
        <w:t xml:space="preserve"> also</w:t>
      </w:r>
      <w:r w:rsidR="00264E13">
        <w:t xml:space="preserve">, dass ein Agent mit den Ressourcen eines Rechners </w:t>
      </w:r>
      <w:r w:rsidR="004438CF">
        <w:t>f</w:t>
      </w:r>
      <w:r w:rsidR="00264E13">
        <w:t>ähig ist</w:t>
      </w:r>
      <w:ins w:id="1214" w:author="Cailleret Levi (cailllev)" w:date="2020-12-19T19:25:00Z">
        <w:r w:rsidR="007D259B">
          <w:t>,</w:t>
        </w:r>
      </w:ins>
      <w:r w:rsidR="00264E13">
        <w:t xml:space="preserve"> eine Methode zur Lösung eines </w:t>
      </w:r>
      <w:r w:rsidR="00C80268">
        <w:t>Problems</w:t>
      </w:r>
      <w:r w:rsidR="00264E13">
        <w:t xml:space="preserve"> zu finden, die wi</w:t>
      </w:r>
      <w:r w:rsidR="00583C7D">
        <w:t>r nicht finden können</w:t>
      </w:r>
      <w:ins w:id="1215" w:author="Cailleret Levi (cailllev)" w:date="2020-12-19T19:26:00Z">
        <w:r w:rsidR="007D259B">
          <w:t>,</w:t>
        </w:r>
      </w:ins>
      <w:r w:rsidR="00583C7D">
        <w:t xml:space="preserve"> oder nicht derart komplett und </w:t>
      </w:r>
      <w:r w:rsidR="00C80268">
        <w:t>genau</w:t>
      </w:r>
      <w:r w:rsidR="00583C7D">
        <w:t xml:space="preserve"> </w:t>
      </w:r>
      <w:r w:rsidR="00C80268">
        <w:t>ausführen</w:t>
      </w:r>
      <w:r w:rsidR="00583C7D">
        <w:t xml:space="preserve"> können</w:t>
      </w:r>
      <w:ins w:id="1216" w:author="Cailleret Levi (cailllev)" w:date="2020-12-19T19:26:00Z">
        <w:r w:rsidR="007D259B">
          <w:t>,</w:t>
        </w:r>
      </w:ins>
      <w:r w:rsidR="00583C7D">
        <w:t xml:space="preserve"> wie der Rechner selbst.</w:t>
      </w:r>
    </w:p>
    <w:p w14:paraId="228AC864" w14:textId="6727709A" w:rsidR="00B64CC3" w:rsidDel="00044BB8" w:rsidRDefault="006D4B25" w:rsidP="00B64CC3">
      <w:pPr>
        <w:keepNext/>
        <w:rPr>
          <w:del w:id="1217" w:author="Cailleret Levi (cailllev)" w:date="2020-12-16T09:25:00Z"/>
        </w:rPr>
      </w:pPr>
      <w:commentRangeStart w:id="1218"/>
      <w:del w:id="1219" w:author="Cailleret Levi (cailllev)" w:date="2020-12-16T09:24:00Z">
        <w:r w:rsidDel="00AE05E0">
          <w:rPr>
            <w:noProof/>
          </w:rPr>
          <w:drawing>
            <wp:anchor distT="0" distB="0" distL="114300" distR="114300" simplePos="0" relativeHeight="251658242" behindDoc="0" locked="0" layoutInCell="1" allowOverlap="1" wp14:anchorId="080C7245" wp14:editId="018AD86C">
              <wp:simplePos x="0" y="0"/>
              <wp:positionH relativeFrom="column">
                <wp:posOffset>880666</wp:posOffset>
              </wp:positionH>
              <wp:positionV relativeFrom="paragraph">
                <wp:posOffset>-3308</wp:posOffset>
              </wp:positionV>
              <wp:extent cx="3780430" cy="2115015"/>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80430" cy="2115015"/>
                      </a:xfrm>
                      <a:prstGeom prst="rect">
                        <a:avLst/>
                      </a:prstGeom>
                    </pic:spPr>
                  </pic:pic>
                </a:graphicData>
              </a:graphic>
            </wp:anchor>
          </w:drawing>
        </w:r>
      </w:del>
      <w:commentRangeEnd w:id="1218"/>
      <w:r w:rsidR="00866007">
        <w:rPr>
          <w:rStyle w:val="CommentReference"/>
        </w:rPr>
        <w:commentReference w:id="1218"/>
      </w:r>
    </w:p>
    <w:p w14:paraId="37341138" w14:textId="6F17A067" w:rsidR="00B15A42" w:rsidDel="00044BB8" w:rsidRDefault="00B15A42">
      <w:pPr>
        <w:keepNext/>
        <w:rPr>
          <w:del w:id="1220" w:author="Cailleret Levi (cailllev)" w:date="2020-12-16T09:25:00Z"/>
        </w:rPr>
        <w:pPrChange w:id="1221" w:author="Cailleret Levi (cailllev)" w:date="2020-12-16T09:25:00Z">
          <w:pPr>
            <w:pStyle w:val="Caption"/>
          </w:pPr>
        </w:pPrChange>
      </w:pPr>
    </w:p>
    <w:p w14:paraId="104E1D2C" w14:textId="78719529" w:rsidR="00B15A42" w:rsidDel="00044BB8" w:rsidRDefault="00B15A42" w:rsidP="00F2483C">
      <w:pPr>
        <w:pStyle w:val="Caption"/>
        <w:rPr>
          <w:del w:id="1222" w:author="Cailleret Levi (cailllev)" w:date="2020-12-16T09:25:00Z"/>
        </w:rPr>
      </w:pPr>
    </w:p>
    <w:p w14:paraId="6AFA9949" w14:textId="38744EF0" w:rsidR="00B15A42" w:rsidDel="00044BB8" w:rsidRDefault="00B15A42" w:rsidP="00F2483C">
      <w:pPr>
        <w:pStyle w:val="Caption"/>
        <w:rPr>
          <w:del w:id="1223" w:author="Cailleret Levi (cailllev)" w:date="2020-12-16T09:25:00Z"/>
        </w:rPr>
      </w:pPr>
    </w:p>
    <w:p w14:paraId="2723D38C" w14:textId="61052F91" w:rsidR="00B15A42" w:rsidDel="00044BB8" w:rsidRDefault="00B15A42" w:rsidP="00F2483C">
      <w:pPr>
        <w:pStyle w:val="Caption"/>
        <w:rPr>
          <w:del w:id="1224" w:author="Cailleret Levi (cailllev)" w:date="2020-12-16T09:25:00Z"/>
        </w:rPr>
      </w:pPr>
    </w:p>
    <w:p w14:paraId="14C90B1C" w14:textId="1EFEBA79" w:rsidR="00B15A42" w:rsidDel="00044BB8" w:rsidRDefault="00B15A42" w:rsidP="00F2483C">
      <w:pPr>
        <w:pStyle w:val="Caption"/>
        <w:rPr>
          <w:del w:id="1225" w:author="Cailleret Levi (cailllev)" w:date="2020-12-16T09:25:00Z"/>
        </w:rPr>
      </w:pPr>
    </w:p>
    <w:p w14:paraId="68BAC965" w14:textId="2D4483E8" w:rsidR="00B15A42" w:rsidDel="00044BB8" w:rsidRDefault="00B15A42" w:rsidP="00F2483C">
      <w:pPr>
        <w:pStyle w:val="Caption"/>
        <w:rPr>
          <w:del w:id="1226" w:author="Cailleret Levi (cailllev)" w:date="2020-12-16T09:25:00Z"/>
        </w:rPr>
      </w:pPr>
    </w:p>
    <w:p w14:paraId="35307F86" w14:textId="1AEAB952" w:rsidR="00B15A42" w:rsidDel="00101BB2" w:rsidRDefault="00B15A42" w:rsidP="002D0530">
      <w:pPr>
        <w:rPr>
          <w:del w:id="1227" w:author="Cailleret Levi (cailllev)" w:date="2020-12-16T08:49:00Z"/>
        </w:rPr>
      </w:pPr>
    </w:p>
    <w:p w14:paraId="14E792DC" w14:textId="1F70B741" w:rsidR="002D0530" w:rsidDel="007C5785" w:rsidRDefault="00B64CC3" w:rsidP="002D0530">
      <w:pPr>
        <w:rPr>
          <w:del w:id="1228" w:author="Cailleret Levi (cailllev)" w:date="2020-12-16T08:49:00Z"/>
        </w:rPr>
      </w:pPr>
      <w:del w:id="1229" w:author="Cailleret Levi (cailllev)" w:date="2020-12-16T08:49:00Z">
        <w:r w:rsidDel="00101BB2">
          <w:delText xml:space="preserve">Figure </w:delText>
        </w:r>
        <w:r w:rsidDel="00101BB2">
          <w:fldChar w:fldCharType="begin"/>
        </w:r>
        <w:r w:rsidDel="00101BB2">
          <w:delInstrText xml:space="preserve"> SEQ Figure \* ARABIC </w:delInstrText>
        </w:r>
        <w:r w:rsidDel="00101BB2">
          <w:fldChar w:fldCharType="separate"/>
        </w:r>
        <w:r w:rsidR="008B2AEE" w:rsidDel="00101BB2">
          <w:rPr>
            <w:noProof/>
          </w:rPr>
          <w:delText>6</w:delText>
        </w:r>
        <w:r w:rsidDel="00101BB2">
          <w:fldChar w:fldCharType="end"/>
        </w:r>
        <w:r w:rsidDel="00101BB2">
          <w:delText>:</w:delText>
        </w:r>
        <w:r w:rsidR="00D514A1" w:rsidDel="00101BB2">
          <w:delText xml:space="preserve"> </w:delText>
        </w:r>
        <w:r w:rsidDel="00101BB2">
          <w:delText>Allgemeine</w:delText>
        </w:r>
        <w:r w:rsidR="00D514A1" w:rsidDel="00101BB2">
          <w:delText xml:space="preserve"> </w:delText>
        </w:r>
        <w:r w:rsidDel="00101BB2">
          <w:delText>Funktionsweise Reinforcement Learning</w:delText>
        </w:r>
        <w:r w:rsidR="00A74896" w:rsidDel="00101BB2">
          <w:delText xml:space="preserve"> </w:delText>
        </w:r>
        <w:r w:rsidR="00A74896" w:rsidDel="00101BB2">
          <w:fldChar w:fldCharType="begin"/>
        </w:r>
        <w:r w:rsidR="00077129" w:rsidDel="00101BB2">
          <w:delInstrText xml:space="preserve"> ADDIN ZOTERO_ITEM CSL_CITATION {"citationID":"3YCzV37y","properties":{"formattedCitation":"[17]","plainCitation":"[17]","noteIndex":0},"citationItems":[{"id":116,"uris":["http://zotero.org/users/6945396/items/76GYIZC4"],"uri":["http://zotero.org/users/6945396/items/76GYIZC4"],"itemData":{"id":116,"type":"webpage","abstract":"Die meisten Machine Learning Algorithmen, die heute in der Praxis Anwendung finden, gehören zur Klasse des überwachten Lernens (Supervised Learning). Im Supervised Learning wird dem Machine Learning Modell ex post eine bereits bekannte Zielgröße präsentiert, die auf Basis verschiedener Einflussfaktoren in den Daten durch eine Funktion möglichst genau vorhergesagt werden soll. Die Funktion repräsentiert dabei abstrakt das jeweilige Machine Learning ... Read More","container-title":"STATWORX","language":"de-CH","title":"Einführung in Reinforcement Learning - wenn Maschinen wie Menschen lernen","URL":"https://www.statworx.com/ch/blog/einfuehrung-in-reinforcement-learning-wenn-maschinen-wie-menschen-lernen/","accessed":{"date-parts":[["2020",11,2]]},"issued":{"date-parts":[["2018",1,9]]}}}],"schema":"https://github.com/citation-style-language/schema/raw/master/csl-citation.json"} </w:delInstrText>
        </w:r>
        <w:r w:rsidR="00A74896" w:rsidDel="00101BB2">
          <w:fldChar w:fldCharType="separate"/>
        </w:r>
        <w:r w:rsidR="00077129" w:rsidRPr="00077129" w:rsidDel="00101BB2">
          <w:rPr>
            <w:rFonts w:ascii="Calibri" w:hAnsi="Calibri" w:cs="Calibri"/>
          </w:rPr>
          <w:delText>[17]</w:delText>
        </w:r>
        <w:r w:rsidR="00A74896" w:rsidDel="00101BB2">
          <w:fldChar w:fldCharType="end"/>
        </w:r>
      </w:del>
    </w:p>
    <w:p w14:paraId="756F89D5" w14:textId="434853C1" w:rsidR="00C80268" w:rsidRDefault="00C80268" w:rsidP="002D0530"/>
    <w:p w14:paraId="12DE3430" w14:textId="51B4CAF3" w:rsidR="00E85840" w:rsidRDefault="0096422A" w:rsidP="003C1FAC">
      <w:pPr>
        <w:pStyle w:val="Heading3"/>
      </w:pPr>
      <w:bookmarkStart w:id="1230" w:name="_Toc59300829"/>
      <w:r>
        <w:t xml:space="preserve">Arten von </w:t>
      </w:r>
      <w:r w:rsidR="000A35D8">
        <w:t>Reinforcement Learning</w:t>
      </w:r>
      <w:bookmarkEnd w:id="1230"/>
    </w:p>
    <w:p w14:paraId="5EC838DF" w14:textId="66D23976" w:rsidR="00F03295" w:rsidRDefault="00455928" w:rsidP="00EE1E53">
      <w:ins w:id="1231" w:author="Cailleret Levi (cailllev)" w:date="2020-12-16T08:49:00Z">
        <w:r>
          <w:rPr>
            <w:noProof/>
          </w:rPr>
          <mc:AlternateContent>
            <mc:Choice Requires="wps">
              <w:drawing>
                <wp:anchor distT="0" distB="0" distL="114300" distR="114300" simplePos="0" relativeHeight="251658256" behindDoc="0" locked="0" layoutInCell="1" allowOverlap="1" wp14:anchorId="4187B021" wp14:editId="469D48F4">
                  <wp:simplePos x="0" y="0"/>
                  <wp:positionH relativeFrom="column">
                    <wp:posOffset>69352</wp:posOffset>
                  </wp:positionH>
                  <wp:positionV relativeFrom="paragraph">
                    <wp:posOffset>4280089</wp:posOffset>
                  </wp:positionV>
                  <wp:extent cx="54864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A49F83C" w14:textId="7D956BBC" w:rsidR="00455928" w:rsidRPr="0050097D" w:rsidRDefault="00455928">
                              <w:pPr>
                                <w:pStyle w:val="Caption"/>
                                <w:jc w:val="center"/>
                                <w:rPr>
                                  <w:noProof/>
                                </w:rPr>
                                <w:pPrChange w:id="1232" w:author="Cailleret Levi (cailllev)" w:date="2020-12-16T08:49:00Z">
                                  <w:pPr/>
                                </w:pPrChange>
                              </w:pPr>
                              <w:bookmarkStart w:id="1233" w:name="_Toc59002584"/>
                              <w:ins w:id="1234" w:author="Cailleret Levi (cailllev)" w:date="2020-12-16T08:49:00Z">
                                <w:r>
                                  <w:t xml:space="preserve">Abbildung </w:t>
                                </w:r>
                                <w:r>
                                  <w:fldChar w:fldCharType="begin"/>
                                </w:r>
                                <w:r>
                                  <w:instrText xml:space="preserve"> SEQ Abbildung \* ARABIC </w:instrText>
                                </w:r>
                              </w:ins>
                              <w:r>
                                <w:fldChar w:fldCharType="separate"/>
                              </w:r>
                              <w:ins w:id="1235" w:author="Cailleret Levi (cailllev)" w:date="2020-12-18T11:13:00Z">
                                <w:r w:rsidR="00575D65">
                                  <w:rPr>
                                    <w:noProof/>
                                  </w:rPr>
                                  <w:t>5</w:t>
                                </w:r>
                              </w:ins>
                              <w:ins w:id="1236" w:author="Cailleret Levi (cailllev)" w:date="2020-12-16T08:49:00Z">
                                <w:r>
                                  <w:fldChar w:fldCharType="end"/>
                                </w:r>
                                <w:r>
                                  <w:t>: Grundlegende Fragen an das Modell</w:t>
                                </w:r>
                              </w:ins>
                              <w:bookmarkEnd w:id="1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7B021" id="Text Box 26" o:spid="_x0000_s1030" type="#_x0000_t202" style="position:absolute;left:0;text-align:left;margin-left:5.45pt;margin-top:337pt;width:6in;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" stroked="f">
                  <v:textbox style="mso-fit-shape-to-text:t" inset="0,0,0,0">
                    <w:txbxContent>
                      <w:p w14:paraId="2A49F83C" w14:textId="7D956BBC" w:rsidR="00455928" w:rsidRPr="0050097D" w:rsidRDefault="00455928">
                        <w:pPr>
                          <w:pStyle w:val="Caption"/>
                          <w:jc w:val="center"/>
                          <w:rPr>
                            <w:noProof/>
                          </w:rPr>
                          <w:pPrChange w:id="1237" w:author="Cailleret Levi (cailllev)" w:date="2020-12-16T08:49:00Z">
                            <w:pPr/>
                          </w:pPrChange>
                        </w:pPr>
                        <w:bookmarkStart w:id="1238" w:name="_Toc59002584"/>
                        <w:ins w:id="1239" w:author="Cailleret Levi (cailllev)" w:date="2020-12-16T08:49:00Z">
                          <w:r>
                            <w:t xml:space="preserve">Abbildung </w:t>
                          </w:r>
                          <w:r>
                            <w:fldChar w:fldCharType="begin"/>
                          </w:r>
                          <w:r>
                            <w:instrText xml:space="preserve"> SEQ Abbildung \* ARABIC </w:instrText>
                          </w:r>
                        </w:ins>
                        <w:r>
                          <w:fldChar w:fldCharType="separate"/>
                        </w:r>
                        <w:ins w:id="1240" w:author="Cailleret Levi (cailllev)" w:date="2020-12-18T11:13:00Z">
                          <w:r w:rsidR="00575D65">
                            <w:rPr>
                              <w:noProof/>
                            </w:rPr>
                            <w:t>5</w:t>
                          </w:r>
                        </w:ins>
                        <w:ins w:id="1241" w:author="Cailleret Levi (cailllev)" w:date="2020-12-16T08:49:00Z">
                          <w:r>
                            <w:fldChar w:fldCharType="end"/>
                          </w:r>
                          <w:r>
                            <w:t>: Grundlegende Fragen an das Modell</w:t>
                          </w:r>
                        </w:ins>
                        <w:bookmarkEnd w:id="1238"/>
                      </w:p>
                    </w:txbxContent>
                  </v:textbox>
                  <w10:wrap type="topAndBottom"/>
                </v:shape>
              </w:pict>
            </mc:Fallback>
          </mc:AlternateContent>
        </w:r>
      </w:ins>
      <w:r w:rsidR="00387576">
        <w:rPr>
          <w:noProof/>
        </w:rPr>
        <w:drawing>
          <wp:anchor distT="0" distB="0" distL="114300" distR="114300" simplePos="0" relativeHeight="251658241" behindDoc="0" locked="0" layoutInCell="1" allowOverlap="1" wp14:anchorId="2544ACED" wp14:editId="1B049F70">
            <wp:simplePos x="0" y="0"/>
            <wp:positionH relativeFrom="margin">
              <wp:posOffset>74684</wp:posOffset>
            </wp:positionH>
            <wp:positionV relativeFrom="paragraph">
              <wp:posOffset>944065</wp:posOffset>
            </wp:positionV>
            <wp:extent cx="5486400" cy="3491865"/>
            <wp:effectExtent l="0" t="0" r="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491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2BE7">
        <w:t xml:space="preserve">Im Allgemeinen lassen sich Reinforcement Learning </w:t>
      </w:r>
      <w:r w:rsidR="00AF23F4">
        <w:t>Modelle</w:t>
      </w:r>
      <w:r w:rsidR="00662BE7">
        <w:t xml:space="preserve"> nur schwer kategorisieren, denn sie sind stark davon abhängig</w:t>
      </w:r>
      <w:ins w:id="1242" w:author="Cailleret Levi (cailllev)" w:date="2020-12-19T19:26:00Z">
        <w:r w:rsidR="00786884">
          <w:t>,</w:t>
        </w:r>
      </w:ins>
      <w:r w:rsidR="00662BE7">
        <w:t xml:space="preserve"> was der Nutzer von ihnen verlangt. Selten gleicht ein System dem </w:t>
      </w:r>
      <w:r w:rsidR="00742C3E">
        <w:t>anderen</w:t>
      </w:r>
      <w:r w:rsidR="00662BE7">
        <w:t xml:space="preserve">, </w:t>
      </w:r>
      <w:r w:rsidR="00AF23F4">
        <w:t>weshalb</w:t>
      </w:r>
      <w:r w:rsidR="00662BE7">
        <w:t xml:space="preserve"> die </w:t>
      </w:r>
      <w:r w:rsidR="00E76D5C">
        <w:t xml:space="preserve">erdachten Modelle oft nur auf ein spezifisches Problem angewandt werden können. Bei </w:t>
      </w:r>
      <w:r w:rsidR="00AF23F4">
        <w:t>dem Erstellen</w:t>
      </w:r>
      <w:r w:rsidR="00E76D5C">
        <w:t xml:space="preserve"> eines Modells gibt es aber </w:t>
      </w:r>
      <w:del w:id="1243" w:author="Cailleret Levi (cailllev)" w:date="2020-12-19T19:26:00Z">
        <w:r w:rsidR="001C77EC" w:rsidDel="00786884">
          <w:delText>trotzdem</w:delText>
        </w:r>
        <w:r w:rsidR="00E76D5C" w:rsidDel="00786884">
          <w:delText xml:space="preserve"> </w:delText>
        </w:r>
      </w:del>
      <w:ins w:id="1244" w:author="Cailleret Levi (cailllev)" w:date="2020-12-19T19:26:00Z">
        <w:r w:rsidR="00786884">
          <w:t xml:space="preserve">dennoch </w:t>
        </w:r>
      </w:ins>
      <w:r w:rsidR="001C77EC">
        <w:t>F</w:t>
      </w:r>
      <w:r w:rsidR="00E76D5C">
        <w:t>ragen</w:t>
      </w:r>
      <w:r w:rsidR="001C77EC">
        <w:t>,</w:t>
      </w:r>
      <w:r w:rsidR="00E76D5C">
        <w:t xml:space="preserve"> die zu beantworten sind</w:t>
      </w:r>
      <w:r w:rsidR="00C741E9">
        <w:t xml:space="preserve"> (siehe </w:t>
      </w:r>
      <w:del w:id="1245" w:author="Cailleret Levi (cailllev)" w:date="2020-12-16T09:26:00Z">
        <w:r w:rsidR="00C741E9" w:rsidDel="00B95FFE">
          <w:delText xml:space="preserve">Figure </w:delText>
        </w:r>
      </w:del>
      <w:ins w:id="1246" w:author="Cailleret Levi (cailllev)" w:date="2020-12-16T09:26:00Z">
        <w:r w:rsidR="00B95FFE">
          <w:t xml:space="preserve">Abbildung </w:t>
        </w:r>
      </w:ins>
      <w:del w:id="1247" w:author="Cailleret Levi (cailllev)" w:date="2020-12-16T09:26:00Z">
        <w:r w:rsidR="00C741E9" w:rsidDel="00B95FFE">
          <w:delText>7</w:delText>
        </w:r>
      </w:del>
      <w:ins w:id="1248" w:author="Cailleret Levi (cailllev)" w:date="2020-12-16T09:26:00Z">
        <w:r w:rsidR="00B95FFE">
          <w:t>5</w:t>
        </w:r>
      </w:ins>
      <w:r w:rsidR="00C741E9">
        <w:t>)</w:t>
      </w:r>
      <w:r w:rsidR="00E76D5C">
        <w:t>.</w:t>
      </w:r>
    </w:p>
    <w:p w14:paraId="2F2EF08A" w14:textId="0B3762D4" w:rsidR="00387576" w:rsidDel="00455928" w:rsidRDefault="00387576" w:rsidP="00387576">
      <w:pPr>
        <w:pStyle w:val="Caption"/>
        <w:jc w:val="center"/>
        <w:rPr>
          <w:del w:id="1249" w:author="Cailleret Levi (cailllev)" w:date="2020-12-16T08:49:00Z"/>
        </w:rPr>
      </w:pPr>
      <w:del w:id="1250" w:author="Cailleret Levi (cailllev)" w:date="2020-12-16T08:49:00Z">
        <w:r w:rsidDel="00455928">
          <w:delText xml:space="preserve">Figure </w:delText>
        </w:r>
        <w:r w:rsidDel="00455928">
          <w:rPr>
            <w:i w:val="0"/>
          </w:rPr>
          <w:fldChar w:fldCharType="begin"/>
        </w:r>
        <w:r w:rsidDel="00455928">
          <w:delInstrText xml:space="preserve"> SEQ Figure \* ARABIC </w:delInstrText>
        </w:r>
        <w:r w:rsidDel="00455928">
          <w:rPr>
            <w:i w:val="0"/>
          </w:rPr>
          <w:fldChar w:fldCharType="separate"/>
        </w:r>
        <w:r w:rsidDel="00455928">
          <w:rPr>
            <w:noProof/>
          </w:rPr>
          <w:delText>7</w:delText>
        </w:r>
        <w:r w:rsidDel="00455928">
          <w:rPr>
            <w:i w:val="0"/>
          </w:rPr>
          <w:fldChar w:fldCharType="end"/>
        </w:r>
        <w:r w:rsidDel="00455928">
          <w:delText>: Grundlegende Fragen an das Modell</w:delText>
        </w:r>
      </w:del>
    </w:p>
    <w:p w14:paraId="2ED15176" w14:textId="36CE9B5A" w:rsidR="00387576" w:rsidRDefault="00387576">
      <w:pPr>
        <w:jc w:val="left"/>
      </w:pPr>
      <w:r>
        <w:br w:type="page"/>
      </w:r>
    </w:p>
    <w:p w14:paraId="5A6CDA66" w14:textId="16127E02" w:rsidR="00F03295" w:rsidRDefault="00AF23F4" w:rsidP="00EE1E53">
      <w:r w:rsidRPr="002D59B2">
        <w:rPr>
          <w:b/>
          <w:bCs/>
        </w:rPr>
        <w:lastRenderedPageBreak/>
        <w:t>Die Frage nach der Sichtbarkeit der Umgebung:</w:t>
      </w:r>
      <w:r>
        <w:t xml:space="preserve"> Was genau der Agent </w:t>
      </w:r>
      <w:r w:rsidR="000F227A">
        <w:t>registriert</w:t>
      </w:r>
      <w:r w:rsidR="00126DA8">
        <w:t>/sehen kann ist eine wichtige Komponente. Je mehr der Agent wahrnimmt, desto mehr kann er auf Feedback reagieren.</w:t>
      </w:r>
    </w:p>
    <w:p w14:paraId="6CF92E6B" w14:textId="77926C62" w:rsidR="00F03295" w:rsidRDefault="009E4C3D" w:rsidP="00EE1E53">
      <w:r w:rsidRPr="002D59B2">
        <w:rPr>
          <w:b/>
          <w:bCs/>
        </w:rPr>
        <w:t xml:space="preserve">Die Frage nach </w:t>
      </w:r>
      <w:r w:rsidR="000D1BA5" w:rsidRPr="002D59B2">
        <w:rPr>
          <w:b/>
          <w:bCs/>
        </w:rPr>
        <w:t>der Häufigkeit des Feedbacks:</w:t>
      </w:r>
      <w:r w:rsidR="000D1BA5">
        <w:t xml:space="preserve"> Je öfters der Agent Feedback erhält, desto schneller kann er adaptieren. Die Frage ist </w:t>
      </w:r>
      <w:r w:rsidR="00742C3E">
        <w:t>hier,</w:t>
      </w:r>
      <w:r w:rsidR="000D1BA5">
        <w:t xml:space="preserve"> ob man nach jedem Zeitschritt Feedback geben kann, oder nur nach einer bestimmten Zeit. In manchen Modellen macht</w:t>
      </w:r>
      <w:r w:rsidR="005A559B">
        <w:t xml:space="preserve"> e</w:t>
      </w:r>
      <w:r w:rsidR="000D1BA5">
        <w:t xml:space="preserve">s auch </w:t>
      </w:r>
      <w:ins w:id="1251" w:author="Bernhard Tellenbach" w:date="2020-12-12T15:10:00Z">
        <w:r w:rsidR="00866007">
          <w:t>S</w:t>
        </w:r>
      </w:ins>
      <w:r w:rsidR="000D1BA5">
        <w:t>inn</w:t>
      </w:r>
      <w:ins w:id="1252" w:author="Cailleret Levi (cailllev)" w:date="2020-12-19T19:26:00Z">
        <w:r w:rsidR="00786884">
          <w:t>,</w:t>
        </w:r>
      </w:ins>
      <w:r w:rsidR="000D1BA5">
        <w:t xml:space="preserve"> erst am Ende </w:t>
      </w:r>
      <w:r w:rsidR="0036118D">
        <w:t xml:space="preserve">eines Programmdurchlaufs Feedback zu geben. Je </w:t>
      </w:r>
      <w:ins w:id="1253" w:author="Cailleret Levi (cailllev)" w:date="2020-12-19T19:26:00Z">
        <w:r w:rsidR="00786884">
          <w:t>h</w:t>
        </w:r>
      </w:ins>
      <w:del w:id="1254" w:author="Cailleret Levi (cailllev)" w:date="2020-12-19T19:26:00Z">
        <w:r w:rsidR="0036118D" w:rsidDel="00786884">
          <w:delText>H</w:delText>
        </w:r>
      </w:del>
      <w:r w:rsidR="0036118D">
        <w:t>äufiger Feedback erfolgt, desto schneller kann der Agent lernen.</w:t>
      </w:r>
    </w:p>
    <w:p w14:paraId="647AD07E" w14:textId="14564C52" w:rsidR="00F03295" w:rsidRDefault="0036118D" w:rsidP="00EE1E53">
      <w:r w:rsidRPr="002D59B2">
        <w:rPr>
          <w:b/>
          <w:bCs/>
        </w:rPr>
        <w:t xml:space="preserve">Die Frage nach </w:t>
      </w:r>
      <w:r w:rsidR="004128F1" w:rsidRPr="002D59B2">
        <w:rPr>
          <w:b/>
          <w:bCs/>
        </w:rPr>
        <w:t>dem Delay</w:t>
      </w:r>
      <w:r w:rsidR="00B37389" w:rsidRPr="002D59B2">
        <w:rPr>
          <w:b/>
          <w:bCs/>
        </w:rPr>
        <w:t>:</w:t>
      </w:r>
      <w:r w:rsidR="00B37389">
        <w:t xml:space="preserve"> Da Aktionen häufig nicht </w:t>
      </w:r>
      <w:r w:rsidR="00742C3E">
        <w:t>sofort,</w:t>
      </w:r>
      <w:r w:rsidR="00B37389">
        <w:t xml:space="preserve"> sondern erst verspätet zu einer Belohnung führen könnten, muss der Agent auch eine Möglichkeit haben</w:t>
      </w:r>
      <w:ins w:id="1255" w:author="Cailleret Levi (cailllev)" w:date="2020-12-19T19:26:00Z">
        <w:r w:rsidR="00524DC8">
          <w:t>,</w:t>
        </w:r>
      </w:ins>
      <w:r w:rsidR="00B37389">
        <w:t xml:space="preserve"> die Zukunft zu berücksichtigen, wenn er Entscheidungen trifft. Die Frage stellt sich</w:t>
      </w:r>
      <w:ins w:id="1256" w:author="Bernhard Tellenbach" w:date="2020-12-12T15:11:00Z">
        <w:r w:rsidR="00866007">
          <w:t>,</w:t>
        </w:r>
      </w:ins>
      <w:r w:rsidR="00B37389">
        <w:t xml:space="preserve"> wie weit in die Zukunft der Agent schauen können </w:t>
      </w:r>
      <w:r w:rsidR="00742C3E">
        <w:t>sollte,</w:t>
      </w:r>
      <w:r w:rsidR="00B37389">
        <w:t xml:space="preserve"> um eine </w:t>
      </w:r>
      <w:ins w:id="1257" w:author="Cailleret Levi (cailllev)" w:date="2020-12-19T19:27:00Z">
        <w:r w:rsidR="00524DC8">
          <w:t>o</w:t>
        </w:r>
      </w:ins>
      <w:del w:id="1258" w:author="Cailleret Levi (cailllev)" w:date="2020-12-19T19:27:00Z">
        <w:r w:rsidR="00B37389" w:rsidDel="00524DC8">
          <w:delText>O</w:delText>
        </w:r>
      </w:del>
      <w:r w:rsidR="00B37389">
        <w:t xml:space="preserve">ptimale Belohnung für sich zu erreichen. Je mehr Schritte er voraus denkt, desto genauer wird er. Die Rechenleistung erhöht sich dabei aber auch mit jedem Schritt unter Umständen </w:t>
      </w:r>
      <w:r w:rsidR="00325C31">
        <w:t>stark.</w:t>
      </w:r>
    </w:p>
    <w:p w14:paraId="411CABD8" w14:textId="0BC749AC" w:rsidR="007048C7" w:rsidRPr="007048C7" w:rsidRDefault="001C77EC" w:rsidP="007048C7">
      <w:r w:rsidRPr="002D59B2">
        <w:rPr>
          <w:b/>
          <w:bCs/>
        </w:rPr>
        <w:t xml:space="preserve">Die Frage nach </w:t>
      </w:r>
      <w:r w:rsidR="003E24C5" w:rsidRPr="002D59B2">
        <w:rPr>
          <w:b/>
          <w:bCs/>
        </w:rPr>
        <w:t>der Wiederholung</w:t>
      </w:r>
      <w:r w:rsidRPr="002D59B2">
        <w:rPr>
          <w:b/>
          <w:bCs/>
        </w:rPr>
        <w:t>:</w:t>
      </w:r>
      <w:r>
        <w:t xml:space="preserve"> </w:t>
      </w:r>
      <w:r w:rsidR="005E523C">
        <w:t>Wenn ein Modell erstellt ist,</w:t>
      </w:r>
      <w:r w:rsidR="00BF5EA3">
        <w:t xml:space="preserve"> muss entschieden </w:t>
      </w:r>
      <w:r w:rsidR="003E24C5">
        <w:t>werden,</w:t>
      </w:r>
      <w:r w:rsidR="00BF5EA3">
        <w:t xml:space="preserve"> wie der Agent darin wiederholt eingesetzt wird. Dabei gibt es zwei</w:t>
      </w:r>
      <w:r w:rsidR="003F2954">
        <w:t xml:space="preserve"> mögliche</w:t>
      </w:r>
      <w:r w:rsidR="00BF5EA3">
        <w:t xml:space="preserve"> Arten</w:t>
      </w:r>
      <w:r w:rsidR="00665952">
        <w:t>. Zum ersten ist es möglich</w:t>
      </w:r>
      <w:ins w:id="1259" w:author="Cailleret Levi (cailllev)" w:date="2020-12-19T19:27:00Z">
        <w:r w:rsidR="00524DC8">
          <w:t>,</w:t>
        </w:r>
      </w:ins>
      <w:r w:rsidR="00665952">
        <w:t xml:space="preserve"> ihn in einer </w:t>
      </w:r>
      <w:r w:rsidR="00742C3E">
        <w:t>E</w:t>
      </w:r>
      <w:r w:rsidR="00665952">
        <w:t>ndlos</w:t>
      </w:r>
      <w:r w:rsidR="00742C3E">
        <w:t>schleife</w:t>
      </w:r>
      <w:r w:rsidR="00665952">
        <w:t xml:space="preserve"> mit einem Programm interagieren zu </w:t>
      </w:r>
      <w:r w:rsidR="003F2954">
        <w:t>lassen,</w:t>
      </w:r>
      <w:r w:rsidR="00665952">
        <w:t xml:space="preserve"> um zu lernen. Die Umgebung würde niemals zu einem Ende kommen und </w:t>
      </w:r>
      <w:r w:rsidR="00742C3E">
        <w:t xml:space="preserve">der Agent würde wie in einem Sandkasten verschiedene Dinge ausprobieren. Allerdings gibt es auch </w:t>
      </w:r>
      <w:r w:rsidR="003F2954">
        <w:t>Umgebungen,</w:t>
      </w:r>
      <w:r w:rsidR="00742C3E">
        <w:t xml:space="preserve"> die irgendwann ein Ende finden, wie zum Beispiel ein Schachspiel. Eine solche Umgebung mus</w:t>
      </w:r>
      <w:r w:rsidR="003F2954">
        <w:t>s</w:t>
      </w:r>
      <w:r w:rsidR="00742C3E">
        <w:t xml:space="preserve"> neu gestartet werden</w:t>
      </w:r>
      <w:ins w:id="1260" w:author="Cailleret Levi (cailllev)" w:date="2020-12-19T19:27:00Z">
        <w:r w:rsidR="00524DC8">
          <w:t>,</w:t>
        </w:r>
      </w:ins>
      <w:r w:rsidR="00742C3E">
        <w:t xml:space="preserve"> und der Agent</w:t>
      </w:r>
      <w:r w:rsidR="003F2954">
        <w:t xml:space="preserve"> muss</w:t>
      </w:r>
      <w:r w:rsidR="00742C3E">
        <w:t xml:space="preserve"> von vorne anfangen.</w:t>
      </w:r>
    </w:p>
    <w:p w14:paraId="2A397ECD" w14:textId="5537AA6E" w:rsidR="002E2A6B" w:rsidRDefault="005E523C" w:rsidP="00EE1E53">
      <w:r w:rsidRPr="002D59B2">
        <w:rPr>
          <w:b/>
          <w:bCs/>
        </w:rPr>
        <w:t>Die Frage nach der Optimierungsart:</w:t>
      </w:r>
      <w:r w:rsidR="00633C92">
        <w:t xml:space="preserve"> Es gibt grundsätzlich zwei Arten</w:t>
      </w:r>
      <w:ins w:id="1261" w:author="Cailleret Levi (cailllev)" w:date="2020-12-19T19:27:00Z">
        <w:r w:rsidR="00524DC8">
          <w:t>,</w:t>
        </w:r>
      </w:ins>
      <w:r w:rsidR="00633C92">
        <w:t xml:space="preserve"> wie der Schwerpunkt eines Agenten auf die Optimierung sein kann. Er kann </w:t>
      </w:r>
      <w:r w:rsidR="00633C92" w:rsidRPr="00143C1D">
        <w:t>Prozess</w:t>
      </w:r>
      <w:r w:rsidR="009642EF">
        <w:t xml:space="preserve"> </w:t>
      </w:r>
      <w:r w:rsidR="00633C92">
        <w:t>basiert oder Value</w:t>
      </w:r>
      <w:r w:rsidR="009642EF">
        <w:t xml:space="preserve"> </w:t>
      </w:r>
      <w:r w:rsidR="00633C92">
        <w:t xml:space="preserve">basiert arbeiten. </w:t>
      </w:r>
      <w:r w:rsidR="00585848">
        <w:t xml:space="preserve">Der Agent versucht dabei also entweder den </w:t>
      </w:r>
      <w:r w:rsidR="00585848" w:rsidRPr="00143C1D">
        <w:t>Prozess</w:t>
      </w:r>
      <w:r w:rsidR="00585848">
        <w:t xml:space="preserve"> selbst zu </w:t>
      </w:r>
      <w:del w:id="1262" w:author="Cailleret Levi (cailllev)" w:date="2020-12-19T19:27:00Z">
        <w:r w:rsidR="00585848" w:rsidDel="000B029D">
          <w:delText>verbessern</w:delText>
        </w:r>
      </w:del>
      <w:ins w:id="1263" w:author="Cailleret Levi (cailllev)" w:date="2020-12-19T19:27:00Z">
        <w:r w:rsidR="000B029D">
          <w:t>verbessern</w:t>
        </w:r>
      </w:ins>
      <w:r w:rsidR="00585848">
        <w:t xml:space="preserve"> oder </w:t>
      </w:r>
      <w:del w:id="1264" w:author="Cailleret Levi (cailllev)" w:date="2020-12-19T19:27:00Z">
        <w:r w:rsidR="00585848" w:rsidDel="000B029D">
          <w:delText xml:space="preserve">aber </w:delText>
        </w:r>
      </w:del>
      <w:r w:rsidR="00585848">
        <w:t>einfach eine möglichst hohe Punktzahl bei der Belohnung zu erreichen.</w:t>
      </w:r>
    </w:p>
    <w:p w14:paraId="21236917" w14:textId="219DE175" w:rsidR="00E006D1" w:rsidRDefault="00E006D1">
      <w:pPr>
        <w:jc w:val="left"/>
      </w:pPr>
      <w:r>
        <w:br w:type="page"/>
      </w:r>
    </w:p>
    <w:p w14:paraId="70A95B1B" w14:textId="07328CFD" w:rsidR="00367E1E" w:rsidRPr="000B20C2" w:rsidRDefault="000B20C2" w:rsidP="003C1FAC">
      <w:pPr>
        <w:pStyle w:val="Heading3"/>
      </w:pPr>
      <w:bookmarkStart w:id="1265" w:name="_Toc59300830"/>
      <w:r w:rsidRPr="000B20C2">
        <w:lastRenderedPageBreak/>
        <w:t>Ad-Hoc Techniken</w:t>
      </w:r>
      <w:bookmarkEnd w:id="1265"/>
    </w:p>
    <w:p w14:paraId="74380B0E" w14:textId="1A4CF9F1" w:rsidR="00325C31" w:rsidRDefault="000B20C2" w:rsidP="00EE1E53">
      <w:r>
        <w:t>Obwohl es schwer ist</w:t>
      </w:r>
      <w:ins w:id="1266" w:author="Cailleret Levi (cailllev)" w:date="2020-12-19T19:27:00Z">
        <w:r w:rsidR="00D418A3">
          <w:t>,</w:t>
        </w:r>
      </w:ins>
      <w:r>
        <w:t xml:space="preserve"> Reinforcement Learning Modelle zu kategorisieren</w:t>
      </w:r>
      <w:ins w:id="1267" w:author="Cailleret Levi (cailllev)" w:date="2020-12-19T19:27:00Z">
        <w:r w:rsidR="00D418A3">
          <w:t>,</w:t>
        </w:r>
      </w:ins>
      <w:r>
        <w:t xml:space="preserve"> gibt es einige </w:t>
      </w:r>
      <w:r w:rsidR="00C36491">
        <w:t>Ad-Hoc-Techniken,</w:t>
      </w:r>
      <w:r>
        <w:t xml:space="preserve"> </w:t>
      </w:r>
      <w:r w:rsidR="00F203FD">
        <w:t>die zum Einsatz kommen. Diese sind sehr simpel</w:t>
      </w:r>
      <w:ins w:id="1268" w:author="Cailleret Levi (cailllev)" w:date="2020-12-19T19:27:00Z">
        <w:r w:rsidR="00D418A3">
          <w:t>,</w:t>
        </w:r>
      </w:ins>
      <w:r w:rsidR="00F203FD">
        <w:t xml:space="preserve"> und selten der beste Weg</w:t>
      </w:r>
      <w:ins w:id="1269" w:author="Cailleret Levi (cailllev)" w:date="2020-12-19T19:28:00Z">
        <w:r w:rsidR="00D418A3">
          <w:t>,</w:t>
        </w:r>
      </w:ins>
      <w:r w:rsidR="00F203FD">
        <w:t xml:space="preserve"> ein bestimmtes Problem zu bewältigen. Aber sie </w:t>
      </w:r>
      <w:r w:rsidR="001F08E7">
        <w:t>können als vernünftige, ressourcensparende</w:t>
      </w:r>
      <w:ins w:id="1270" w:author="Cailleret Levi (cailllev)" w:date="2020-12-19T19:28:00Z">
        <w:r w:rsidR="00D418A3">
          <w:t>,</w:t>
        </w:r>
      </w:ins>
      <w:r w:rsidR="001F08E7">
        <w:t xml:space="preserve"> und </w:t>
      </w:r>
      <w:r w:rsidR="00751EA3">
        <w:t>vor allem</w:t>
      </w:r>
      <w:r w:rsidR="001F08E7">
        <w:t xml:space="preserve"> </w:t>
      </w:r>
      <w:commentRangeStart w:id="1271"/>
      <w:r w:rsidR="001F08E7">
        <w:t xml:space="preserve">nachverfolgbare </w:t>
      </w:r>
      <w:commentRangeEnd w:id="1271"/>
      <w:r w:rsidR="003B0484">
        <w:rPr>
          <w:rStyle w:val="CommentReference"/>
        </w:rPr>
        <w:commentReference w:id="1271"/>
      </w:r>
      <w:r w:rsidR="005F6E00">
        <w:t>Testalgorithmen angesehen werden.</w:t>
      </w:r>
      <w:r w:rsidR="00A72C60">
        <w:t xml:space="preserve"> Nach Thrun </w:t>
      </w:r>
      <w:r w:rsidR="00A72C60">
        <w:fldChar w:fldCharType="begin"/>
      </w:r>
      <w:r w:rsidR="00DD197A">
        <w:instrText xml:space="preserve"> ADDIN ZOTERO_ITEM CSL_CITATION {"citationID":"1Xki0GjY","properties":{"formattedCitation":"[14]","plainCitation":"[14]","noteIndex":0},"citationItems":[{"id":112,"uris":["http://zotero.org/users/6945396/items/PLKL6UJ3"],"uri":["http://zotero.org/users/6945396/items/PLKL6UJ3"],"itemData":{"id":112,"type":"article-journal","language":"en","page":"27","source":"Zotero","title":"THE ROLE OF EXPLORATION IN LEARNING CONTROL","author":[{"family":"Thrun","given":"Sebastian B"}]}}],"schema":"https://github.com/citation-style-language/schema/raw/master/csl-citation.json"} </w:instrText>
      </w:r>
      <w:r w:rsidR="00A72C60">
        <w:fldChar w:fldCharType="separate"/>
      </w:r>
      <w:r w:rsidR="000371EA" w:rsidRPr="000371EA">
        <w:rPr>
          <w:rFonts w:ascii="Calibri" w:hAnsi="Calibri" w:cs="Calibri"/>
        </w:rPr>
        <w:t>[14]</w:t>
      </w:r>
      <w:r w:rsidR="00A72C60">
        <w:fldChar w:fldCharType="end"/>
      </w:r>
      <w:r w:rsidR="0036439F">
        <w:t xml:space="preserve"> </w:t>
      </w:r>
      <w:r w:rsidR="00A72C60">
        <w:t>gibt es folgende Techniken</w:t>
      </w:r>
      <w:ins w:id="1272" w:author="Bernhard Tellenbach" w:date="2020-12-12T15:12:00Z">
        <w:r w:rsidR="00903C0D">
          <w:t>:</w:t>
        </w:r>
      </w:ins>
    </w:p>
    <w:p w14:paraId="21E71663" w14:textId="3A24846F" w:rsidR="00C905B2" w:rsidRDefault="007F7DF7" w:rsidP="00D735D1">
      <w:r w:rsidRPr="007F7DF7">
        <w:rPr>
          <w:b/>
          <w:bCs/>
        </w:rPr>
        <w:t xml:space="preserve">Greedy </w:t>
      </w:r>
      <w:r w:rsidR="006B251A" w:rsidRPr="007F7DF7">
        <w:rPr>
          <w:b/>
          <w:bCs/>
        </w:rPr>
        <w:t>Strategien</w:t>
      </w:r>
      <w:r w:rsidRPr="007F7DF7">
        <w:rPr>
          <w:b/>
          <w:bCs/>
        </w:rPr>
        <w:t xml:space="preserve">: </w:t>
      </w:r>
      <w:r w:rsidR="00BF5C36">
        <w:t xml:space="preserve">Der erste Gedanke beim </w:t>
      </w:r>
      <w:r w:rsidR="008E32CD">
        <w:t>Aussuchen</w:t>
      </w:r>
      <w:r w:rsidR="00BF5C36">
        <w:t xml:space="preserve"> einer Gewichtung ist es</w:t>
      </w:r>
      <w:ins w:id="1273" w:author="Bernhard Tellenbach" w:date="2020-12-12T15:12:00Z">
        <w:r w:rsidR="00903C0D">
          <w:t>,</w:t>
        </w:r>
      </w:ins>
      <w:r w:rsidR="00BF5C36">
        <w:t xml:space="preserve"> den Agenten immer die Aktion ausführen zu lassen, die </w:t>
      </w:r>
      <w:r w:rsidR="008E32CD">
        <w:t xml:space="preserve">die meiste Belohnung mit sich bringt. Das Problem an dieser Methode ist, </w:t>
      </w:r>
      <w:commentRangeStart w:id="1274"/>
      <w:r w:rsidR="008E32CD">
        <w:t xml:space="preserve">dass </w:t>
      </w:r>
      <w:ins w:id="1275" w:author="Bernhard Tellenbach" w:date="2020-12-12T15:16:00Z">
        <w:r w:rsidR="005D19E2">
          <w:t>wenn die beste Strategie Aktionen beinhaltet, die zu Beginn wenig</w:t>
        </w:r>
        <w:r w:rsidR="005309A8">
          <w:t xml:space="preserve"> beobachtbaren Erfolg bieten, dafür später umso</w:t>
        </w:r>
      </w:ins>
      <w:ins w:id="1276" w:author="Bernhard Tellenbach" w:date="2020-12-12T15:17:00Z">
        <w:r w:rsidR="009426EA">
          <w:t xml:space="preserve"> </w:t>
        </w:r>
      </w:ins>
      <w:ins w:id="1277" w:author="Bernhard Tellenbach" w:date="2020-12-12T15:16:00Z">
        <w:r w:rsidR="005309A8">
          <w:t xml:space="preserve">mehr, </w:t>
        </w:r>
      </w:ins>
      <w:ins w:id="1278" w:author="Bernhard Tellenbach" w:date="2020-12-12T15:17:00Z">
        <w:r w:rsidR="009426EA">
          <w:t xml:space="preserve">andere Aktionen bevorzugt werden und </w:t>
        </w:r>
      </w:ins>
      <w:ins w:id="1279" w:author="Bernhard Tellenbach" w:date="2020-12-12T15:18:00Z">
        <w:del w:id="1280" w:author="Cailleret Levi (cailllev)" w:date="2020-12-18T10:42:00Z">
          <w:r w:rsidR="00606A99" w:rsidDel="003A2081">
            <w:delText>man so</w:delText>
          </w:r>
        </w:del>
      </w:ins>
      <w:ins w:id="1281" w:author="Cailleret Levi (cailllev)" w:date="2020-12-18T10:42:00Z">
        <w:r w:rsidR="003A2081">
          <w:t>somit</w:t>
        </w:r>
      </w:ins>
      <w:ins w:id="1282" w:author="Bernhard Tellenbach" w:date="2020-12-12T15:18:00Z">
        <w:r w:rsidR="00606A99">
          <w:t xml:space="preserve"> zwar </w:t>
        </w:r>
        <w:del w:id="1283" w:author="Cailleret Levi (cailllev)" w:date="2020-12-18T10:42:00Z">
          <w:r w:rsidR="00606A99" w:rsidDel="003A2081">
            <w:delText xml:space="preserve">in </w:delText>
          </w:r>
        </w:del>
        <w:r w:rsidR="00606A99">
          <w:t>ein</w:t>
        </w:r>
        <w:del w:id="1284" w:author="Cailleret Levi (cailllev)" w:date="2020-12-18T10:42:00Z">
          <w:r w:rsidR="00606A99" w:rsidDel="003A2081">
            <w:delText>em</w:delText>
          </w:r>
        </w:del>
        <w:r w:rsidR="00606A99">
          <w:t xml:space="preserve"> lokale</w:t>
        </w:r>
      </w:ins>
      <w:ins w:id="1285" w:author="Cailleret Levi (cailllev)" w:date="2020-12-18T10:42:00Z">
        <w:r w:rsidR="003A2081">
          <w:t>s</w:t>
        </w:r>
      </w:ins>
      <w:ins w:id="1286" w:author="Bernhard Tellenbach" w:date="2020-12-12T15:18:00Z">
        <w:del w:id="1287" w:author="Cailleret Levi (cailllev)" w:date="2020-12-18T10:42:00Z">
          <w:r w:rsidR="00606A99" w:rsidDel="003A2081">
            <w:delText>n</w:delText>
          </w:r>
        </w:del>
        <w:r w:rsidR="00606A99">
          <w:t xml:space="preserve">, jedoch nicht </w:t>
        </w:r>
        <w:del w:id="1288" w:author="Cailleret Levi (cailllev)" w:date="2020-12-18T10:42:00Z">
          <w:r w:rsidR="00606A99" w:rsidDel="003A2081">
            <w:delText xml:space="preserve">in </w:delText>
          </w:r>
        </w:del>
        <w:r w:rsidR="00606A99">
          <w:t>ein</w:t>
        </w:r>
        <w:del w:id="1289" w:author="Cailleret Levi (cailllev)" w:date="2020-12-18T10:42:00Z">
          <w:r w:rsidR="00606A99" w:rsidDel="003A2081">
            <w:delText>em</w:delText>
          </w:r>
        </w:del>
        <w:r w:rsidR="00606A99">
          <w:t xml:space="preserve"> globale</w:t>
        </w:r>
      </w:ins>
      <w:ins w:id="1290" w:author="Cailleret Levi (cailllev)" w:date="2020-12-18T10:42:00Z">
        <w:r w:rsidR="003A2081">
          <w:t>s</w:t>
        </w:r>
      </w:ins>
      <w:ins w:id="1291" w:author="Bernhard Tellenbach" w:date="2020-12-12T15:18:00Z">
        <w:del w:id="1292" w:author="Cailleret Levi (cailllev)" w:date="2020-12-18T10:42:00Z">
          <w:r w:rsidR="00606A99" w:rsidDel="003A2081">
            <w:delText>n</w:delText>
          </w:r>
        </w:del>
        <w:r w:rsidR="00606A99">
          <w:t xml:space="preserve"> Optimum </w:t>
        </w:r>
        <w:del w:id="1293" w:author="Cailleret Levi (cailllev)" w:date="2020-12-18T10:42:00Z">
          <w:r w:rsidR="00606A99" w:rsidDel="003A2081">
            <w:delText>landen</w:delText>
          </w:r>
        </w:del>
      </w:ins>
      <w:ins w:id="1294" w:author="Cailleret Levi (cailllev)" w:date="2020-12-18T10:42:00Z">
        <w:r w:rsidR="00BF1F41">
          <w:t xml:space="preserve">gefunden werden </w:t>
        </w:r>
      </w:ins>
      <w:ins w:id="1295" w:author="Bernhard Tellenbach" w:date="2020-12-12T15:18:00Z">
        <w:del w:id="1296" w:author="Cailleret Levi (cailllev)" w:date="2020-12-18T10:42:00Z">
          <w:r w:rsidR="00606A99" w:rsidDel="00BF1F41">
            <w:delText xml:space="preserve"> </w:delText>
          </w:r>
        </w:del>
        <w:r w:rsidR="00606A99">
          <w:t>kann</w:t>
        </w:r>
      </w:ins>
      <w:ins w:id="1297" w:author="Cailleret Levi (cailllev)" w:date="2020-12-18T10:41:00Z">
        <w:r w:rsidR="00644037">
          <w:t>.</w:t>
        </w:r>
      </w:ins>
      <w:del w:id="1298" w:author="Bernhard Tellenbach" w:date="2020-12-12T15:17:00Z">
        <w:r w:rsidR="0045720B" w:rsidDel="009426EA">
          <w:delText>anfängliche</w:delText>
        </w:r>
      </w:del>
      <w:del w:id="1299" w:author="Bernhard Tellenbach" w:date="2020-12-12T15:13:00Z">
        <w:r w:rsidR="0045720B" w:rsidDel="000F5EFB">
          <w:delText>r</w:delText>
        </w:r>
      </w:del>
      <w:del w:id="1300" w:author="Bernhard Tellenbach" w:date="2020-12-12T15:17:00Z">
        <w:r w:rsidR="008E32CD" w:rsidDel="009426EA">
          <w:delText xml:space="preserve"> zufällige </w:delText>
        </w:r>
      </w:del>
      <w:del w:id="1301" w:author="Bernhard Tellenbach" w:date="2020-12-12T15:14:00Z">
        <w:r w:rsidR="008E32CD" w:rsidDel="00B76BEF">
          <w:delText>Fehlschläge</w:delText>
        </w:r>
        <w:r w:rsidR="00946925" w:rsidDel="00B76BEF">
          <w:delText xml:space="preserve"> </w:delText>
        </w:r>
      </w:del>
      <w:del w:id="1302" w:author="Bernhard Tellenbach" w:date="2020-12-12T15:17:00Z">
        <w:r w:rsidR="00946925" w:rsidDel="009426EA">
          <w:delText>dem Agenten eine</w:delText>
        </w:r>
        <w:r w:rsidR="0045720B" w:rsidDel="009426EA">
          <w:delText>n falschen Eindruck vermittel</w:delText>
        </w:r>
      </w:del>
      <w:del w:id="1303" w:author="Bernhard Tellenbach" w:date="2020-12-12T15:15:00Z">
        <w:r w:rsidR="0045720B" w:rsidDel="00625806">
          <w:delText>n</w:delText>
        </w:r>
      </w:del>
      <w:del w:id="1304" w:author="Bernhard Tellenbach" w:date="2020-12-12T15:17:00Z">
        <w:r w:rsidR="0045720B" w:rsidDel="009426EA">
          <w:delText xml:space="preserve">, so dass er </w:delText>
        </w:r>
      </w:del>
      <w:del w:id="1305" w:author="Bernhard Tellenbach" w:date="2020-12-12T15:15:00Z">
        <w:r w:rsidR="0045720B" w:rsidDel="004E093F">
          <w:delText xml:space="preserve">klar </w:delText>
        </w:r>
      </w:del>
      <w:del w:id="1306" w:author="Bernhard Tellenbach" w:date="2020-12-12T15:18:00Z">
        <w:r w:rsidR="0045720B" w:rsidDel="00E94997">
          <w:delText>suboptimale Wege bevorzugt</w:delText>
        </w:r>
        <w:r w:rsidR="00A61084" w:rsidDel="00E94997">
          <w:delText xml:space="preserve"> und optimale Pfade nie findet.</w:delText>
        </w:r>
      </w:del>
      <w:r w:rsidR="00A61084">
        <w:t xml:space="preserve"> </w:t>
      </w:r>
      <w:r w:rsidR="00AF11C9">
        <w:t xml:space="preserve">Wenn eine </w:t>
      </w:r>
      <w:del w:id="1307" w:author="Bernhard Tellenbach" w:date="2020-12-12T15:18:00Z">
        <w:r w:rsidR="006B251A" w:rsidDel="00E94997">
          <w:delText>g</w:delText>
        </w:r>
      </w:del>
      <w:ins w:id="1308" w:author="Bernhard Tellenbach" w:date="2020-12-12T15:18:00Z">
        <w:r w:rsidR="00E94997">
          <w:t>G</w:t>
        </w:r>
      </w:ins>
      <w:r w:rsidR="00AF11C9">
        <w:t xml:space="preserve">reedy </w:t>
      </w:r>
      <w:r w:rsidR="006B251A">
        <w:t>Strategie</w:t>
      </w:r>
      <w:r w:rsidR="00AF11C9">
        <w:t xml:space="preserve"> verwendet wird</w:t>
      </w:r>
      <w:ins w:id="1309" w:author="Bernhard Tellenbach" w:date="2020-12-12T15:19:00Z">
        <w:r w:rsidR="00E94997">
          <w:t>,</w:t>
        </w:r>
      </w:ins>
      <w:r w:rsidR="00AF11C9">
        <w:t xml:space="preserve"> ist es </w:t>
      </w:r>
      <w:r w:rsidR="006B251A">
        <w:t>deshalb</w:t>
      </w:r>
      <w:r w:rsidR="00AF11C9">
        <w:t xml:space="preserve"> zu empfehlen, diese sehr optimistisch zu konfigurieren, so dass </w:t>
      </w:r>
      <w:ins w:id="1310" w:author="Bernhard Tellenbach" w:date="2020-12-12T15:19:00Z">
        <w:r w:rsidR="00E94997">
          <w:t xml:space="preserve">die Suche aus einem lokalen Optimum </w:t>
        </w:r>
      </w:ins>
      <w:ins w:id="1311" w:author="Bernhard Tellenbach" w:date="2020-12-12T15:20:00Z">
        <w:r w:rsidR="00C06960">
          <w:t xml:space="preserve">auch </w:t>
        </w:r>
      </w:ins>
      <w:ins w:id="1312" w:author="Bernhard Tellenbach" w:date="2020-12-12T15:19:00Z">
        <w:r w:rsidR="00E94997">
          <w:t xml:space="preserve">ausbrechen kann und somit </w:t>
        </w:r>
      </w:ins>
      <w:del w:id="1313" w:author="Bernhard Tellenbach" w:date="2020-12-12T15:19:00Z">
        <w:r w:rsidR="00AF11C9" w:rsidDel="00E94997">
          <w:delText xml:space="preserve">auch </w:delText>
        </w:r>
        <w:r w:rsidR="006B251A" w:rsidDel="00C06960">
          <w:delText xml:space="preserve">neue </w:delText>
        </w:r>
      </w:del>
      <w:ins w:id="1314" w:author="Bernhard Tellenbach" w:date="2020-12-12T15:19:00Z">
        <w:r w:rsidR="00C06960">
          <w:t xml:space="preserve">weitere </w:t>
        </w:r>
      </w:ins>
      <w:r w:rsidR="006B251A">
        <w:t>Wege ausprobiert werden</w:t>
      </w:r>
      <w:r w:rsidR="00143C1D">
        <w:t xml:space="preserve"> </w:t>
      </w:r>
      <w:r w:rsidR="00840B6A">
        <w:fldChar w:fldCharType="begin"/>
      </w:r>
      <w:r w:rsidR="00DD197A">
        <w:instrText xml:space="preserve"> ADDIN ZOTERO_ITEM CSL_CITATION {"citationID":"dmDtZ52h","properties":{"formattedCitation":"[13]","plainCitation":"[13]","noteIndex":0},"citationItems":[{"id":117,"uris":["http://zotero.org/users/6945396/items/UHLQURKX"],"uri":["http://zotero.org/users/6945396/items/UHLQURKX"],"itemData":{"id":117,"type":"article-journal","container-title":"Journal of Artificial Intelligence Research","DOI":"10.1613/jair.301","ISSN":"1076-9757","language":"en","page":"237-285","source":"www.jair.org","title":"Reinforcement Learning: A Survey","title-short":"Reinforcement Learning","volume":"4","author":[{"family":"Kaelbling","given":"L. P."},{"family":"Littman","given":"M. L."},{"family":"Moore","given":"A. W."}],"issued":{"date-parts":[["1996",5,1]]}}}],"schema":"https://github.com/citation-style-language/schema/raw/master/csl-citation.json"} </w:instrText>
      </w:r>
      <w:r w:rsidR="00840B6A">
        <w:fldChar w:fldCharType="separate"/>
      </w:r>
      <w:r w:rsidR="000371EA" w:rsidRPr="000371EA">
        <w:rPr>
          <w:rFonts w:ascii="Calibri" w:hAnsi="Calibri" w:cs="Calibri"/>
        </w:rPr>
        <w:t>[13]</w:t>
      </w:r>
      <w:r w:rsidR="00840B6A">
        <w:fldChar w:fldCharType="end"/>
      </w:r>
      <w:r w:rsidR="00143C1D">
        <w:t>.</w:t>
      </w:r>
      <w:commentRangeEnd w:id="1274"/>
      <w:r w:rsidR="00C06960">
        <w:rPr>
          <w:rStyle w:val="CommentReference"/>
        </w:rPr>
        <w:commentReference w:id="1274"/>
      </w:r>
    </w:p>
    <w:p w14:paraId="76D9ACA6" w14:textId="1B16434E" w:rsidR="00D735D1" w:rsidRDefault="00CC46E4" w:rsidP="00EE1E53">
      <w:r w:rsidRPr="00CC46E4">
        <w:rPr>
          <w:b/>
          <w:bCs/>
        </w:rPr>
        <w:t>Randomized Strategien:</w:t>
      </w:r>
      <w:r>
        <w:t xml:space="preserve"> </w:t>
      </w:r>
      <w:del w:id="1315" w:author="Cailleret Levi (cailllev)" w:date="2020-12-18T10:43:00Z">
        <w:r w:rsidR="00E10D13" w:rsidDel="004B68B1">
          <w:delText xml:space="preserve">eine </w:delText>
        </w:r>
      </w:del>
      <w:ins w:id="1316" w:author="Cailleret Levi (cailllev)" w:date="2020-12-18T10:43:00Z">
        <w:r w:rsidR="004B68B1">
          <w:t xml:space="preserve">Eine </w:t>
        </w:r>
      </w:ins>
      <w:r w:rsidR="00E10D13">
        <w:t>andere einfache Strategie für den Agenten ist</w:t>
      </w:r>
      <w:r w:rsidR="007A7243">
        <w:t xml:space="preserve"> es</w:t>
      </w:r>
      <w:ins w:id="1317" w:author="Bernhard Tellenbach" w:date="2020-12-12T15:20:00Z">
        <w:r w:rsidR="00C06960">
          <w:t>,</w:t>
        </w:r>
      </w:ins>
      <w:r w:rsidR="00E10D13">
        <w:t xml:space="preserve"> </w:t>
      </w:r>
      <w:r w:rsidR="007A7243">
        <w:t xml:space="preserve">die Aktion mit der </w:t>
      </w:r>
      <w:r w:rsidR="00D128C7">
        <w:t>höchstmöglichen</w:t>
      </w:r>
      <w:r w:rsidR="00403454">
        <w:t xml:space="preserve"> Belohnung als </w:t>
      </w:r>
      <w:r w:rsidR="00DD6664">
        <w:t>Standard</w:t>
      </w:r>
      <w:r w:rsidR="00403454">
        <w:t xml:space="preserve"> zu nehmen, aber ihn immer mit einer gewissen </w:t>
      </w:r>
      <w:r w:rsidR="00DD6664">
        <w:t>Wahrscheinlichkeit</w:t>
      </w:r>
      <w:r w:rsidR="00403454">
        <w:t xml:space="preserve"> </w:t>
      </w:r>
      <w:r w:rsidR="00807D67">
        <w:t xml:space="preserve">p </w:t>
      </w:r>
      <w:r w:rsidR="00DD6664">
        <w:t>eine zufällige Aktion aussuchen zu lassen. Manche Versionen dieser Strategie starten mit eine</w:t>
      </w:r>
      <w:r w:rsidR="00807D67">
        <w:t>m hohen Wert p, welcher mit der Zeit schrumpft</w:t>
      </w:r>
      <w:r w:rsidR="00B4082E">
        <w:t>. So wird sichergestellt, dass der Agent anfänglich viele verschiedene Wege testet</w:t>
      </w:r>
      <w:r w:rsidR="00143C1D">
        <w:t xml:space="preserve"> </w:t>
      </w:r>
      <w:r w:rsidR="00C04F3F">
        <w:fldChar w:fldCharType="begin"/>
      </w:r>
      <w:r w:rsidR="00DD197A">
        <w:instrText xml:space="preserve"> ADDIN ZOTERO_ITEM CSL_CITATION {"citationID":"cV150GZN","properties":{"formattedCitation":"[13]","plainCitation":"[13]","noteIndex":0},"citationItems":[{"id":117,"uris":["http://zotero.org/users/6945396/items/UHLQURKX"],"uri":["http://zotero.org/users/6945396/items/UHLQURKX"],"itemData":{"id":117,"type":"article-journal","container-title":"Journal of Artificial Intelligence Research","DOI":"10.1613/jair.301","ISSN":"1076-9757","language":"en","page":"237-285","source":"www.jair.org","title":"Reinforcement Learning: A Survey","title-short":"Reinforcement Learning","volume":"4","author":[{"family":"Kaelbling","given":"L. P."},{"family":"Littman","given":"M. L."},{"family":"Moore","given":"A. W."}],"issued":{"date-parts":[["1996",5,1]]}}}],"schema":"https://github.com/citation-style-language/schema/raw/master/csl-citation.json"} </w:instrText>
      </w:r>
      <w:r w:rsidR="00C04F3F">
        <w:fldChar w:fldCharType="separate"/>
      </w:r>
      <w:r w:rsidR="000371EA" w:rsidRPr="000371EA">
        <w:rPr>
          <w:rFonts w:ascii="Calibri" w:hAnsi="Calibri" w:cs="Calibri"/>
        </w:rPr>
        <w:t>[13]</w:t>
      </w:r>
      <w:r w:rsidR="00C04F3F">
        <w:fldChar w:fldCharType="end"/>
      </w:r>
      <w:r w:rsidR="00143C1D">
        <w:t>.</w:t>
      </w:r>
    </w:p>
    <w:p w14:paraId="3346A611" w14:textId="0458319F" w:rsidR="00D735D1" w:rsidRDefault="00D735D1">
      <w:pPr>
        <w:jc w:val="left"/>
      </w:pPr>
    </w:p>
    <w:p w14:paraId="5446C2C7" w14:textId="28289573" w:rsidR="00375585" w:rsidRDefault="00375585" w:rsidP="003C1FAC">
      <w:pPr>
        <w:pStyle w:val="Heading3"/>
      </w:pPr>
      <w:bookmarkStart w:id="1318" w:name="_Toc59300831"/>
      <w:r w:rsidRPr="00406939">
        <w:t>Reinforcement</w:t>
      </w:r>
      <w:r w:rsidR="001F1FF7">
        <w:t xml:space="preserve"> L</w:t>
      </w:r>
      <w:r w:rsidRPr="00406939">
        <w:t xml:space="preserve">earning und </w:t>
      </w:r>
      <w:r w:rsidR="0077028C">
        <w:t>MTDs</w:t>
      </w:r>
      <w:bookmarkEnd w:id="1318"/>
    </w:p>
    <w:p w14:paraId="227EA493" w14:textId="3B444CF9" w:rsidR="00253962" w:rsidRDefault="00253962" w:rsidP="00EE1E53">
      <w:r>
        <w:t>Traditionelle, statische Verteidigung</w:t>
      </w:r>
      <w:r w:rsidR="006D56F3">
        <w:t>smechanismen</w:t>
      </w:r>
      <w:r>
        <w:t xml:space="preserve"> für Netzwerke sind </w:t>
      </w:r>
      <w:del w:id="1319" w:author="Bernhard Tellenbach" w:date="2020-12-12T15:21:00Z">
        <w:r w:rsidDel="00AE61DC">
          <w:delText xml:space="preserve">bewiesenermassen </w:delText>
        </w:r>
      </w:del>
      <w:ins w:id="1320" w:author="Bernhard Tellenbach" w:date="2020-12-12T15:21:00Z">
        <w:r w:rsidR="00AE61DC">
          <w:t xml:space="preserve">erwiesenermassen </w:t>
        </w:r>
      </w:ins>
      <w:r w:rsidR="00DA2105">
        <w:t xml:space="preserve">zu langsam und </w:t>
      </w:r>
      <w:r w:rsidR="004E2E6E">
        <w:t>starr,</w:t>
      </w:r>
      <w:r w:rsidR="00DA2105">
        <w:t xml:space="preserve"> um mit de</w:t>
      </w:r>
      <w:del w:id="1321" w:author="Bernhard Tellenbach" w:date="2020-12-12T15:22:00Z">
        <w:r w:rsidR="00DA2105" w:rsidDel="001656D8">
          <w:delText>n</w:delText>
        </w:r>
      </w:del>
      <w:ins w:id="1322" w:author="Bernhard Tellenbach" w:date="2020-12-12T15:24:00Z">
        <w:r w:rsidR="00763C35">
          <w:t>n Bedrohungen aus der</w:t>
        </w:r>
      </w:ins>
      <w:ins w:id="1323" w:author="Cailleret Levi (cailllev)" w:date="2020-12-18T10:43:00Z">
        <w:r w:rsidR="0017528D">
          <w:t xml:space="preserve"> </w:t>
        </w:r>
      </w:ins>
      <w:del w:id="1324" w:author="Bernhard Tellenbach" w:date="2020-12-12T15:22:00Z">
        <w:r w:rsidR="00DA2105" w:rsidDel="001656D8">
          <w:delText xml:space="preserve"> </w:delText>
        </w:r>
      </w:del>
      <w:ins w:id="1325" w:author="Bernhard Tellenbach" w:date="2020-12-12T15:22:00Z">
        <w:r w:rsidR="001656D8">
          <w:t>heute hochdynamischen Bedrohungslandschaft (Threa</w:t>
        </w:r>
      </w:ins>
      <w:ins w:id="1326" w:author="Cailleret Levi (cailllev)" w:date="2020-12-18T10:44:00Z">
        <w:r w:rsidR="001B15AA">
          <w:t>t</w:t>
        </w:r>
      </w:ins>
      <w:ins w:id="1327" w:author="Bernhard Tellenbach" w:date="2020-12-12T15:22:00Z">
        <w:del w:id="1328" w:author="Cailleret Levi (cailllev)" w:date="2020-12-18T10:43:00Z">
          <w:r w:rsidR="001656D8" w:rsidDel="00460361">
            <w:delText>t</w:delText>
          </w:r>
        </w:del>
        <w:r w:rsidR="001656D8">
          <w:t xml:space="preserve">-Landscape) </w:t>
        </w:r>
      </w:ins>
      <w:ins w:id="1329" w:author="Bernhard Tellenbach" w:date="2020-12-12T15:24:00Z">
        <w:r w:rsidR="00763C35">
          <w:t>mitzuhalten</w:t>
        </w:r>
      </w:ins>
      <w:del w:id="1330" w:author="Bernhard Tellenbach" w:date="2020-12-12T15:23:00Z">
        <w:r w:rsidR="006D56F3" w:rsidDel="003F6290">
          <w:delText>flexiblen</w:delText>
        </w:r>
        <w:r w:rsidR="00DA2105" w:rsidDel="003F6290">
          <w:delText xml:space="preserve"> </w:delText>
        </w:r>
        <w:r w:rsidR="006D56F3" w:rsidDel="003F6290">
          <w:delText>Angreifern</w:delText>
        </w:r>
        <w:r w:rsidR="00DA2105" w:rsidDel="003F6290">
          <w:delText xml:space="preserve"> und Angriffsmustern </w:delText>
        </w:r>
        <w:r w:rsidR="006D56F3" w:rsidDel="00763C35">
          <w:delText>mitzuhalten</w:delText>
        </w:r>
      </w:del>
      <w:del w:id="1331" w:author="Bernhard Tellenbach" w:date="2020-12-12T15:22:00Z">
        <w:r w:rsidR="00DA2105" w:rsidDel="00821D60">
          <w:delText xml:space="preserve"> die </w:delText>
        </w:r>
        <w:r w:rsidR="006D56F3" w:rsidDel="00821D60">
          <w:delText xml:space="preserve">aktuell zur </w:delText>
        </w:r>
        <w:r w:rsidR="0033772C" w:rsidDel="00821D60">
          <w:delText>Norm</w:delText>
        </w:r>
        <w:r w:rsidR="006D56F3" w:rsidDel="00821D60">
          <w:delText xml:space="preserve"> werden</w:delText>
        </w:r>
      </w:del>
      <w:r w:rsidR="00143C1D">
        <w:t xml:space="preserve"> </w:t>
      </w:r>
      <w:r w:rsidR="004C0882">
        <w:fldChar w:fldCharType="begin"/>
      </w:r>
      <w:r w:rsidR="00DD197A">
        <w:instrText xml:space="preserve"> ADDIN ZOTERO_ITEM CSL_CITATION {"citationID":"gsNg2UKH","properties":{"formattedCitation":"[15]","plainCitation":"[15]","noteIndex":0},"citationItems":[{"id":111,"uris":["http://zotero.org/users/6945396/items/A32DQMX8"],"uri":["http://zotero.org/users/6945396/items/A32DQMX8"],"itemData":{"id":111,"type":"paper-conference","abstract":"Static network defense technologies are always in a passive defense state because of their disadvantages in cost, time and information. So Network Moving Target Defense (NMTD) is proposed as a kind of proactive defense technology. As an important research direction of NMTD, route mutation techniques still have limitations that they can not learn attack strategies and be adaptive in dynamical security situation. In this paper, we propose a novel route mutation mechanism based on reinforcement learning. We firstly investigate four different attack strategies and introduce a mixed attack strategy with entropy constraints. Then we formulate the network requirements using Satisfiability Module Theory (SMT) logic to acquire the route mutation space. We further propose a security-awareness Q- learning algorithm to select routes from the mutation space iteratively and conduct security awareness to adjust learning rate adaptively. Meanwhile, the optimal convergence of our algorithm is proved theoretically. Finally, experimental results highlight the effectiveness as defense performance, network overhead and convergence speed of our method compared to the representative solution.","container-title":"2019 IEEE Global Communications Conference (GLOBECOM)","DOI":"10.1109/GLOBECOM38437.2019.9014119","event":"2019 IEEE Global Communications Conference (GLOBECOM)","note":"ISSN: 2576-6813","page":"1-6","source":"IEEE Xplore","title":"An Intelligent Route Mutation Mechanism against Mixed Attack Based on Security Awareness","author":[{"family":"Zhang","given":"T."},{"family":"Kuang","given":"X."},{"family":"Zhou","given":"Z."},{"family":"Gao","given":"H."},{"family":"Xu","given":"C."}],"issued":{"date-parts":[["2019",12]]}}}],"schema":"https://github.com/citation-style-language/schema/raw/master/csl-citation.json"} </w:instrText>
      </w:r>
      <w:r w:rsidR="004C0882">
        <w:fldChar w:fldCharType="separate"/>
      </w:r>
      <w:r w:rsidR="000371EA" w:rsidRPr="000371EA">
        <w:rPr>
          <w:rFonts w:ascii="Calibri" w:hAnsi="Calibri" w:cs="Calibri"/>
        </w:rPr>
        <w:t>[15]</w:t>
      </w:r>
      <w:r w:rsidR="004C0882">
        <w:fldChar w:fldCharType="end"/>
      </w:r>
      <w:r w:rsidR="00143C1D">
        <w:t>.</w:t>
      </w:r>
    </w:p>
    <w:p w14:paraId="3450243E" w14:textId="72A2C5AA" w:rsidR="00406939" w:rsidRDefault="00F519D1" w:rsidP="00EE1E53">
      <w:r>
        <w:t>Moving Target Defense Strategien</w:t>
      </w:r>
      <w:r w:rsidR="00F02D7A">
        <w:t xml:space="preserve"> scheinen in verschiedenster Hinsicht ein Fortschritt gegenüber statischen Verteidigungsmethoden zu sein.</w:t>
      </w:r>
      <w:r>
        <w:t xml:space="preserve"> </w:t>
      </w:r>
      <w:r w:rsidR="001A1DC9">
        <w:t xml:space="preserve">Allerdings braucht diese Art der Verteidigung </w:t>
      </w:r>
      <w:r w:rsidR="00D5271E">
        <w:t xml:space="preserve">in grösseren Netzwerken </w:t>
      </w:r>
      <w:r w:rsidR="001A1DC9">
        <w:t xml:space="preserve">eine grosse Menge an </w:t>
      </w:r>
      <w:r w:rsidR="009F30BE">
        <w:t>Ressourcen,</w:t>
      </w:r>
      <w:r w:rsidR="001A1DC9">
        <w:t xml:space="preserve"> um effizient zu arbeiten.</w:t>
      </w:r>
      <w:r w:rsidR="00D52ADB">
        <w:t xml:space="preserve"> Diese Schwäche hindert </w:t>
      </w:r>
      <w:r w:rsidR="009F30BE">
        <w:t>MTDs daran</w:t>
      </w:r>
      <w:ins w:id="1332" w:author="Cailleret Levi (cailllev)" w:date="2020-12-19T19:28:00Z">
        <w:r w:rsidR="00611580">
          <w:t>,</w:t>
        </w:r>
      </w:ins>
      <w:r w:rsidR="009F30BE">
        <w:t xml:space="preserve"> grossflächig eingesetzt zu werden.</w:t>
      </w:r>
      <w:r w:rsidR="00766C8D">
        <w:t xml:space="preserve"> Aktuelle Forschung versucht den </w:t>
      </w:r>
      <w:r w:rsidR="00987867">
        <w:t>Einsatz</w:t>
      </w:r>
      <w:r w:rsidR="00766C8D">
        <w:t xml:space="preserve"> von Ressourcen dadurch zu minimieren, dass Prozesse </w:t>
      </w:r>
      <w:r w:rsidR="002E6CFB">
        <w:t xml:space="preserve">beschleunigt und an spezifische Netzwerke angepasst werden. Dies führt aber wieder dazu, dass Implementationen von MTDs zu spezifisch werden und </w:t>
      </w:r>
      <w:r w:rsidR="00A80483">
        <w:t>erneut nicht grossflächig eingesetzt werden können</w:t>
      </w:r>
      <w:r w:rsidR="00143C1D">
        <w:t xml:space="preserve"> </w:t>
      </w:r>
      <w:r w:rsidR="005D4F18">
        <w:fldChar w:fldCharType="begin"/>
      </w:r>
      <w:r w:rsidR="00DD197A">
        <w:instrText xml:space="preserve"> ADDIN ZOTERO_ITEM CSL_CITATION {"citationID":"j1G79bhF","properties":{"formattedCitation":"[16]","plainCitation":"[16]","noteIndex":0},"citationItems":[{"id":110,"uris":["http://zotero.org/users/6945396/items/ZFMSQFG3"],"uri":["http://zotero.org/users/6945396/items/ZFMSQFG3"],"itemData":{"id":110,"type":"paper-conference","abstract":"For the reasons that defect remedy is an endless arduous work for static network defense technologies and cyberspace security remains unguaranteed, moving target defense (MTD) is proposed to stem the tide. Whereas, as an important branch of MTD, route mutation technologies still have limitations against some sophisticated adversaries like Advanced Persistent Threat (APT), multiple-step complex or combined attacks. In this paper, we propose a new spatio-temporal route mutation method based on MTD. We first take the maximization of resistibility towards not only multiple forms of attacks but also attackers' long-term background knowledge into consideration. We also formulate the problem into a stochastic optimization model and make it possible to agilely generate the satisfying mutation route meets the demands of various parties jointly by only solving one uniform problem. Thus, network Security is guaranteed from both flows(users) and nodes(infrastructure) perspectives. Experimental results highlight the security advantages as traffic dispersion, potential victim number and attack failure rates of our method compared to existing solutions.","container-title":"ICC 2019 - 2019 IEEE International Conference on Communications (ICC)","DOI":"10.1109/ICC.2019.8761927","event":"ICC 2019 - 2019 IEEE International Conference on Communications (ICC)","note":"ISSN: 1938-1883","page":"1-6","source":"IEEE Xplore","title":"An Efficient and Agile Spatio-Temporal Route Mutation Moving Target Defense Mechanism","author":[{"family":"Zhou","given":"Z."},{"family":"Xu","given":"C."},{"family":"Kuang","given":"X."},{"family":"Zhang","given":"T."},{"family":"Sun","given":"L."}],"issued":{"date-parts":[["2019",5]]}}}],"schema":"https://github.com/citation-style-language/schema/raw/master/csl-citation.json"} </w:instrText>
      </w:r>
      <w:r w:rsidR="005D4F18">
        <w:fldChar w:fldCharType="separate"/>
      </w:r>
      <w:r w:rsidR="000371EA" w:rsidRPr="000371EA">
        <w:rPr>
          <w:rFonts w:ascii="Calibri" w:hAnsi="Calibri" w:cs="Calibri"/>
        </w:rPr>
        <w:t>[16]</w:t>
      </w:r>
      <w:r w:rsidR="005D4F18">
        <w:fldChar w:fldCharType="end"/>
      </w:r>
      <w:r w:rsidR="00143C1D">
        <w:t>.</w:t>
      </w:r>
    </w:p>
    <w:p w14:paraId="5000D54F" w14:textId="4F2A1397" w:rsidR="00A80D88" w:rsidRPr="00A679EE" w:rsidRDefault="00D01630" w:rsidP="00EE1E53">
      <w:r>
        <w:t xml:space="preserve">Um dieses Problem zu beheben </w:t>
      </w:r>
      <w:r w:rsidR="00930FE0">
        <w:t>schlagen</w:t>
      </w:r>
      <w:r>
        <w:t xml:space="preserve"> bereits </w:t>
      </w:r>
      <w:r w:rsidR="00930FE0">
        <w:t xml:space="preserve">Chai et al. </w:t>
      </w:r>
      <w:r w:rsidR="00273D03">
        <w:t>i</w:t>
      </w:r>
      <w:r w:rsidR="00930FE0">
        <w:t xml:space="preserve">n </w:t>
      </w:r>
      <w:r w:rsidR="00F34C72">
        <w:t>«</w:t>
      </w:r>
      <w:r w:rsidR="00273D03" w:rsidRPr="00273D03">
        <w:t>DQ-MOTAG: Deep Reinforcement Learning-based Moving Target Defense Against DDoS Attacks</w:t>
      </w:r>
      <w:r w:rsidR="00273D03">
        <w:t>» vor</w:t>
      </w:r>
      <w:ins w:id="1333" w:author="Bernhard Tellenbach" w:date="2020-12-12T15:24:00Z">
        <w:r w:rsidR="00B2459A">
          <w:t>,</w:t>
        </w:r>
      </w:ins>
      <w:r w:rsidR="00273D03">
        <w:t xml:space="preserve"> auf </w:t>
      </w:r>
      <w:r w:rsidR="00F34C72">
        <w:t>R</w:t>
      </w:r>
      <w:r w:rsidR="00273D03">
        <w:t>einforcement</w:t>
      </w:r>
      <w:r w:rsidR="00F34C72">
        <w:t xml:space="preserve"> L</w:t>
      </w:r>
      <w:r w:rsidR="00273D03">
        <w:t xml:space="preserve">earning zurück zu </w:t>
      </w:r>
      <w:r w:rsidR="003B6655">
        <w:t>greifen,</w:t>
      </w:r>
      <w:r w:rsidR="00273D03">
        <w:t xml:space="preserve"> um </w:t>
      </w:r>
      <w:r w:rsidR="00B00E62">
        <w:t>einen optimalen Ressourcenverbraucht und eine optimale Verteidigungsstr</w:t>
      </w:r>
      <w:r w:rsidR="003B6655">
        <w:t>a</w:t>
      </w:r>
      <w:r w:rsidR="00B00E62">
        <w:t>t</w:t>
      </w:r>
      <w:r w:rsidR="003B6655">
        <w:t>e</w:t>
      </w:r>
      <w:r w:rsidR="00B00E62">
        <w:t xml:space="preserve">gie für eine MTD festzulegen. Anstatt eines statischen </w:t>
      </w:r>
      <w:r w:rsidR="00A214EB">
        <w:t>MTD-</w:t>
      </w:r>
      <w:r w:rsidR="003B6655">
        <w:t>Algorithmus</w:t>
      </w:r>
      <w:ins w:id="1334" w:author="Cailleret Levi (cailllev)" w:date="2020-12-19T19:28:00Z">
        <w:r w:rsidR="007A31A2">
          <w:t>,</w:t>
        </w:r>
      </w:ins>
      <w:r w:rsidR="00A214EB">
        <w:t xml:space="preserve"> der die Verteidigung diktiert, soll ein </w:t>
      </w:r>
      <w:r w:rsidR="00E34646">
        <w:t>RL</w:t>
      </w:r>
      <w:r w:rsidR="00A214EB">
        <w:t xml:space="preserve"> Agent </w:t>
      </w:r>
      <w:r w:rsidR="00470CB8">
        <w:t xml:space="preserve">die effektivste und günstigste </w:t>
      </w:r>
      <w:r w:rsidR="00F34C72">
        <w:t>Art der Verteidigung erlernen</w:t>
      </w:r>
      <w:r w:rsidR="00143C1D">
        <w:t xml:space="preserve"> </w:t>
      </w:r>
      <w:r w:rsidR="00724581">
        <w:fldChar w:fldCharType="begin"/>
      </w:r>
      <w:r w:rsidR="000371EA">
        <w:instrText xml:space="preserve"> ADDIN ZOTERO_ITEM CSL_CITATION {"citationID":"5OwPS2aR","properties":{"formattedCitation":"[17]","plainCitation":"[17]","noteIndex":0},"citationItems":[{"id":3,"uris":["http://zotero.org/users/6945396/items/7YG56CKS"],"uri":["http://zotero.org/users/6945396/items/7YG56CKS"],"itemData":{"id":3,"type":"paper-conference","abstract":"The rapid developments of mobile communication and wearable devices greatly improve our daily life, while the massive entities and emerging services also make Cyber-Physical System (CPS) much more complicated. The maintenance of CPS security tends to be more and more difficult. As a ”gamechanging” new active defense concept, Moving Target Defense (MTD) handle this tricky problem by periodically upsetting and recombining connections between users and servers in the protected system, which is so-called ”shuffle”. By this means, adversaries can hardly obtain enough time to compromise the potential victims, which is the indispensable condition to collect necessary information or conduct further malicious attacks. But every coin has two sides, MTD also introduce unbearable high energy consumption and resource occupation in the meantime, which hinders the large-scale application of MTD for quite a long time. In this paper, we propose a novel deep reinforcement learning-based MOTAG system called DQ-MOTAG. To our knowledge, this is the first work to provide self-adaptive shuffle period adjustment ability for MTD with reinforcement learning-based intelligent control mechanism. We also design an algorithm to generate optimal duration of next period to guide subsequent shuffle. Finally, we conduct a series of experiments to prove the availability and performance of DQ-MOTAG compared to exist methods. The result highlights our solution in terms of defense performance, error block rate and network source consumption.","container-title":"2020 IEEE Fifth International Conference on Data Science in Cyberspace (DSC)","DOI":"10.1109/DSC50466.2020.00065","event":"2020 IEEE Fifth International Conference on Data Science in Cyberspace (DSC)","page":"375-379","source":"IEEE Xplore","title":"DQ-MOTAG: Deep Reinforcement Learning-based Moving Target Defense Against DDoS Attacks","title-short":"DQ-MOTAG","author":[{"family":"Chai","given":"Xinzhong"},{"family":"Wang","given":"Yasen"},{"family":"Yan","given":"Chuanxu"},{"family":"Zhao","given":"Yuan"},{"family":"Chen","given":"Wenlong"},{"family":"Wang","given":"Xiaolei"}],"issued":{"date-parts":[["2020",7]]}}}],"schema":"https://github.com/citation-style-language/schema/raw/master/csl-citation.json"} </w:instrText>
      </w:r>
      <w:r w:rsidR="00724581">
        <w:fldChar w:fldCharType="separate"/>
      </w:r>
      <w:r w:rsidR="000371EA" w:rsidRPr="000371EA">
        <w:rPr>
          <w:rFonts w:ascii="Calibri" w:hAnsi="Calibri" w:cs="Calibri"/>
        </w:rPr>
        <w:t>[17]</w:t>
      </w:r>
      <w:r w:rsidR="00724581">
        <w:fldChar w:fldCharType="end"/>
      </w:r>
      <w:r w:rsidR="00143C1D">
        <w:t>.</w:t>
      </w:r>
    </w:p>
    <w:p w14:paraId="43DE362C" w14:textId="301274C5" w:rsidR="00A80D88" w:rsidRPr="00A679EE" w:rsidRDefault="00C000BE" w:rsidP="00C000BE">
      <w:pPr>
        <w:jc w:val="left"/>
      </w:pPr>
      <w:r w:rsidRPr="00A679EE">
        <w:br w:type="page"/>
      </w:r>
    </w:p>
    <w:p w14:paraId="06962C93" w14:textId="091904B6" w:rsidR="00686FB6" w:rsidRDefault="00B52688" w:rsidP="00E6380E">
      <w:pPr>
        <w:pStyle w:val="Heading1"/>
      </w:pPr>
      <w:bookmarkStart w:id="1335" w:name="_Toc59300832"/>
      <w:r w:rsidRPr="00A679EE">
        <w:lastRenderedPageBreak/>
        <w:t>Method</w:t>
      </w:r>
      <w:r w:rsidR="00CC1973">
        <w:t>ik</w:t>
      </w:r>
      <w:bookmarkEnd w:id="1335"/>
    </w:p>
    <w:p w14:paraId="1CFCC5CB" w14:textId="44268B2C" w:rsidR="00315E4E" w:rsidRPr="00A679EE" w:rsidRDefault="00315E4E" w:rsidP="00EE1E53">
      <w:pPr>
        <w:pStyle w:val="Heading2"/>
      </w:pPr>
      <w:bookmarkStart w:id="1336" w:name="_Toc59300833"/>
      <w:r w:rsidRPr="00A679EE">
        <w:t>Modell 1.0</w:t>
      </w:r>
      <w:bookmarkEnd w:id="1336"/>
    </w:p>
    <w:p w14:paraId="301C7951" w14:textId="0F144D89" w:rsidR="009578F1" w:rsidRPr="008B0F59" w:rsidRDefault="009D6313" w:rsidP="008B0F59">
      <w:r w:rsidRPr="00EC1FEB">
        <w:t xml:space="preserve">Um </w:t>
      </w:r>
      <w:del w:id="1337" w:author="Bernhard Tellenbach" w:date="2020-12-12T15:25:00Z">
        <w:r w:rsidRPr="00EC1FEB" w:rsidDel="00E903BD">
          <w:delText xml:space="preserve">das </w:delText>
        </w:r>
      </w:del>
      <w:r w:rsidR="00573CFF" w:rsidRPr="00EC1FEB">
        <w:t xml:space="preserve">den Einsatz eines </w:t>
      </w:r>
      <w:r w:rsidR="00E34646">
        <w:t>RL</w:t>
      </w:r>
      <w:r w:rsidR="00573CFF" w:rsidRPr="00EC1FEB">
        <w:t xml:space="preserve"> Agenten</w:t>
      </w:r>
      <w:r w:rsidR="00DA583A">
        <w:t xml:space="preserve"> </w:t>
      </w:r>
      <w:r w:rsidR="00573CFF" w:rsidRPr="00EC1FEB">
        <w:t xml:space="preserve">innerhalb </w:t>
      </w:r>
      <w:r w:rsidR="00DA583A">
        <w:t>einer</w:t>
      </w:r>
      <w:r w:rsidR="00573CFF" w:rsidRPr="00EC1FEB">
        <w:t xml:space="preserve"> Moving Target Defense </w:t>
      </w:r>
      <w:r w:rsidR="0032023B" w:rsidRPr="00EC1FEB">
        <w:t>zu testen</w:t>
      </w:r>
      <w:r w:rsidR="00BB51F4" w:rsidRPr="00EC1FEB">
        <w:t xml:space="preserve"> und Vergleiche </w:t>
      </w:r>
      <w:del w:id="1338" w:author="Bernhard Tellenbach" w:date="2020-12-12T15:25:00Z">
        <w:r w:rsidR="00BB51F4" w:rsidRPr="00EC1FEB" w:rsidDel="00E903BD">
          <w:delText>anstellen zu können</w:delText>
        </w:r>
      </w:del>
      <w:del w:id="1339" w:author="Bernhard Tellenbach" w:date="2020-12-12T15:28:00Z">
        <w:r w:rsidR="00BB51F4" w:rsidRPr="00EC1FEB" w:rsidDel="008C0AB0">
          <w:delText xml:space="preserve">, </w:delText>
        </w:r>
      </w:del>
      <w:del w:id="1340" w:author="Bernhard Tellenbach" w:date="2020-12-12T15:26:00Z">
        <w:r w:rsidR="0032023B" w:rsidRPr="00EC1FEB" w:rsidDel="004F1B7A">
          <w:delText xml:space="preserve">ist es </w:delText>
        </w:r>
        <w:r w:rsidR="008876BA" w:rsidRPr="00EC1FEB" w:rsidDel="004F1B7A">
          <w:delText>nötig ein eigenes</w:delText>
        </w:r>
      </w:del>
      <w:r w:rsidR="008876BA" w:rsidRPr="00EC1FEB">
        <w:t xml:space="preserve"> </w:t>
      </w:r>
      <w:ins w:id="1341" w:author="Bernhard Tellenbach" w:date="2020-12-12T15:32:00Z">
        <w:r w:rsidR="00E2594F">
          <w:t>anstellen zu können</w:t>
        </w:r>
      </w:ins>
      <w:ins w:id="1342" w:author="Bernhard Tellenbach" w:date="2020-12-12T15:31:00Z">
        <w:r w:rsidR="00FB0D5D">
          <w:t xml:space="preserve">, </w:t>
        </w:r>
      </w:ins>
      <w:ins w:id="1343" w:author="Bernhard Tellenbach" w:date="2020-12-12T15:27:00Z">
        <w:r w:rsidR="00C54D50">
          <w:t>braucht es ein</w:t>
        </w:r>
      </w:ins>
      <w:ins w:id="1344" w:author="Bernhard Tellenbach" w:date="2020-12-12T15:28:00Z">
        <w:r w:rsidR="008C0AB0">
          <w:t>e</w:t>
        </w:r>
        <w:r w:rsidR="00CA537B">
          <w:t xml:space="preserve"> </w:t>
        </w:r>
      </w:ins>
      <w:ins w:id="1345" w:author="Bernhard Tellenbach" w:date="2020-12-12T15:33:00Z">
        <w:r w:rsidR="00603D29">
          <w:t>IT-Infrastruktur</w:t>
        </w:r>
      </w:ins>
      <w:ins w:id="1346" w:author="Bernhard Tellenbach" w:date="2020-12-12T15:31:00Z">
        <w:r w:rsidR="00BD5A7C">
          <w:t xml:space="preserve"> resp</w:t>
        </w:r>
      </w:ins>
      <w:ins w:id="1347" w:author="Cailleret Levi (cailllev)" w:date="2020-12-19T19:29:00Z">
        <w:r w:rsidR="007A31A2">
          <w:t>ektive</w:t>
        </w:r>
      </w:ins>
      <w:ins w:id="1348" w:author="Bernhard Tellenbach" w:date="2020-12-12T15:31:00Z">
        <w:del w:id="1349" w:author="Cailleret Levi (cailllev)" w:date="2020-12-19T19:29:00Z">
          <w:r w:rsidR="00BD5A7C" w:rsidDel="007A31A2">
            <w:delText>.</w:delText>
          </w:r>
        </w:del>
        <w:r w:rsidR="00BD5A7C">
          <w:t xml:space="preserve"> ein Modell von dieser</w:t>
        </w:r>
      </w:ins>
      <w:ins w:id="1350" w:author="Bernhard Tellenbach" w:date="2020-12-12T15:32:00Z">
        <w:r w:rsidR="00E2594F">
          <w:t xml:space="preserve">. </w:t>
        </w:r>
      </w:ins>
      <w:ins w:id="1351" w:author="Bernhard Tellenbach" w:date="2020-12-12T15:33:00Z">
        <w:r w:rsidR="00603D29">
          <w:t xml:space="preserve">Auf diese Infrastruktur werden dann </w:t>
        </w:r>
      </w:ins>
      <w:ins w:id="1352" w:author="Bernhard Tellenbach" w:date="2020-12-12T15:29:00Z">
        <w:r w:rsidR="00023DF5">
          <w:t>Angriffe simuliert, d</w:t>
        </w:r>
      </w:ins>
      <w:ins w:id="1353" w:author="Bernhard Tellenbach" w:date="2020-12-12T15:30:00Z">
        <w:r w:rsidR="00023DF5">
          <w:t xml:space="preserve">ie der Agent abwehren </w:t>
        </w:r>
        <w:r w:rsidR="00EE3629">
          <w:t xml:space="preserve">muss. </w:t>
        </w:r>
      </w:ins>
      <w:del w:id="1354" w:author="Bernhard Tellenbach" w:date="2020-12-12T15:27:00Z">
        <w:r w:rsidR="008876BA" w:rsidRPr="002A2307" w:rsidDel="00792708">
          <w:delText xml:space="preserve">Modell </w:delText>
        </w:r>
        <w:r w:rsidR="009F7634" w:rsidRPr="002A2307" w:rsidDel="00792708">
          <w:delText xml:space="preserve">seiner Umwelt </w:delText>
        </w:r>
        <w:r w:rsidR="008876BA" w:rsidRPr="002A2307" w:rsidDel="00792708">
          <w:delText>zu erstellen</w:delText>
        </w:r>
      </w:del>
      <w:del w:id="1355" w:author="Bernhard Tellenbach" w:date="2020-12-12T15:31:00Z">
        <w:r w:rsidR="008876BA" w:rsidRPr="002A2307" w:rsidDel="00BD5A7C">
          <w:delText xml:space="preserve">. </w:delText>
        </w:r>
        <w:r w:rsidR="00E214D1" w:rsidRPr="002A2307" w:rsidDel="00BD5A7C">
          <w:delText xml:space="preserve">Auf </w:delText>
        </w:r>
      </w:del>
      <w:del w:id="1356" w:author="Bernhard Tellenbach" w:date="2020-12-12T15:29:00Z">
        <w:r w:rsidR="00E214D1" w:rsidRPr="002A2307" w:rsidDel="00023DF5">
          <w:delText>das eigene</w:delText>
        </w:r>
      </w:del>
      <w:del w:id="1357" w:author="Bernhard Tellenbach" w:date="2020-12-12T15:31:00Z">
        <w:r w:rsidR="00E214D1" w:rsidRPr="002A2307" w:rsidDel="00BD5A7C">
          <w:delText xml:space="preserve"> Modell s</w:delText>
        </w:r>
      </w:del>
      <w:del w:id="1358" w:author="Bernhard Tellenbach" w:date="2020-12-12T15:29:00Z">
        <w:r w:rsidR="00E214D1" w:rsidRPr="002A2307" w:rsidDel="00023DF5">
          <w:delText xml:space="preserve">oll </w:delText>
        </w:r>
        <w:r w:rsidR="005134AA" w:rsidRPr="002A2307" w:rsidDel="00023DF5">
          <w:delText xml:space="preserve">dann </w:delText>
        </w:r>
        <w:r w:rsidR="00954608" w:rsidRPr="002A2307" w:rsidDel="00023DF5">
          <w:delText>ein</w:delText>
        </w:r>
      </w:del>
      <w:del w:id="1359" w:author="Bernhard Tellenbach" w:date="2020-12-12T15:31:00Z">
        <w:r w:rsidR="00954608" w:rsidRPr="002A2307" w:rsidDel="00BD5A7C">
          <w:delText xml:space="preserve"> Angriff simuliert werden</w:delText>
        </w:r>
        <w:r w:rsidR="009F7634" w:rsidRPr="002A2307" w:rsidDel="00BD5A7C">
          <w:delText>, die der Agent abwehren soll.</w:delText>
        </w:r>
        <w:r w:rsidR="008B0F59" w:rsidRPr="00B658BE" w:rsidDel="00BD5A7C">
          <w:rPr>
            <w:rPrChange w:id="1360" w:author="Cailleret Levi (cailllev)" w:date="2020-12-16T09:28:00Z">
              <w:rPr>
                <w:color w:val="FF0000"/>
              </w:rPr>
            </w:rPrChange>
          </w:rPr>
          <w:delText xml:space="preserve"> </w:delText>
        </w:r>
      </w:del>
      <w:ins w:id="1361" w:author="Bernhard Tellenbach" w:date="2020-12-12T15:34:00Z">
        <w:r w:rsidR="00603D29" w:rsidRPr="00B658BE">
          <w:rPr>
            <w:rPrChange w:id="1362" w:author="Cailleret Levi (cailllev)" w:date="2020-12-16T09:28:00Z">
              <w:rPr>
                <w:color w:val="FF0000"/>
              </w:rPr>
            </w:rPrChange>
          </w:rPr>
          <w:t>Das Modell der IT-Infrastruktur wird nachfolgend</w:t>
        </w:r>
      </w:ins>
      <w:ins w:id="1363" w:author="Cailleret Levi (cailllev)" w:date="2020-12-16T09:27:00Z">
        <w:r w:rsidR="00B658BE" w:rsidRPr="00B658BE">
          <w:rPr>
            <w:rPrChange w:id="1364" w:author="Cailleret Levi (cailllev)" w:date="2020-12-16T09:28:00Z">
              <w:rPr>
                <w:color w:val="FF0000"/>
              </w:rPr>
            </w:rPrChange>
          </w:rPr>
          <w:t xml:space="preserve"> </w:t>
        </w:r>
      </w:ins>
      <w:ins w:id="1365" w:author="Cailleret Levi (cailllev)" w:date="2020-12-16T09:28:00Z">
        <w:r w:rsidR="00E51A21">
          <w:t xml:space="preserve">aufgezeigt </w:t>
        </w:r>
      </w:ins>
      <w:ins w:id="1366" w:author="Cailleret Levi (cailllev)" w:date="2020-12-16T09:27:00Z">
        <w:r w:rsidR="00B658BE" w:rsidRPr="00B658BE">
          <w:rPr>
            <w:rPrChange w:id="1367" w:author="Cailleret Levi (cailllev)" w:date="2020-12-16T09:28:00Z">
              <w:rPr>
                <w:color w:val="FF0000"/>
              </w:rPr>
            </w:rPrChange>
          </w:rPr>
          <w:t xml:space="preserve">(siehe Abbildung </w:t>
        </w:r>
      </w:ins>
      <w:ins w:id="1368" w:author="Cailleret Levi (cailllev)" w:date="2020-12-16T09:28:00Z">
        <w:r w:rsidR="00B658BE" w:rsidRPr="00B658BE">
          <w:rPr>
            <w:rPrChange w:id="1369" w:author="Cailleret Levi (cailllev)" w:date="2020-12-16T09:28:00Z">
              <w:rPr>
                <w:color w:val="FF0000"/>
              </w:rPr>
            </w:rPrChange>
          </w:rPr>
          <w:t>6)</w:t>
        </w:r>
        <w:r w:rsidR="00E51A21">
          <w:t>.</w:t>
        </w:r>
      </w:ins>
      <w:ins w:id="1370" w:author="Bernhard Tellenbach" w:date="2020-12-12T15:34:00Z">
        <w:r w:rsidR="00603D29" w:rsidRPr="00B658BE">
          <w:rPr>
            <w:rPrChange w:id="1371" w:author="Cailleret Levi (cailllev)" w:date="2020-12-16T09:28:00Z">
              <w:rPr>
                <w:color w:val="FF0000"/>
              </w:rPr>
            </w:rPrChange>
          </w:rPr>
          <w:t xml:space="preserve"> </w:t>
        </w:r>
        <w:del w:id="1372" w:author="Cailleret Levi (cailllev)" w:date="2020-12-16T09:28:00Z">
          <w:r w:rsidR="00603D29" w:rsidRPr="00B658BE" w:rsidDel="00E51A21">
            <w:rPr>
              <w:rPrChange w:id="1373" w:author="Cailleret Levi (cailllev)" w:date="2020-12-16T09:28:00Z">
                <w:rPr>
                  <w:color w:val="FF0000"/>
                </w:rPr>
              </w:rPrChange>
            </w:rPr>
            <w:delText xml:space="preserve">und </w:delText>
          </w:r>
        </w:del>
      </w:ins>
      <w:del w:id="1374" w:author="Bernhard Tellenbach" w:date="2020-12-12T15:34:00Z">
        <w:r w:rsidR="008B0F59" w:rsidDel="00603D29">
          <w:delText>D</w:delText>
        </w:r>
      </w:del>
      <w:ins w:id="1375" w:author="Bernhard Tellenbach" w:date="2020-12-12T15:34:00Z">
        <w:del w:id="1376" w:author="Cailleret Levi (cailllev)" w:date="2020-12-16T09:28:00Z">
          <w:r w:rsidR="00603D29" w:rsidDel="00E51A21">
            <w:delText>d</w:delText>
          </w:r>
        </w:del>
      </w:ins>
      <w:ins w:id="1377" w:author="Cailleret Levi (cailllev)" w:date="2020-12-16T09:28:00Z">
        <w:r w:rsidR="00E51A21">
          <w:t>D</w:t>
        </w:r>
      </w:ins>
      <w:r w:rsidR="008B0F59">
        <w:t>ie möglichen Aktionen</w:t>
      </w:r>
      <w:ins w:id="1378" w:author="Bernhard Tellenbach" w:date="2020-12-12T15:34:00Z">
        <w:r w:rsidR="00603D29">
          <w:t xml:space="preserve"> des Agenten </w:t>
        </w:r>
      </w:ins>
      <w:ins w:id="1379" w:author="Cailleret Levi (cailllev)" w:date="2020-12-16T09:28:00Z">
        <w:r w:rsidR="005921A0">
          <w:t xml:space="preserve">werden </w:t>
        </w:r>
      </w:ins>
      <w:del w:id="1380" w:author="Bernhard Tellenbach" w:date="2020-12-12T15:34:00Z">
        <w:r w:rsidR="008B0F59" w:rsidDel="00603D29">
          <w:delText xml:space="preserve">, die ein Agent vornehmen kann, werden </w:delText>
        </w:r>
      </w:del>
      <w:r w:rsidR="008B0F59">
        <w:t>in Abschnitt 3.3.1 genauer erläutert.</w:t>
      </w:r>
    </w:p>
    <w:p w14:paraId="6DC553B9" w14:textId="29CB7C8C" w:rsidR="00BC0D38" w:rsidRDefault="00A41EFD" w:rsidP="00EE1E53">
      <w:r>
        <w:t xml:space="preserve">Beim Aufbau des Modells dient als Orientierung </w:t>
      </w:r>
      <w:r w:rsidR="00007597">
        <w:t>der Aufbau von Zhuan</w:t>
      </w:r>
      <w:r w:rsidR="00C66C3A">
        <w:t>g</w:t>
      </w:r>
      <w:r w:rsidR="00007597">
        <w:t xml:space="preserve"> et al. in </w:t>
      </w:r>
      <w:del w:id="1381" w:author="Cailleret Levi (cailllev)" w:date="2020-12-14T12:02:00Z">
        <w:r w:rsidR="00007597" w:rsidDel="00E2056A">
          <w:delText>«</w:delText>
        </w:r>
      </w:del>
      <w:ins w:id="1382" w:author="Cailleret Levi (cailllev)" w:date="2020-12-14T12:02:00Z">
        <w:r w:rsidR="00E2056A">
          <w:t>"</w:t>
        </w:r>
      </w:ins>
      <w:r w:rsidR="00007597" w:rsidRPr="00D73457">
        <w:t>Investigating the Application of Moving Target Defenses to Network Security</w:t>
      </w:r>
      <w:del w:id="1383" w:author="Cailleret Levi (cailllev)" w:date="2020-12-14T12:02:00Z">
        <w:r w:rsidR="00007597" w:rsidDel="00E2056A">
          <w:delText xml:space="preserve">» </w:delText>
        </w:r>
      </w:del>
      <w:ins w:id="1384" w:author="Cailleret Levi (cailllev)" w:date="2020-12-14T12:02:00Z">
        <w:r w:rsidR="00E2056A">
          <w:t xml:space="preserve">" </w:t>
        </w:r>
      </w:ins>
      <w:r w:rsidR="00007597">
        <w:fldChar w:fldCharType="begin"/>
      </w:r>
      <w:r w:rsidR="00DD197A">
        <w:instrText xml:space="preserve"> ADDIN ZOTERO_ITEM CSL_CITATION {"citationID":"fj2nHo3Y","properties":{"formattedCitation":"[18]","plainCitation":"[18]","noteIndex":0},"citationItems":[{"id":30,"uris":["http://zotero.org/users/6945396/items/7JV7MGJ7"],"uri":["http://zotero.org/users/6945396/items/7JV7MGJ7"],"itemData":{"id":30,"type":"paper-conference","abstract":"This paper presents a preliminary design for a moving-target defense (MTD) for computer networks to combat an attacker's asymmetric advantage. The MTD system reasons over a set of abstract models that capture the network's configuration and its operational and security goals to select adaptations that maintain the operational integrity of the network. The paper examines both a simple (purely random) MTD system as well as an intelligent MTD system that uses attack indicators to augment adaptation selection. A set of simulation-based experiments show that such an MTD system may in fact be able to reduce an attacker's success likelihood. These results are a preliminary step towards understanding and quantifying the impact of MTDs on computer networks.","container-title":"2013 6th International Symposium on Resilient Control Systems (ISRCS)","DOI":"10.1109/ISRCS.2013.6623770","event":"2013 6th International Symposium on Resilient Control Systems (ISRCS)","page":"162-169","source":"IEEE Xplore","title":"Investigating the application of moving target defenses to network security","author":[{"family":"Zhuang","given":"Rui"},{"family":"Zhang","given":"Su"},{"family":"Bardas","given":"Alex"},{"family":"DeLoach","given":"Scott A."},{"family":"Ou","given":"Xinming"},{"family":"Singhal","given":"Anoop"}],"issued":{"date-parts":[["2013",8]]}}}],"schema":"https://github.com/citation-style-language/schema/raw/master/csl-citation.json"} </w:instrText>
      </w:r>
      <w:r w:rsidR="00007597">
        <w:fldChar w:fldCharType="separate"/>
      </w:r>
      <w:r w:rsidR="000371EA" w:rsidRPr="000371EA">
        <w:rPr>
          <w:rFonts w:ascii="Calibri" w:hAnsi="Calibri" w:cs="Calibri"/>
        </w:rPr>
        <w:t>[18]</w:t>
      </w:r>
      <w:r w:rsidR="00007597">
        <w:fldChar w:fldCharType="end"/>
      </w:r>
      <w:r w:rsidR="00C66C3A">
        <w:t xml:space="preserve">. </w:t>
      </w:r>
      <w:r w:rsidR="00FB26B0">
        <w:t xml:space="preserve">Hier wird </w:t>
      </w:r>
      <w:r w:rsidR="00382094">
        <w:t xml:space="preserve">ein </w:t>
      </w:r>
      <w:ins w:id="1385" w:author="Cailleret Levi (cailllev)" w:date="2020-12-19T19:29:00Z">
        <w:r w:rsidR="007A31A2">
          <w:t>k</w:t>
        </w:r>
      </w:ins>
      <w:del w:id="1386" w:author="Cailleret Levi (cailllev)" w:date="2020-12-19T19:29:00Z">
        <w:r w:rsidR="00E04CFF" w:rsidDel="007A31A2">
          <w:delText>K</w:delText>
        </w:r>
      </w:del>
      <w:r w:rsidR="00E04CFF">
        <w:t>onservativer</w:t>
      </w:r>
      <w:r w:rsidR="00382094">
        <w:t xml:space="preserve"> Angriff</w:t>
      </w:r>
      <w:r w:rsidR="003343EA">
        <w:t>sg</w:t>
      </w:r>
      <w:r w:rsidR="00382094">
        <w:t>ra</w:t>
      </w:r>
      <w:r w:rsidR="00C116D9">
        <w:t>ph</w:t>
      </w:r>
      <w:r w:rsidR="00382094">
        <w:t xml:space="preserve"> (CAG) vorgeschlagen, welcher </w:t>
      </w:r>
      <w:r w:rsidR="00E04CFF">
        <w:t xml:space="preserve">zur </w:t>
      </w:r>
      <w:r w:rsidR="00D033F2">
        <w:t xml:space="preserve">Simulation </w:t>
      </w:r>
      <w:r w:rsidR="00E04CFF">
        <w:t xml:space="preserve">und Evaluation dient. </w:t>
      </w:r>
      <w:r w:rsidR="009831DD">
        <w:t>D</w:t>
      </w:r>
      <w:r w:rsidR="00E60762">
        <w:t>ieser</w:t>
      </w:r>
      <w:r w:rsidR="009831DD">
        <w:t xml:space="preserve"> CAG besitzt sechs Zustände und arbeitet mit </w:t>
      </w:r>
      <w:commentRangeStart w:id="1387"/>
      <w:del w:id="1388" w:author="Cailleret Levi (cailllev)" w:date="2020-12-14T08:39:00Z">
        <w:r w:rsidR="009831DD" w:rsidDel="00276228">
          <w:delText xml:space="preserve">statischen </w:delText>
        </w:r>
      </w:del>
      <w:commentRangeEnd w:id="1387"/>
      <w:ins w:id="1389" w:author="Cailleret Levi (cailllev)" w:date="2020-12-14T08:39:00Z">
        <w:r w:rsidR="00276228">
          <w:t xml:space="preserve">fixen </w:t>
        </w:r>
      </w:ins>
      <w:r w:rsidR="00725DE6">
        <w:rPr>
          <w:rStyle w:val="CommentReference"/>
        </w:rPr>
        <w:commentReference w:id="1387"/>
      </w:r>
      <w:r w:rsidR="009831DD">
        <w:t>Wahrscheinlichkeite</w:t>
      </w:r>
      <w:r w:rsidR="00AF0457">
        <w:t>n als Übergänge</w:t>
      </w:r>
      <w:r w:rsidR="00F11C58">
        <w:t xml:space="preserve">. Diese Übergänge simulieren den Erfolg des Angreifers pro Zeitschritt. </w:t>
      </w:r>
      <w:r w:rsidR="00AF0457">
        <w:t xml:space="preserve">Diese Abstraktion </w:t>
      </w:r>
      <w:r w:rsidR="00E879F8">
        <w:t>erlaubt es</w:t>
      </w:r>
      <w:ins w:id="1390" w:author="Cailleret Levi (cailllev)" w:date="2020-12-19T19:29:00Z">
        <w:r w:rsidR="007A31A2">
          <w:t>,</w:t>
        </w:r>
      </w:ins>
      <w:r w:rsidR="00E879F8">
        <w:t xml:space="preserve"> das schwierige Wechselspiel zwischen Angreifer und Ziel auf eine</w:t>
      </w:r>
      <w:r w:rsidR="00E60762">
        <w:t xml:space="preserve"> anpassbare</w:t>
      </w:r>
      <w:r w:rsidR="006233C7">
        <w:t xml:space="preserve"> </w:t>
      </w:r>
      <w:r w:rsidR="00E60762">
        <w:t>Zahl</w:t>
      </w:r>
      <w:r w:rsidR="006233C7">
        <w:t xml:space="preserve"> zu projizieren.</w:t>
      </w:r>
      <w:ins w:id="1391" w:author="Cailleret Levi (cailllev)" w:date="2020-12-14T08:42:00Z">
        <w:r w:rsidR="00CE0E68" w:rsidRPr="00CE0E68">
          <w:t xml:space="preserve"> </w:t>
        </w:r>
      </w:ins>
      <w:moveToRangeStart w:id="1392" w:author="Cailleret Levi (cailllev)" w:date="2020-12-14T08:42:00Z" w:name="move58827784"/>
      <w:moveTo w:id="1393" w:author="Cailleret Levi (cailllev)" w:date="2020-12-14T08:42:00Z">
        <w:r w:rsidR="00CE0E68">
          <w:t xml:space="preserve">Diese </w:t>
        </w:r>
        <w:del w:id="1394" w:author="Cailleret Levi (cailllev)" w:date="2020-12-14T08:43:00Z">
          <w:r w:rsidR="00CE0E68" w:rsidDel="00CE0E68">
            <w:delText>Spezialität von MTDs</w:delText>
          </w:r>
        </w:del>
      </w:moveTo>
      <w:ins w:id="1395" w:author="Cailleret Levi (cailllev)" w:date="2020-12-14T08:43:00Z">
        <w:r w:rsidR="00CE0E68">
          <w:t>Spezifikation</w:t>
        </w:r>
      </w:ins>
      <w:moveTo w:id="1396" w:author="Cailleret Levi (cailllev)" w:date="2020-12-14T08:42:00Z">
        <w:r w:rsidR="00CE0E68">
          <w:t xml:space="preserve"> führt dazu, dass der Angriffsgraph wie eine state machine aufgebaut ist.</w:t>
        </w:r>
      </w:moveTo>
      <w:moveToRangeEnd w:id="1392"/>
      <w:ins w:id="1397" w:author="Cailleret Levi (cailllev)" w:date="2020-12-14T08:42:00Z">
        <w:r w:rsidR="00CE0E68" w:rsidRPr="00CE0E68">
          <w:t xml:space="preserve"> </w:t>
        </w:r>
      </w:ins>
    </w:p>
    <w:p w14:paraId="62B3870B" w14:textId="10F3887C" w:rsidR="00AF1B2F" w:rsidRPr="00EC1FEB" w:rsidRDefault="00AF1B2F" w:rsidP="00EE1E53">
      <w:r>
        <w:t xml:space="preserve">Bei der Verteidigung mit MTDs verliert ein Angreifer </w:t>
      </w:r>
      <w:r w:rsidR="004C4D8A">
        <w:t xml:space="preserve">erlangte </w:t>
      </w:r>
      <w:r>
        <w:t xml:space="preserve">Informationen über das </w:t>
      </w:r>
      <w:r w:rsidR="009F17AB">
        <w:t>Netzwerk</w:t>
      </w:r>
      <w:r w:rsidR="004C4D8A">
        <w:t xml:space="preserve"> wieder</w:t>
      </w:r>
      <w:r>
        <w:t xml:space="preserve">. Normalerweise </w:t>
      </w:r>
      <w:r w:rsidR="007115EB">
        <w:t>verändern sich diese</w:t>
      </w:r>
      <w:r>
        <w:t xml:space="preserve"> Informationen nicht</w:t>
      </w:r>
      <w:r w:rsidR="005C6D52">
        <w:t xml:space="preserve">, sodass während einem Angriff </w:t>
      </w:r>
      <w:r w:rsidR="00977E1F">
        <w:t>nicht mehrmals nach bestimmten Eigenschaften</w:t>
      </w:r>
      <w:r w:rsidR="00940819">
        <w:t xml:space="preserve"> geforscht werden muss</w:t>
      </w:r>
      <w:r>
        <w:t>. Dies bricht mit der üblichen Annahme, dass Angriffe monoton stattfinden</w:t>
      </w:r>
      <w:r w:rsidR="009D00CE">
        <w:t xml:space="preserve"> </w:t>
      </w:r>
      <w:r>
        <w:fldChar w:fldCharType="begin"/>
      </w:r>
      <w:r w:rsidR="00DD197A">
        <w:instrText xml:space="preserve"> ADDIN ZOTERO_ITEM CSL_CITATION {"citationID":"61ICg69B","properties":{"formattedCitation":"[19]","plainCitation":"[19]","noteIndex":0},"citationItems":[{"id":155,"uris":["http://zotero.org/users/6945396/items/93S66WSZ"],"uri":["http://zotero.org/users/6945396/items/93S66WSZ"],"itemData":{"id":155,"type":"article-journal","abstract":"Even well administered networks are vulnerable to attack. Recent work in network security has focused on the fact that combinations of exploits are the typical means by which an attacker breaks into a network. Researchers have proposed a variety of graph-based algorithms to generate attack trees (or graphs). Either structure represents all possible sequences of exploits, where any given exploit can take advantage of the penetration achieved by prior exploits in its chain, and the ﬁnal exploit in the chain achieves the attacker’s goal. The most recent approach in this line of work uses a modiﬁed version of the model checker NuSMV as a powerful inference engine for chaining together network exploits, compactly representing attack graphs, and identifying minimal sets of exploits. However, it is also well known that model checkers suﬀer from scalability problems, and there is good reason to doubt whether a model checker can handle directly a realistic set of exploits for even a modestsized network. In this paper, we revisit the idea of attack graphs themselves, and argue that they represent more information explicitly than is necessary for the analyst. Instead, we propose a more compact and scalable representation. Although we show that it is possible to produce attack trees from our representation, we argue that more useful information can be produced, for larger networks, while bypassing the attack tree step. Our approach relies on an explicit assumption of monotonicity, which, in essence, states that the precondition of a given exploit is never invalidated by the successful application of another exploit. In other words, the attacker never needs to backtrack. The assumption reduces the complexity of the analysis problem from exponential to polynomial, thereby bringing even very large networks within reach of analysis.","language":"en","page":"8","source":"Zotero","title":"Scalable, Graph-Based Network Vulnerability Analysis","author":[{"family":"Ammann","given":"Paul"},{"family":"Wijesekera","given":"Duminda"},{"family":"Kaushik","given":"Saket"}]}}],"schema":"https://github.com/citation-style-language/schema/raw/master/csl-citation.json"} </w:instrText>
      </w:r>
      <w:r>
        <w:fldChar w:fldCharType="separate"/>
      </w:r>
      <w:r w:rsidR="000371EA" w:rsidRPr="000371EA">
        <w:rPr>
          <w:rFonts w:ascii="Calibri" w:hAnsi="Calibri" w:cs="Calibri"/>
        </w:rPr>
        <w:t>[19]</w:t>
      </w:r>
      <w:r>
        <w:fldChar w:fldCharType="end"/>
      </w:r>
      <w:r>
        <w:t xml:space="preserve">. </w:t>
      </w:r>
      <w:moveFromRangeStart w:id="1398" w:author="Cailleret Levi (cailllev)" w:date="2020-12-14T08:42:00Z" w:name="move58827784"/>
      <w:moveFrom w:id="1399" w:author="Cailleret Levi (cailllev)" w:date="2020-12-14T08:42:00Z">
        <w:r w:rsidDel="00CE0E68">
          <w:t xml:space="preserve">Diese Spezialität von MTDs führt dazu, dass der </w:t>
        </w:r>
        <w:r w:rsidR="003343EA" w:rsidDel="00CE0E68">
          <w:t>Angriffsg</w:t>
        </w:r>
        <w:r w:rsidDel="00CE0E68">
          <w:t>raph wie eine state machine aufgebaut ist.</w:t>
        </w:r>
      </w:moveFrom>
      <w:moveFromRangeEnd w:id="1398"/>
    </w:p>
    <w:p w14:paraId="377BBDF7" w14:textId="1A39240E" w:rsidR="006645B9" w:rsidRDefault="008674A5" w:rsidP="00EE1E53">
      <w:ins w:id="1400" w:author="Cailleret Levi (cailllev)" w:date="2020-12-16T08:50:00Z">
        <w:r>
          <w:rPr>
            <w:noProof/>
          </w:rPr>
          <mc:AlternateContent>
            <mc:Choice Requires="wps">
              <w:drawing>
                <wp:anchor distT="0" distB="0" distL="114300" distR="114300" simplePos="0" relativeHeight="251658257" behindDoc="0" locked="0" layoutInCell="1" allowOverlap="1" wp14:anchorId="1D28F4F2" wp14:editId="1B655A84">
                  <wp:simplePos x="0" y="0"/>
                  <wp:positionH relativeFrom="column">
                    <wp:posOffset>54610</wp:posOffset>
                  </wp:positionH>
                  <wp:positionV relativeFrom="paragraph">
                    <wp:posOffset>3262630</wp:posOffset>
                  </wp:positionV>
                  <wp:extent cx="566928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669280" cy="635"/>
                          </a:xfrm>
                          <a:prstGeom prst="rect">
                            <a:avLst/>
                          </a:prstGeom>
                          <a:solidFill>
                            <a:prstClr val="white"/>
                          </a:solidFill>
                          <a:ln>
                            <a:noFill/>
                          </a:ln>
                        </wps:spPr>
                        <wps:txbx>
                          <w:txbxContent>
                            <w:p w14:paraId="1287E47C" w14:textId="60D4C1DD" w:rsidR="008674A5" w:rsidRPr="004B39AE" w:rsidRDefault="008674A5">
                              <w:pPr>
                                <w:pStyle w:val="Caption"/>
                                <w:jc w:val="center"/>
                                <w:rPr>
                                  <w:noProof/>
                                </w:rPr>
                                <w:pPrChange w:id="1401" w:author="Cailleret Levi (cailllev)" w:date="2020-12-16T08:50:00Z">
                                  <w:pPr/>
                                </w:pPrChange>
                              </w:pPr>
                              <w:bookmarkStart w:id="1402" w:name="_Toc59002585"/>
                              <w:ins w:id="1403" w:author="Cailleret Levi (cailllev)" w:date="2020-12-16T08:50:00Z">
                                <w:r>
                                  <w:t xml:space="preserve">Abbildung </w:t>
                                </w:r>
                                <w:r>
                                  <w:fldChar w:fldCharType="begin"/>
                                </w:r>
                                <w:r>
                                  <w:instrText xml:space="preserve"> SEQ Abbildung \* ARABIC </w:instrText>
                                </w:r>
                              </w:ins>
                              <w:r>
                                <w:fldChar w:fldCharType="separate"/>
                              </w:r>
                              <w:ins w:id="1404" w:author="Cailleret Levi (cailllev)" w:date="2020-12-18T11:13:00Z">
                                <w:r w:rsidR="00575D65">
                                  <w:rPr>
                                    <w:noProof/>
                                  </w:rPr>
                                  <w:t>6</w:t>
                                </w:r>
                              </w:ins>
                              <w:ins w:id="1405" w:author="Cailleret Levi (cailllev)" w:date="2020-12-16T08:50:00Z">
                                <w:r>
                                  <w:fldChar w:fldCharType="end"/>
                                </w:r>
                                <w:r>
                                  <w:t>: Modell 1.0</w:t>
                                </w:r>
                              </w:ins>
                              <w:bookmarkEnd w:id="14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8F4F2" id="Text Box 27" o:spid="_x0000_s1031" type="#_x0000_t202" style="position:absolute;left:0;text-align:left;margin-left:4.3pt;margin-top:256.9pt;width:446.4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" stroked="f">
                  <v:textbox style="mso-fit-shape-to-text:t" inset="0,0,0,0">
                    <w:txbxContent>
                      <w:p w14:paraId="1287E47C" w14:textId="60D4C1DD" w:rsidR="008674A5" w:rsidRPr="004B39AE" w:rsidRDefault="008674A5">
                        <w:pPr>
                          <w:pStyle w:val="Caption"/>
                          <w:jc w:val="center"/>
                          <w:rPr>
                            <w:noProof/>
                          </w:rPr>
                          <w:pPrChange w:id="1406" w:author="Cailleret Levi (cailllev)" w:date="2020-12-16T08:50:00Z">
                            <w:pPr/>
                          </w:pPrChange>
                        </w:pPr>
                        <w:bookmarkStart w:id="1407" w:name="_Toc59002585"/>
                        <w:ins w:id="1408" w:author="Cailleret Levi (cailllev)" w:date="2020-12-16T08:50:00Z">
                          <w:r>
                            <w:t xml:space="preserve">Abbildung </w:t>
                          </w:r>
                          <w:r>
                            <w:fldChar w:fldCharType="begin"/>
                          </w:r>
                          <w:r>
                            <w:instrText xml:space="preserve"> SEQ Abbildung \* ARABIC </w:instrText>
                          </w:r>
                        </w:ins>
                        <w:r>
                          <w:fldChar w:fldCharType="separate"/>
                        </w:r>
                        <w:ins w:id="1409" w:author="Cailleret Levi (cailllev)" w:date="2020-12-18T11:13:00Z">
                          <w:r w:rsidR="00575D65">
                            <w:rPr>
                              <w:noProof/>
                            </w:rPr>
                            <w:t>6</w:t>
                          </w:r>
                        </w:ins>
                        <w:ins w:id="1410" w:author="Cailleret Levi (cailllev)" w:date="2020-12-16T08:50:00Z">
                          <w:r>
                            <w:fldChar w:fldCharType="end"/>
                          </w:r>
                          <w:r>
                            <w:t>: Modell 1.0</w:t>
                          </w:r>
                        </w:ins>
                        <w:bookmarkEnd w:id="1407"/>
                      </w:p>
                    </w:txbxContent>
                  </v:textbox>
                  <w10:wrap type="square"/>
                </v:shape>
              </w:pict>
            </mc:Fallback>
          </mc:AlternateContent>
        </w:r>
      </w:ins>
      <w:r w:rsidR="00D32E93">
        <w:rPr>
          <w:noProof/>
        </w:rPr>
        <w:drawing>
          <wp:anchor distT="0" distB="0" distL="114300" distR="114300" simplePos="0" relativeHeight="251658240" behindDoc="0" locked="0" layoutInCell="1" allowOverlap="1" wp14:anchorId="2526F7E0" wp14:editId="1A4E30BA">
            <wp:simplePos x="0" y="0"/>
            <wp:positionH relativeFrom="margin">
              <wp:align>right</wp:align>
            </wp:positionH>
            <wp:positionV relativeFrom="paragraph">
              <wp:posOffset>231642</wp:posOffset>
            </wp:positionV>
            <wp:extent cx="5669280" cy="2974340"/>
            <wp:effectExtent l="0" t="0" r="762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669280" cy="2974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CAF041" w14:textId="03D5E59A" w:rsidR="00AF1B2F" w:rsidRDefault="00D32E93">
      <w:pPr>
        <w:jc w:val="left"/>
      </w:pPr>
      <w:del w:id="1411" w:author="Cailleret Levi (cailllev)" w:date="2020-12-16T08:50:00Z">
        <w:r w:rsidDel="008674A5">
          <w:rPr>
            <w:noProof/>
          </w:rPr>
          <mc:AlternateContent>
            <mc:Choice Requires="wps">
              <w:drawing>
                <wp:anchor distT="0" distB="0" distL="114300" distR="114300" simplePos="0" relativeHeight="251658243" behindDoc="0" locked="0" layoutInCell="1" allowOverlap="1" wp14:anchorId="478B3C0B" wp14:editId="44B020F1">
                  <wp:simplePos x="0" y="0"/>
                  <wp:positionH relativeFrom="margin">
                    <wp:align>center</wp:align>
                  </wp:positionH>
                  <wp:positionV relativeFrom="paragraph">
                    <wp:posOffset>3145222</wp:posOffset>
                  </wp:positionV>
                  <wp:extent cx="6451600" cy="635"/>
                  <wp:effectExtent l="0" t="0" r="6350" b="0"/>
                  <wp:wrapSquare wrapText="bothSides"/>
                  <wp:docPr id="9" name="Textfeld 9"/>
                  <wp:cNvGraphicFramePr/>
                  <a:graphic xmlns:a="http://schemas.openxmlformats.org/drawingml/2006/main">
                    <a:graphicData uri="http://schemas.microsoft.com/office/word/2010/wordprocessingShape">
                      <wps:wsp>
                        <wps:cNvSpPr txBox="1"/>
                        <wps:spPr>
                          <a:xfrm>
                            <a:off x="0" y="0"/>
                            <a:ext cx="6451600" cy="635"/>
                          </a:xfrm>
                          <a:prstGeom prst="rect">
                            <a:avLst/>
                          </a:prstGeom>
                          <a:solidFill>
                            <a:prstClr val="white"/>
                          </a:solidFill>
                          <a:ln>
                            <a:noFill/>
                          </a:ln>
                        </wps:spPr>
                        <wps:txbx>
                          <w:txbxContent>
                            <w:p w14:paraId="2FC9F648" w14:textId="39FF0AD2" w:rsidR="008F725D" w:rsidRPr="00160828" w:rsidRDefault="008F725D" w:rsidP="00FB6BB5">
                              <w:pPr>
                                <w:pStyle w:val="Caption"/>
                                <w:ind w:left="3540" w:firstLine="708"/>
                                <w:rPr>
                                  <w:noProof/>
                                </w:rPr>
                              </w:pPr>
                              <w:r>
                                <w:t xml:space="preserve">Figure </w:t>
                              </w:r>
                              <w:r>
                                <w:fldChar w:fldCharType="begin"/>
                              </w:r>
                              <w:r>
                                <w:instrText xml:space="preserve"> SEQ Figure \* ARABIC </w:instrText>
                              </w:r>
                              <w:r>
                                <w:fldChar w:fldCharType="separate"/>
                              </w:r>
                              <w:r w:rsidR="00575D65">
                                <w:rPr>
                                  <w:noProof/>
                                </w:rPr>
                                <w:t>1</w:t>
                              </w:r>
                              <w:r>
                                <w:fldChar w:fldCharType="end"/>
                              </w:r>
                              <w:r>
                                <w:t>: Modell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B3C0B" id="Textfeld 9" o:spid="_x0000_s1032" type="#_x0000_t202" style="position:absolute;margin-left:0;margin-top:247.65pt;width:508pt;height:.05pt;z-index:25165824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" stroked="f">
                  <v:textbox style="mso-fit-shape-to-text:t" inset="0,0,0,0">
                    <w:txbxContent>
                      <w:p w14:paraId="2FC9F648" w14:textId="39FF0AD2" w:rsidR="008F725D" w:rsidRPr="00160828" w:rsidRDefault="008F725D" w:rsidP="00FB6BB5">
                        <w:pPr>
                          <w:pStyle w:val="Caption"/>
                          <w:ind w:left="3540" w:firstLine="708"/>
                          <w:rPr>
                            <w:noProof/>
                          </w:rPr>
                        </w:pPr>
                        <w:r>
                          <w:t xml:space="preserve">Figure </w:t>
                        </w:r>
                        <w:r>
                          <w:fldChar w:fldCharType="begin"/>
                        </w:r>
                        <w:r>
                          <w:instrText xml:space="preserve"> SEQ Figure \* ARABIC </w:instrText>
                        </w:r>
                        <w:r>
                          <w:fldChar w:fldCharType="separate"/>
                        </w:r>
                        <w:r w:rsidR="00575D65">
                          <w:rPr>
                            <w:noProof/>
                          </w:rPr>
                          <w:t>1</w:t>
                        </w:r>
                        <w:r>
                          <w:fldChar w:fldCharType="end"/>
                        </w:r>
                        <w:r>
                          <w:t>: Modell 1.0</w:t>
                        </w:r>
                      </w:p>
                    </w:txbxContent>
                  </v:textbox>
                  <w10:wrap type="square" anchorx="margin"/>
                </v:shape>
              </w:pict>
            </mc:Fallback>
          </mc:AlternateContent>
        </w:r>
      </w:del>
      <w:r w:rsidR="00AF1B2F">
        <w:br w:type="page"/>
      </w:r>
    </w:p>
    <w:p w14:paraId="1C3CD800" w14:textId="77777777" w:rsidR="00372D19" w:rsidRDefault="00372D19" w:rsidP="00372D19">
      <w:pPr>
        <w:rPr>
          <w:ins w:id="1412" w:author="Cailleret Levi (cailllev)" w:date="2020-12-19T19:30:00Z"/>
        </w:rPr>
      </w:pPr>
      <w:ins w:id="1413" w:author="Cailleret Levi (cailllev)" w:date="2020-12-19T19:30:00Z">
        <w:r>
          <w:lastRenderedPageBreak/>
          <w:t xml:space="preserve">Im Laufe der Entwicklung des Modells ist es wichtig, die Möglichkeit zu haben, verschiedenste Parameter dynamisch anzupassen. Aus diesem Grund fällt die Entscheidung auf den simplen Ansatz aus Zhang et al. </w:t>
        </w:r>
        <w:r>
          <w:fldChar w:fldCharType="begin"/>
        </w:r>
        <w:r>
          <w:instrText xml:space="preserve"> ADDIN ZOTERO_ITEM CSL_CITATION {"citationID":"qcj45SYs","properties":{"formattedCitation":"[18]","plainCitation":"[18]","noteIndex":0},"citationItems":[{"id":30,"uris":["http://zotero.org/users/6945396/items/7JV7MGJ7"],"uri":["http://zotero.org/users/6945396/items/7JV7MGJ7"],"itemData":{"id":30,"type":"paper-conference","abstract":"This paper presents a preliminary design for a moving-target defense (MTD) for computer networks to combat an attacker's asymmetric advantage. The MTD system reasons over a set of abstract models that capture the network's configuration and its operational and security goals to select adaptations that maintain the operational integrity of the network. The paper examines both a simple (purely random) MTD system as well as an intelligent MTD system that uses attack indicators to augment adaptation selection. A set of simulation-based experiments show that such an MTD system may in fact be able to reduce an attacker's success likelihood. These results are a preliminary step towards understanding and quantifying the impact of MTDs on computer networks.","container-title":"2013 6th International Symposium on Resilient Control Systems (ISRCS)","DOI":"10.1109/ISRCS.2013.6623770","event":"2013 6th International Symposium on Resilient Control Systems (ISRCS)","page":"162-169","source":"IEEE Xplore","title":"Investigating the application of moving target defenses to network security","author":[{"family":"Zhuang","given":"Rui"},{"family":"Zhang","given":"Su"},{"family":"Bardas","given":"Alex"},{"family":"DeLoach","given":"Scott A."},{"family":"Ou","given":"Xinming"},{"family":"Singhal","given":"Anoop"}],"issued":{"date-parts":[["2013",8]]}}}],"schema":"https://github.com/citation-style-language/schema/raw/master/csl-citation.json"} </w:instrText>
        </w:r>
        <w:r>
          <w:fldChar w:fldCharType="separate"/>
        </w:r>
        <w:r w:rsidRPr="000371EA">
          <w:rPr>
            <w:rFonts w:ascii="Calibri" w:hAnsi="Calibri" w:cs="Calibri"/>
          </w:rPr>
          <w:t>[18]</w:t>
        </w:r>
        <w:r>
          <w:fldChar w:fldCharType="end"/>
        </w:r>
        <w:r>
          <w:t xml:space="preserve">. Version 1.0 des Modells kennt 8 verschiedene Zustände </w:t>
        </w:r>
        <w:r w:rsidRPr="009520D7">
          <w:t>(</w:t>
        </w:r>
        <w:r>
          <w:t>s</w:t>
        </w:r>
        <w:r w:rsidRPr="009520D7">
          <w:t xml:space="preserve">iehe </w:t>
        </w:r>
        <w:r>
          <w:t>Abbildung 6</w:t>
        </w:r>
        <w:r w:rsidRPr="009520D7">
          <w:t xml:space="preserve">). </w:t>
        </w:r>
        <w:r>
          <w:t>In diesem Modell stellen die Knoten Services dar, während die Übergänge Wahrscheinlichkeiten sind, mit denen der Angreifer in den nächsten Service eindringen kann. Die verwendeten Kürzel im Modell werden in Tabelle 3 ausführlicher beschrieben.</w:t>
        </w:r>
      </w:ins>
    </w:p>
    <w:p w14:paraId="500D03DF" w14:textId="0EE67560" w:rsidR="00CE16DC" w:rsidDel="00372D19" w:rsidRDefault="00D56929" w:rsidP="00243E9C">
      <w:pPr>
        <w:rPr>
          <w:del w:id="1414" w:author="Cailleret Levi (cailllev)" w:date="2020-12-15T16:00:00Z"/>
        </w:rPr>
      </w:pPr>
      <w:del w:id="1415" w:author="Cailleret Levi (cailllev)" w:date="2020-12-15T16:00:00Z">
        <w:r w:rsidDel="008C6AB8">
          <w:delText xml:space="preserve">Im Laufe der Entwicklung des Modells ist es wichtig die Möglichkeit zu haben verschiedenste Parameter dynamisch anzupassen. Aus diesem Grund </w:delText>
        </w:r>
        <w:r w:rsidDel="0006060B">
          <w:delText xml:space="preserve">fiel </w:delText>
        </w:r>
        <w:r w:rsidDel="008C6AB8">
          <w:delText xml:space="preserve">die Entscheidung auf </w:delText>
        </w:r>
        <w:r w:rsidR="00A06A0A" w:rsidDel="008C6AB8">
          <w:delText>den</w:delText>
        </w:r>
        <w:r w:rsidDel="008C6AB8">
          <w:delText xml:space="preserve"> simplen Ansatz</w:delText>
        </w:r>
        <w:r w:rsidR="00A06A0A" w:rsidDel="008C6AB8">
          <w:delText xml:space="preserve"> aus Zhang et al</w:delText>
        </w:r>
        <w:r w:rsidR="00644986" w:rsidDel="008C6AB8">
          <w:delText>.</w:delText>
        </w:r>
        <w:r w:rsidR="00C415FA" w:rsidDel="008C6AB8">
          <w:delText xml:space="preserve"> </w:delText>
        </w:r>
        <w:r w:rsidR="00C415FA" w:rsidDel="008C6AB8">
          <w:fldChar w:fldCharType="begin"/>
        </w:r>
        <w:r w:rsidR="002637FC" w:rsidDel="008C6AB8">
          <w:delInstrText xml:space="preserve"> ADDIN ZOTERO_ITEM CSL_CITATION {"citationID":"qcj45SYs","properties":{"formattedCitation":"[1]","plainCitation":"[1]","noteIndex":0},"citationItems":[{"id":30,"uris":["http://zotero.org/users/6945396/items/7JV7MGJ7"],"uri":["http://zotero.org/users/6945396/items/7JV7MGJ7"],"itemData":{"id":30,"type":"paper-conference","abstract":"This paper presents a preliminary design for a moving-target defense (MTD) for computer networks to combat an attacker's asymmetric advantage. The MTD system reasons over a set of abstract models that capture the network's configuration and its operational and security goals to select adaptations that maintain the operational integrity of the network. The paper examines both a simple (purely random) MTD system as well as an intelligent MTD system that uses attack indicators to augment adaptation selection. A set of simulation-based experiments show that such an MTD system may in fact be able to reduce an attacker's success likelihood. These results are a preliminary step towards understanding and quantifying the impact of MTDs on computer networks.","container-title":"2013 6th International Symposium on Resilient Control Systems (ISRCS)","DOI":"10.1109/ISRCS.2013.6623770","event":"2013 6th International Symposium on Resilient Control Systems (ISRCS)","page":"162-169","source":"IEEE Xplore","title":"Investigating the application of moving target defenses to network security","author":[{"family":"Zhuang","given":"Rui"},{"family":"Zhang","given":"Su"},{"family":"Bardas","given":"Alex"},{"family":"DeLoach","given":"Scott A."},{"family":"Ou","given":"Xinming"},{"family":"Singhal","given":"Anoop"}],"issued":{"date-parts":[["2013",8]]}}}],"schema":"https://github.com/citation-style-language/schema/raw/master/csl-citation.json"} </w:delInstrText>
        </w:r>
        <w:r w:rsidR="00C415FA" w:rsidDel="008C6AB8">
          <w:fldChar w:fldCharType="separate"/>
        </w:r>
        <w:r w:rsidR="002637FC" w:rsidRPr="002637FC" w:rsidDel="008C6AB8">
          <w:rPr>
            <w:rFonts w:ascii="Calibri" w:hAnsi="Calibri" w:cs="Calibri"/>
          </w:rPr>
          <w:delText>[1]</w:delText>
        </w:r>
        <w:r w:rsidR="00C415FA" w:rsidDel="008C6AB8">
          <w:fldChar w:fldCharType="end"/>
        </w:r>
        <w:r w:rsidDel="008C6AB8">
          <w:delText xml:space="preserve">. Version 1.0 des Modells kennt 8 verschiedene Zustände </w:delText>
        </w:r>
        <w:r w:rsidRPr="009520D7" w:rsidDel="008C6AB8">
          <w:delText>(</w:delText>
        </w:r>
        <w:r w:rsidR="000C1380" w:rsidDel="008C6AB8">
          <w:delText>s</w:delText>
        </w:r>
        <w:r w:rsidR="009520D7" w:rsidRPr="009520D7" w:rsidDel="008C6AB8">
          <w:delText>iehe Figure 8</w:delText>
        </w:r>
        <w:r w:rsidRPr="009520D7" w:rsidDel="008C6AB8">
          <w:delText>).</w:delText>
        </w:r>
        <w:r w:rsidR="00C10AA4" w:rsidRPr="009520D7" w:rsidDel="008C6AB8">
          <w:delText xml:space="preserve"> </w:delText>
        </w:r>
        <w:r w:rsidR="0038101E" w:rsidDel="008C6AB8">
          <w:delText>In diesem Modell stellen die Knoten Services dar, wä</w:delText>
        </w:r>
        <w:r w:rsidR="00B25323" w:rsidDel="008C6AB8">
          <w:delText>h</w:delText>
        </w:r>
        <w:r w:rsidR="0038101E" w:rsidDel="008C6AB8">
          <w:delText xml:space="preserve">rend die Übergänge </w:delText>
        </w:r>
        <w:r w:rsidR="00B25323" w:rsidDel="008C6AB8">
          <w:delText>Wahrscheinlichkeiten sind,</w:delText>
        </w:r>
        <w:r w:rsidR="0038101E" w:rsidDel="008C6AB8">
          <w:delText xml:space="preserve"> mit denen der Angreifer </w:delText>
        </w:r>
        <w:r w:rsidR="001522A9" w:rsidDel="008C6AB8">
          <w:delText>in den nächsten Service eindringen kann</w:delText>
        </w:r>
        <w:r w:rsidR="00C10AA4" w:rsidDel="008C6AB8">
          <w:delText>.</w:delText>
        </w:r>
        <w:r w:rsidR="001522A9" w:rsidDel="008C6AB8">
          <w:delText xml:space="preserve"> </w:delText>
        </w:r>
        <w:r w:rsidDel="008C6AB8">
          <w:delText xml:space="preserve">Der Angreifer startet im Zustand </w:delText>
        </w:r>
      </w:del>
      <w:del w:id="1416" w:author="Cailleret Levi (cailllev)" w:date="2020-12-14T12:02:00Z">
        <w:r w:rsidDel="007D34D5">
          <w:delText>«</w:delText>
        </w:r>
      </w:del>
      <w:del w:id="1417" w:author="Cailleret Levi (cailllev)" w:date="2020-12-15T16:00:00Z">
        <w:r w:rsidDel="008C6AB8">
          <w:delText>Internet</w:delText>
        </w:r>
      </w:del>
      <w:del w:id="1418" w:author="Cailleret Levi (cailllev)" w:date="2020-12-14T12:03:00Z">
        <w:r w:rsidDel="007D34D5">
          <w:delText xml:space="preserve">» </w:delText>
        </w:r>
      </w:del>
      <w:del w:id="1419" w:author="Cailleret Levi (cailllev)" w:date="2020-12-15T16:00:00Z">
        <w:r w:rsidDel="008C6AB8">
          <w:delText xml:space="preserve">und hat dort pro Zeitschritt die Möglichkeit mit einer bestimmten Wahrscheinlichkeit in den Zustand </w:delText>
        </w:r>
      </w:del>
      <w:del w:id="1420" w:author="Cailleret Levi (cailllev)" w:date="2020-12-14T12:03:00Z">
        <w:r w:rsidDel="007D34D5">
          <w:delText>«</w:delText>
        </w:r>
      </w:del>
      <w:del w:id="1421" w:author="Cailleret Levi (cailllev)" w:date="2020-12-15T16:00:00Z">
        <w:r w:rsidDel="008C6AB8">
          <w:delText>Authorizer</w:delText>
        </w:r>
      </w:del>
      <w:del w:id="1422" w:author="Cailleret Levi (cailllev)" w:date="2020-12-14T12:03:00Z">
        <w:r w:rsidDel="007D34D5">
          <w:delText xml:space="preserve">» </w:delText>
        </w:r>
      </w:del>
      <w:del w:id="1423" w:author="Cailleret Levi (cailllev)" w:date="2020-12-15T16:00:00Z">
        <w:r w:rsidDel="008C6AB8">
          <w:delText xml:space="preserve">zu </w:delText>
        </w:r>
      </w:del>
      <w:del w:id="1424" w:author="Cailleret Levi (cailllev)" w:date="2020-12-14T11:55:00Z">
        <w:r w:rsidDel="00E03691">
          <w:delText>springen</w:delText>
        </w:r>
      </w:del>
      <w:del w:id="1425" w:author="Cailleret Levi (cailllev)" w:date="2020-12-15T16:00:00Z">
        <w:r w:rsidDel="008C6AB8">
          <w:delText xml:space="preserve">. So geht es weiter von </w:delText>
        </w:r>
      </w:del>
      <w:del w:id="1426" w:author="Cailleret Levi (cailllev)" w:date="2020-12-14T12:03:00Z">
        <w:r w:rsidDel="007D34D5">
          <w:delText>«</w:delText>
        </w:r>
      </w:del>
      <w:del w:id="1427" w:author="Cailleret Levi (cailllev)" w:date="2020-12-15T16:00:00Z">
        <w:r w:rsidDel="008C6AB8">
          <w:delText>Authorizer</w:delText>
        </w:r>
      </w:del>
      <w:del w:id="1428" w:author="Cailleret Levi (cailllev)" w:date="2020-12-14T12:03:00Z">
        <w:r w:rsidDel="007D34D5">
          <w:delText xml:space="preserve">» </w:delText>
        </w:r>
      </w:del>
      <w:del w:id="1429" w:author="Cailleret Levi (cailllev)" w:date="2020-12-15T16:00:00Z">
        <w:r w:rsidDel="008C6AB8">
          <w:delText xml:space="preserve">zu </w:delText>
        </w:r>
      </w:del>
      <w:del w:id="1430" w:author="Cailleret Levi (cailllev)" w:date="2020-12-14T12:03:00Z">
        <w:r w:rsidDel="007D34D5">
          <w:delText>«</w:delText>
        </w:r>
      </w:del>
      <w:del w:id="1431" w:author="Cailleret Levi (cailllev)" w:date="2020-12-15T16:00:00Z">
        <w:r w:rsidDel="008C6AB8">
          <w:delText>Planner</w:delText>
        </w:r>
      </w:del>
      <w:del w:id="1432" w:author="Cailleret Levi (cailllev)" w:date="2020-12-14T12:03:00Z">
        <w:r w:rsidDel="007D34D5">
          <w:delText xml:space="preserve">» </w:delText>
        </w:r>
      </w:del>
      <w:del w:id="1433" w:author="Cailleret Levi (cailllev)" w:date="2020-12-15T16:00:00Z">
        <w:r w:rsidDel="008C6AB8">
          <w:delText xml:space="preserve">und dann in eine der drei möglichen </w:delText>
        </w:r>
      </w:del>
      <w:del w:id="1434" w:author="Cailleret Levi (cailllev)" w:date="2020-12-14T12:03:00Z">
        <w:r w:rsidDel="007D34D5">
          <w:delText>«</w:delText>
        </w:r>
      </w:del>
      <w:del w:id="1435" w:author="Cailleret Levi (cailllev)" w:date="2020-12-15T16:00:00Z">
        <w:r w:rsidDel="008C6AB8">
          <w:delText>DB</w:delText>
        </w:r>
      </w:del>
      <w:del w:id="1436" w:author="Cailleret Levi (cailllev)" w:date="2020-12-14T12:03:00Z">
        <w:r w:rsidDel="007D34D5">
          <w:delText>»</w:delText>
        </w:r>
      </w:del>
      <w:del w:id="1437" w:author="Cailleret Levi (cailllev)" w:date="2020-12-15T16:00:00Z">
        <w:r w:rsidDel="008C6AB8">
          <w:delText>s.</w:delText>
        </w:r>
        <w:r w:rsidR="0082361D" w:rsidDel="008C6AB8">
          <w:delText xml:space="preserve"> Zusätzlich zum zugrunde liegenden Modell</w:delText>
        </w:r>
        <w:r w:rsidR="00175247" w:rsidDel="008C6AB8">
          <w:delText xml:space="preserve"> wurden weitere Zustände in das eigene Modell eingefügt. </w:delText>
        </w:r>
        <w:r w:rsidR="005A0732" w:rsidDel="008C6AB8">
          <w:delText xml:space="preserve">Die Zustände </w:delText>
        </w:r>
      </w:del>
      <w:del w:id="1438" w:author="Cailleret Levi (cailllev)" w:date="2020-12-14T12:03:00Z">
        <w:r w:rsidR="005A0732" w:rsidDel="001F5040">
          <w:delText>«</w:delText>
        </w:r>
      </w:del>
      <w:del w:id="1439" w:author="Cailleret Levi (cailllev)" w:date="2020-12-15T16:00:00Z">
        <w:r w:rsidR="005A0732" w:rsidDel="008C6AB8">
          <w:delText>Honeypot</w:delText>
        </w:r>
      </w:del>
      <w:del w:id="1440" w:author="Cailleret Levi (cailllev)" w:date="2020-12-14T12:03:00Z">
        <w:r w:rsidR="005A0732" w:rsidDel="001F5040">
          <w:delText xml:space="preserve">» </w:delText>
        </w:r>
      </w:del>
      <w:del w:id="1441" w:author="Cailleret Levi (cailllev)" w:date="2020-12-15T16:00:00Z">
        <w:r w:rsidR="005A0732" w:rsidDel="008C6AB8">
          <w:delText xml:space="preserve">simulieren den Einsatz von Honeypots als Verteidigungsstrategie. Sie sollen einen Angreifer anlocken </w:delText>
        </w:r>
        <w:r w:rsidR="0026607B" w:rsidDel="008C6AB8">
          <w:delText xml:space="preserve">und ihn so auf einen falschen Weg lenken. Im besten Fall glaubt er Angreifer, wenn er den Honeypot betritt, dass er sein Ziel erreicht </w:delText>
        </w:r>
        <w:r w:rsidR="00C6599C" w:rsidDel="008C6AB8">
          <w:delText>hat</w:delText>
        </w:r>
        <w:r w:rsidR="0026607B" w:rsidDel="008C6AB8">
          <w:delText xml:space="preserve"> und entwendet dort </w:delText>
        </w:r>
        <w:r w:rsidR="0066408F" w:rsidDel="008C6AB8">
          <w:delText>Daten, die er für wertvoll hält.</w:delText>
        </w:r>
        <w:r w:rsidR="003D2A4F" w:rsidDel="008C6AB8">
          <w:delText xml:space="preserve"> </w:delText>
        </w:r>
        <w:commentRangeStart w:id="1442"/>
        <w:r w:rsidR="003D2A4F" w:rsidDel="008C6AB8">
          <w:delText>Weiter Ergänzungen sind d</w:delText>
        </w:r>
        <w:r w:rsidR="006F3283" w:rsidDel="008C6AB8">
          <w:delText xml:space="preserve">as Intrusion </w:delText>
        </w:r>
      </w:del>
      <w:del w:id="1443" w:author="Cailleret Levi (cailllev)" w:date="2020-12-14T10:49:00Z">
        <w:r w:rsidR="006F3283" w:rsidDel="00C72C89">
          <w:delText>Dete</w:delText>
        </w:r>
        <w:r w:rsidR="00C42CF8" w:rsidDel="00C72C89">
          <w:delText>c</w:delText>
        </w:r>
        <w:r w:rsidR="006F3283" w:rsidDel="00C72C89">
          <w:delText xml:space="preserve">tion </w:delText>
        </w:r>
      </w:del>
      <w:del w:id="1444" w:author="Cailleret Levi (cailllev)" w:date="2020-12-15T16:00:00Z">
        <w:r w:rsidR="006F3283" w:rsidDel="008C6AB8">
          <w:delText>System</w:delText>
        </w:r>
        <w:r w:rsidR="00925DF4" w:rsidDel="008C6AB8">
          <w:delText xml:space="preserve">, folgend </w:delText>
        </w:r>
      </w:del>
      <w:del w:id="1445" w:author="Cailleret Levi (cailllev)" w:date="2020-12-14T10:49:00Z">
        <w:r w:rsidR="00925DF4" w:rsidDel="00C72C89">
          <w:delText>IDS</w:delText>
        </w:r>
      </w:del>
      <w:del w:id="1446" w:author="Cailleret Levi (cailllev)" w:date="2020-12-15T16:00:00Z">
        <w:r w:rsidR="00925DF4" w:rsidDel="008C6AB8">
          <w:delText>,</w:delText>
        </w:r>
        <w:r w:rsidR="006F3283" w:rsidDel="008C6AB8">
          <w:delText xml:space="preserve"> und das </w:delText>
        </w:r>
      </w:del>
      <w:ins w:id="1447" w:author="Bernhard Tellenbach" w:date="2020-12-12T15:37:00Z">
        <w:del w:id="1448" w:author="Cailleret Levi (cailllev)" w:date="2020-12-14T10:49:00Z">
          <w:r w:rsidR="006D6DC4" w:rsidDel="001765E9">
            <w:delText>Intrusion</w:delText>
          </w:r>
        </w:del>
        <w:del w:id="1449" w:author="Cailleret Levi (cailllev)" w:date="2020-12-14T11:01:00Z">
          <w:r w:rsidR="00CD37D6" w:rsidDel="0049414A">
            <w:delText>-</w:delText>
          </w:r>
        </w:del>
      </w:ins>
      <w:del w:id="1450" w:author="Cailleret Levi (cailllev)" w:date="2020-12-15T16:00:00Z">
        <w:r w:rsidR="006F3283" w:rsidDel="008C6AB8">
          <w:delText>Prevention System</w:delText>
        </w:r>
        <w:r w:rsidR="00925DF4" w:rsidDel="008C6AB8">
          <w:delText>, folgend PS</w:delText>
        </w:r>
        <w:r w:rsidR="006F3283" w:rsidDel="008C6AB8">
          <w:delText>. Sie stellen die Verteidigung des Netzwerkes da</w:delText>
        </w:r>
        <w:r w:rsidR="00FF4989" w:rsidDel="008C6AB8">
          <w:delText>r</w:delText>
        </w:r>
      </w:del>
      <w:del w:id="1451" w:author="Cailleret Levi (cailllev)" w:date="2020-12-14T08:45:00Z">
        <w:r w:rsidR="00FF4989" w:rsidDel="00983477">
          <w:delText xml:space="preserve">, </w:delText>
        </w:r>
        <w:r w:rsidR="00AE7B21" w:rsidDel="00983477">
          <w:delText>indem sie Angriffe erkennen und</w:delText>
        </w:r>
        <w:r w:rsidR="006F3283" w:rsidDel="00983477">
          <w:delText xml:space="preserve"> den Angreifer aus </w:delText>
        </w:r>
        <w:r w:rsidR="007914E0" w:rsidDel="00983477">
          <w:delText xml:space="preserve">dem </w:delText>
        </w:r>
        <w:r w:rsidR="00FF4989" w:rsidDel="00983477">
          <w:delText>Netzwerk</w:delText>
        </w:r>
        <w:r w:rsidR="006F3283" w:rsidDel="00983477">
          <w:delText xml:space="preserve"> </w:delText>
        </w:r>
        <w:r w:rsidR="006F709F" w:rsidDel="00983477">
          <w:delText>werfen</w:delText>
        </w:r>
        <w:r w:rsidR="006F3283" w:rsidDel="00983477">
          <w:delText>.</w:delText>
        </w:r>
      </w:del>
      <w:commentRangeEnd w:id="1442"/>
      <w:del w:id="1452" w:author="Cailleret Levi (cailllev)" w:date="2020-12-15T16:00:00Z">
        <w:r w:rsidR="00CD37D6" w:rsidDel="008C6AB8">
          <w:rPr>
            <w:rStyle w:val="CommentReference"/>
          </w:rPr>
          <w:commentReference w:id="1442"/>
        </w:r>
      </w:del>
    </w:p>
    <w:p w14:paraId="3A31A151" w14:textId="77777777" w:rsidR="00372D19" w:rsidRDefault="00372D19" w:rsidP="00D56929">
      <w:pPr>
        <w:rPr>
          <w:ins w:id="1453" w:author="Cailleret Levi (cailllev)" w:date="2020-12-19T19:30:00Z"/>
        </w:rPr>
      </w:pPr>
    </w:p>
    <w:p w14:paraId="4F1C70FB" w14:textId="1606CC93" w:rsidR="00243E9C" w:rsidDel="008C6AB8" w:rsidRDefault="00243E9C" w:rsidP="00D56929">
      <w:pPr>
        <w:rPr>
          <w:del w:id="1454" w:author="Cailleret Levi (cailllev)" w:date="2020-12-15T16:00:00Z"/>
        </w:rPr>
      </w:pPr>
    </w:p>
    <w:p w14:paraId="1124A203" w14:textId="126F8AA0" w:rsidR="00E62E10" w:rsidRDefault="00CE16DC" w:rsidP="00243E9C">
      <w:pPr>
        <w:rPr>
          <w:b/>
          <w:bCs/>
        </w:rPr>
      </w:pPr>
      <w:r w:rsidRPr="00CE16DC">
        <w:rPr>
          <w:b/>
          <w:bCs/>
        </w:rPr>
        <w:t>Legende</w:t>
      </w:r>
      <w:r w:rsidR="00F44AFC" w:rsidRPr="00CE16DC">
        <w:rPr>
          <w:b/>
          <w:bCs/>
        </w:rPr>
        <w:t xml:space="preserve"> der Wahrscheinlichkeiten für Modell 1.0</w:t>
      </w:r>
    </w:p>
    <w:p w14:paraId="69C50FB8" w14:textId="5FDD34DD" w:rsidR="00243E9C" w:rsidRPr="003F1512" w:rsidRDefault="00243E9C" w:rsidP="00243E9C"/>
    <w:tbl>
      <w:tblPr>
        <w:tblStyle w:val="GridTable7Colorful-Accent1"/>
        <w:tblW w:w="9070" w:type="dxa"/>
        <w:tblInd w:w="5" w:type="dxa"/>
        <w:tblLook w:val="04A0" w:firstRow="1" w:lastRow="0" w:firstColumn="1" w:lastColumn="0" w:noHBand="0" w:noVBand="1"/>
      </w:tblPr>
      <w:tblGrid>
        <w:gridCol w:w="1838"/>
        <w:gridCol w:w="7232"/>
      </w:tblGrid>
      <w:tr w:rsidR="0061564F" w14:paraId="1BE7C5EF" w14:textId="77777777" w:rsidTr="007D257B">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1838" w:type="dxa"/>
          </w:tcPr>
          <w:p w14:paraId="0F911741" w14:textId="2A0BFF38" w:rsidR="0055166E" w:rsidRPr="00F23614" w:rsidRDefault="0055166E" w:rsidP="00243E9C">
            <w:r w:rsidRPr="00F23614">
              <w:t>Kürzel</w:t>
            </w:r>
          </w:p>
        </w:tc>
        <w:tc>
          <w:tcPr>
            <w:tcW w:w="7232" w:type="dxa"/>
          </w:tcPr>
          <w:p w14:paraId="4C35CC17" w14:textId="20B2802C" w:rsidR="0055166E" w:rsidRPr="00F23614" w:rsidRDefault="007B04D7" w:rsidP="00243E9C">
            <w:pPr>
              <w:cnfStyle w:val="100000000000" w:firstRow="1" w:lastRow="0" w:firstColumn="0" w:lastColumn="0" w:oddVBand="0" w:evenVBand="0" w:oddHBand="0" w:evenHBand="0" w:firstRowFirstColumn="0" w:firstRowLastColumn="0" w:lastRowFirstColumn="0" w:lastRowLastColumn="0"/>
            </w:pPr>
            <w:r w:rsidRPr="00F23614">
              <w:t>Formulierung</w:t>
            </w:r>
          </w:p>
        </w:tc>
      </w:tr>
      <w:tr w:rsidR="0061564F" w14:paraId="5162258C" w14:textId="77777777" w:rsidTr="007D257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tcPr>
          <w:p w14:paraId="6ED5045D" w14:textId="4CC5C06C" w:rsidR="0055166E" w:rsidRPr="007B04D7" w:rsidRDefault="00532A76" w:rsidP="00243E9C">
            <w:r>
              <w:rPr>
                <w:sz w:val="20"/>
                <w:szCs w:val="20"/>
              </w:rPr>
              <w:t>p</w:t>
            </w:r>
            <w:r w:rsidR="007B04D7" w:rsidRPr="00815B6B">
              <w:rPr>
                <w:sz w:val="20"/>
                <w:szCs w:val="20"/>
              </w:rPr>
              <w:t>a</w:t>
            </w:r>
          </w:p>
        </w:tc>
        <w:tc>
          <w:tcPr>
            <w:tcW w:w="7232" w:type="dxa"/>
          </w:tcPr>
          <w:p w14:paraId="7D1566C2" w14:textId="58EC5F59" w:rsidR="0055166E" w:rsidRPr="007B04D7" w:rsidRDefault="0082476A" w:rsidP="00243E9C">
            <w:pPr>
              <w:cnfStyle w:val="000000100000" w:firstRow="0" w:lastRow="0" w:firstColumn="0" w:lastColumn="0" w:oddVBand="0" w:evenVBand="0" w:oddHBand="1" w:evenHBand="0" w:firstRowFirstColumn="0" w:firstRowLastColumn="0" w:lastRowFirstColumn="0" w:lastRowLastColumn="0"/>
            </w:pPr>
            <w:r>
              <w:rPr>
                <w:noProof/>
              </w:rPr>
              <w:t xml:space="preserve">Angreifer erlangt </w:t>
            </w:r>
            <w:ins w:id="1455" w:author="Cailleret Levi (cailllev)" w:date="2020-12-19T19:29:00Z">
              <w:r w:rsidR="005A7A55">
                <w:rPr>
                  <w:noProof/>
                </w:rPr>
                <w:t>K</w:t>
              </w:r>
            </w:ins>
            <w:del w:id="1456" w:author="Cailleret Levi (cailllev)" w:date="2020-12-19T19:29:00Z">
              <w:r w:rsidDel="005A7A55">
                <w:rPr>
                  <w:noProof/>
                </w:rPr>
                <w:delText>k</w:delText>
              </w:r>
            </w:del>
            <w:r>
              <w:rPr>
                <w:noProof/>
              </w:rPr>
              <w:t>ontrolle</w:t>
            </w:r>
            <w:del w:id="1457" w:author="Cailleret Levi (cailllev)" w:date="2020-12-19T19:29:00Z">
              <w:r w:rsidDel="005A7A55">
                <w:rPr>
                  <w:noProof/>
                </w:rPr>
                <w:delText>r</w:delText>
              </w:r>
            </w:del>
            <w:r>
              <w:rPr>
                <w:noProof/>
              </w:rPr>
              <w:t xml:space="preserve"> über den Authorizer</w:t>
            </w:r>
          </w:p>
        </w:tc>
      </w:tr>
      <w:tr w:rsidR="003C00B7" w14:paraId="2338F90A" w14:textId="77777777" w:rsidTr="007D257B">
        <w:trPr>
          <w:trHeight w:val="340"/>
        </w:trPr>
        <w:tc>
          <w:tcPr>
            <w:cnfStyle w:val="001000000000" w:firstRow="0" w:lastRow="0" w:firstColumn="1" w:lastColumn="0" w:oddVBand="0" w:evenVBand="0" w:oddHBand="0" w:evenHBand="0" w:firstRowFirstColumn="0" w:firstRowLastColumn="0" w:lastRowFirstColumn="0" w:lastRowLastColumn="0"/>
            <w:tcW w:w="1838" w:type="dxa"/>
          </w:tcPr>
          <w:p w14:paraId="3D474EEA" w14:textId="491B3967" w:rsidR="0055166E" w:rsidRPr="007B04D7" w:rsidRDefault="00532A76" w:rsidP="00243E9C">
            <w:r>
              <w:rPr>
                <w:sz w:val="20"/>
                <w:szCs w:val="20"/>
              </w:rPr>
              <w:t>p</w:t>
            </w:r>
            <w:r w:rsidR="007B04D7" w:rsidRPr="00815B6B">
              <w:rPr>
                <w:sz w:val="20"/>
                <w:szCs w:val="20"/>
              </w:rPr>
              <w:t>b</w:t>
            </w:r>
          </w:p>
        </w:tc>
        <w:tc>
          <w:tcPr>
            <w:tcW w:w="7232" w:type="dxa"/>
          </w:tcPr>
          <w:p w14:paraId="73AB45CA" w14:textId="66500EFE" w:rsidR="0055166E" w:rsidRPr="007B04D7" w:rsidRDefault="0082476A" w:rsidP="00243E9C">
            <w:pPr>
              <w:cnfStyle w:val="000000000000" w:firstRow="0" w:lastRow="0" w:firstColumn="0" w:lastColumn="0" w:oddVBand="0" w:evenVBand="0" w:oddHBand="0" w:evenHBand="0" w:firstRowFirstColumn="0" w:firstRowLastColumn="0" w:lastRowFirstColumn="0" w:lastRowLastColumn="0"/>
            </w:pPr>
            <w:r>
              <w:rPr>
                <w:noProof/>
              </w:rPr>
              <w:t xml:space="preserve">Angreifer erlangt </w:t>
            </w:r>
            <w:ins w:id="1458" w:author="Cailleret Levi (cailllev)" w:date="2020-12-19T19:29:00Z">
              <w:r w:rsidR="005A7A55">
                <w:rPr>
                  <w:noProof/>
                </w:rPr>
                <w:t xml:space="preserve">Kontrolle </w:t>
              </w:r>
            </w:ins>
            <w:del w:id="1459" w:author="Cailleret Levi (cailllev)" w:date="2020-12-19T19:29:00Z">
              <w:r w:rsidDel="005A7A55">
                <w:rPr>
                  <w:noProof/>
                </w:rPr>
                <w:delText xml:space="preserve">kontroller </w:delText>
              </w:r>
            </w:del>
            <w:r>
              <w:rPr>
                <w:noProof/>
              </w:rPr>
              <w:t>über den Planner.</w:t>
            </w:r>
          </w:p>
        </w:tc>
      </w:tr>
      <w:tr w:rsidR="0061564F" w14:paraId="745337A1" w14:textId="77777777" w:rsidTr="007D257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tcPr>
          <w:p w14:paraId="5BB6B538" w14:textId="2E883190" w:rsidR="0055166E" w:rsidRPr="007B04D7" w:rsidRDefault="00532A76" w:rsidP="00243E9C">
            <w:r>
              <w:rPr>
                <w:sz w:val="20"/>
                <w:szCs w:val="20"/>
              </w:rPr>
              <w:t>p</w:t>
            </w:r>
            <w:r w:rsidR="007B04D7" w:rsidRPr="00815B6B">
              <w:rPr>
                <w:sz w:val="20"/>
                <w:szCs w:val="20"/>
              </w:rPr>
              <w:t>db1</w:t>
            </w:r>
          </w:p>
        </w:tc>
        <w:tc>
          <w:tcPr>
            <w:tcW w:w="7232" w:type="dxa"/>
          </w:tcPr>
          <w:p w14:paraId="0B531537" w14:textId="703D3F02" w:rsidR="0055166E" w:rsidRPr="007B04D7" w:rsidRDefault="0082476A" w:rsidP="00243E9C">
            <w:pPr>
              <w:cnfStyle w:val="000000100000" w:firstRow="0" w:lastRow="0" w:firstColumn="0" w:lastColumn="0" w:oddVBand="0" w:evenVBand="0" w:oddHBand="1" w:evenHBand="0" w:firstRowFirstColumn="0" w:firstRowLastColumn="0" w:lastRowFirstColumn="0" w:lastRowLastColumn="0"/>
            </w:pPr>
            <w:r>
              <w:rPr>
                <w:noProof/>
              </w:rPr>
              <w:t xml:space="preserve">Angreifer erlangt </w:t>
            </w:r>
            <w:ins w:id="1460" w:author="Cailleret Levi (cailllev)" w:date="2020-12-19T19:29:00Z">
              <w:r w:rsidR="005A7A55">
                <w:rPr>
                  <w:noProof/>
                </w:rPr>
                <w:t xml:space="preserve">Kontrolle </w:t>
              </w:r>
            </w:ins>
            <w:del w:id="1461" w:author="Cailleret Levi (cailllev)" w:date="2020-12-19T19:29:00Z">
              <w:r w:rsidDel="005A7A55">
                <w:rPr>
                  <w:noProof/>
                </w:rPr>
                <w:delText xml:space="preserve">kontroller </w:delText>
              </w:r>
            </w:del>
            <w:r>
              <w:rPr>
                <w:noProof/>
              </w:rPr>
              <w:t>über Datenbank 1.</w:t>
            </w:r>
          </w:p>
        </w:tc>
      </w:tr>
      <w:tr w:rsidR="003C00B7" w14:paraId="7410A506" w14:textId="77777777" w:rsidTr="007D257B">
        <w:trPr>
          <w:trHeight w:val="340"/>
        </w:trPr>
        <w:tc>
          <w:tcPr>
            <w:cnfStyle w:val="001000000000" w:firstRow="0" w:lastRow="0" w:firstColumn="1" w:lastColumn="0" w:oddVBand="0" w:evenVBand="0" w:oddHBand="0" w:evenHBand="0" w:firstRowFirstColumn="0" w:firstRowLastColumn="0" w:lastRowFirstColumn="0" w:lastRowLastColumn="0"/>
            <w:tcW w:w="1838" w:type="dxa"/>
          </w:tcPr>
          <w:p w14:paraId="378A0B22" w14:textId="34C532B5" w:rsidR="0055166E" w:rsidRPr="007B04D7" w:rsidRDefault="00532A76" w:rsidP="00243E9C">
            <w:r>
              <w:rPr>
                <w:sz w:val="20"/>
                <w:szCs w:val="20"/>
              </w:rPr>
              <w:t>p</w:t>
            </w:r>
            <w:r w:rsidR="007B04D7" w:rsidRPr="00815B6B">
              <w:rPr>
                <w:sz w:val="20"/>
                <w:szCs w:val="20"/>
              </w:rPr>
              <w:t>db2</w:t>
            </w:r>
          </w:p>
        </w:tc>
        <w:tc>
          <w:tcPr>
            <w:tcW w:w="7232" w:type="dxa"/>
          </w:tcPr>
          <w:p w14:paraId="45D9E3B4" w14:textId="418787F7" w:rsidR="0055166E" w:rsidRPr="007B04D7" w:rsidRDefault="0082476A" w:rsidP="00243E9C">
            <w:pPr>
              <w:cnfStyle w:val="000000000000" w:firstRow="0" w:lastRow="0" w:firstColumn="0" w:lastColumn="0" w:oddVBand="0" w:evenVBand="0" w:oddHBand="0" w:evenHBand="0" w:firstRowFirstColumn="0" w:firstRowLastColumn="0" w:lastRowFirstColumn="0" w:lastRowLastColumn="0"/>
            </w:pPr>
            <w:r>
              <w:rPr>
                <w:noProof/>
              </w:rPr>
              <w:t xml:space="preserve">Angreifer erlangt </w:t>
            </w:r>
            <w:ins w:id="1462" w:author="Cailleret Levi (cailllev)" w:date="2020-12-19T19:29:00Z">
              <w:r w:rsidR="005A7A55">
                <w:rPr>
                  <w:noProof/>
                </w:rPr>
                <w:t xml:space="preserve">Kontrolle </w:t>
              </w:r>
            </w:ins>
            <w:del w:id="1463" w:author="Cailleret Levi (cailllev)" w:date="2020-12-19T19:29:00Z">
              <w:r w:rsidDel="005A7A55">
                <w:rPr>
                  <w:noProof/>
                </w:rPr>
                <w:delText xml:space="preserve">kontroller </w:delText>
              </w:r>
            </w:del>
            <w:r>
              <w:rPr>
                <w:noProof/>
              </w:rPr>
              <w:t>über Datenbank 2.</w:t>
            </w:r>
          </w:p>
        </w:tc>
      </w:tr>
      <w:tr w:rsidR="0061564F" w14:paraId="61F14A3A" w14:textId="77777777" w:rsidTr="007D257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tcPr>
          <w:p w14:paraId="3D97D50F" w14:textId="375532CF" w:rsidR="0055166E" w:rsidRPr="007B04D7" w:rsidRDefault="00532A76" w:rsidP="00243E9C">
            <w:r>
              <w:rPr>
                <w:sz w:val="20"/>
                <w:szCs w:val="20"/>
              </w:rPr>
              <w:t>p</w:t>
            </w:r>
            <w:r w:rsidR="007B04D7" w:rsidRPr="00815B6B">
              <w:rPr>
                <w:sz w:val="20"/>
                <w:szCs w:val="20"/>
              </w:rPr>
              <w:t>db3</w:t>
            </w:r>
          </w:p>
        </w:tc>
        <w:tc>
          <w:tcPr>
            <w:tcW w:w="7232" w:type="dxa"/>
          </w:tcPr>
          <w:p w14:paraId="04D58049" w14:textId="1F07F05E" w:rsidR="0055166E" w:rsidRPr="007B04D7" w:rsidRDefault="0082476A" w:rsidP="00243E9C">
            <w:pPr>
              <w:cnfStyle w:val="000000100000" w:firstRow="0" w:lastRow="0" w:firstColumn="0" w:lastColumn="0" w:oddVBand="0" w:evenVBand="0" w:oddHBand="1" w:evenHBand="0" w:firstRowFirstColumn="0" w:firstRowLastColumn="0" w:lastRowFirstColumn="0" w:lastRowLastColumn="0"/>
            </w:pPr>
            <w:r>
              <w:rPr>
                <w:noProof/>
              </w:rPr>
              <w:t xml:space="preserve">Angreifer erlangt </w:t>
            </w:r>
            <w:ins w:id="1464" w:author="Cailleret Levi (cailllev)" w:date="2020-12-19T19:29:00Z">
              <w:r w:rsidR="005A7A55">
                <w:rPr>
                  <w:noProof/>
                </w:rPr>
                <w:t xml:space="preserve">Kontrolle </w:t>
              </w:r>
            </w:ins>
            <w:del w:id="1465" w:author="Cailleret Levi (cailllev)" w:date="2020-12-19T19:29:00Z">
              <w:r w:rsidDel="005A7A55">
                <w:rPr>
                  <w:noProof/>
                </w:rPr>
                <w:delText xml:space="preserve">kontroller </w:delText>
              </w:r>
            </w:del>
            <w:r>
              <w:rPr>
                <w:noProof/>
              </w:rPr>
              <w:t>über Datenbank 3.</w:t>
            </w:r>
          </w:p>
        </w:tc>
      </w:tr>
      <w:tr w:rsidR="003C00B7" w14:paraId="0EF6314C" w14:textId="77777777" w:rsidTr="007D257B">
        <w:trPr>
          <w:trHeight w:val="340"/>
        </w:trPr>
        <w:tc>
          <w:tcPr>
            <w:cnfStyle w:val="001000000000" w:firstRow="0" w:lastRow="0" w:firstColumn="1" w:lastColumn="0" w:oddVBand="0" w:evenVBand="0" w:oddHBand="0" w:evenHBand="0" w:firstRowFirstColumn="0" w:firstRowLastColumn="0" w:lastRowFirstColumn="0" w:lastRowLastColumn="0"/>
            <w:tcW w:w="1838" w:type="dxa"/>
          </w:tcPr>
          <w:p w14:paraId="00B97F45" w14:textId="22DB16D3" w:rsidR="0055166E" w:rsidRPr="007B04D7" w:rsidRDefault="00532A76" w:rsidP="00243E9C">
            <w:r>
              <w:rPr>
                <w:sz w:val="20"/>
                <w:szCs w:val="20"/>
              </w:rPr>
              <w:t>p</w:t>
            </w:r>
            <w:r w:rsidR="009808F7" w:rsidRPr="00815B6B">
              <w:rPr>
                <w:sz w:val="20"/>
                <w:szCs w:val="20"/>
              </w:rPr>
              <w:t>pH</w:t>
            </w:r>
          </w:p>
        </w:tc>
        <w:tc>
          <w:tcPr>
            <w:tcW w:w="7232" w:type="dxa"/>
          </w:tcPr>
          <w:p w14:paraId="675438A1" w14:textId="3C863940" w:rsidR="0055166E" w:rsidRPr="007B04D7" w:rsidRDefault="0082476A" w:rsidP="00243E9C">
            <w:pPr>
              <w:cnfStyle w:val="000000000000" w:firstRow="0" w:lastRow="0" w:firstColumn="0" w:lastColumn="0" w:oddVBand="0" w:evenVBand="0" w:oddHBand="0" w:evenHBand="0" w:firstRowFirstColumn="0" w:firstRowLastColumn="0" w:lastRowFirstColumn="0" w:lastRowLastColumn="0"/>
            </w:pPr>
            <w:r>
              <w:rPr>
                <w:noProof/>
              </w:rPr>
              <w:t>Angreifer tritt in den Honeypot anstatt in den Planner.</w:t>
            </w:r>
          </w:p>
        </w:tc>
      </w:tr>
      <w:tr w:rsidR="0061564F" w14:paraId="7F3AB172" w14:textId="77777777" w:rsidTr="007D257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tcPr>
          <w:p w14:paraId="074FED74" w14:textId="1800F7FD" w:rsidR="007B04D7" w:rsidRPr="007B04D7" w:rsidRDefault="00532A76" w:rsidP="00243E9C">
            <w:r>
              <w:rPr>
                <w:sz w:val="20"/>
                <w:szCs w:val="20"/>
              </w:rPr>
              <w:t>p</w:t>
            </w:r>
            <w:r w:rsidR="009808F7" w:rsidRPr="00815B6B">
              <w:rPr>
                <w:sz w:val="20"/>
                <w:szCs w:val="20"/>
              </w:rPr>
              <w:t>dbH</w:t>
            </w:r>
          </w:p>
        </w:tc>
        <w:tc>
          <w:tcPr>
            <w:tcW w:w="7232" w:type="dxa"/>
          </w:tcPr>
          <w:p w14:paraId="205530B7" w14:textId="584BCF65" w:rsidR="007B04D7" w:rsidRPr="007B04D7" w:rsidRDefault="0082476A" w:rsidP="00243E9C">
            <w:pPr>
              <w:cnfStyle w:val="000000100000" w:firstRow="0" w:lastRow="0" w:firstColumn="0" w:lastColumn="0" w:oddVBand="0" w:evenVBand="0" w:oddHBand="1" w:evenHBand="0" w:firstRowFirstColumn="0" w:firstRowLastColumn="0" w:lastRowFirstColumn="0" w:lastRowLastColumn="0"/>
            </w:pPr>
            <w:r>
              <w:rPr>
                <w:noProof/>
              </w:rPr>
              <w:t>Angreifer tritt in den Honeypot anstatt in eine der Datenbanken.</w:t>
            </w:r>
          </w:p>
        </w:tc>
      </w:tr>
      <w:tr w:rsidR="003C00B7" w14:paraId="23AC4A48" w14:textId="77777777" w:rsidTr="007D257B">
        <w:trPr>
          <w:trHeight w:val="340"/>
        </w:trPr>
        <w:tc>
          <w:tcPr>
            <w:cnfStyle w:val="001000000000" w:firstRow="0" w:lastRow="0" w:firstColumn="1" w:lastColumn="0" w:oddVBand="0" w:evenVBand="0" w:oddHBand="0" w:evenHBand="0" w:firstRowFirstColumn="0" w:firstRowLastColumn="0" w:lastRowFirstColumn="0" w:lastRowLastColumn="0"/>
            <w:tcW w:w="1838" w:type="dxa"/>
          </w:tcPr>
          <w:p w14:paraId="77FB5DE4" w14:textId="0DEBCFAD" w:rsidR="007B04D7" w:rsidRPr="007B04D7" w:rsidRDefault="00532A76" w:rsidP="00243E9C">
            <w:r>
              <w:rPr>
                <w:sz w:val="20"/>
                <w:szCs w:val="20"/>
              </w:rPr>
              <w:t>p</w:t>
            </w:r>
            <w:r w:rsidR="0082476A" w:rsidRPr="00815B6B">
              <w:rPr>
                <w:sz w:val="20"/>
                <w:szCs w:val="20"/>
              </w:rPr>
              <w:t>a</w:t>
            </w:r>
            <w:del w:id="1466" w:author="Cailleret Levi (cailllev)" w:date="2020-12-14T10:57:00Z">
              <w:r w:rsidR="008304A9" w:rsidRPr="00815B6B" w:rsidDel="00C30CE8">
                <w:rPr>
                  <w:sz w:val="20"/>
                  <w:szCs w:val="20"/>
                </w:rPr>
                <w:delText>IDS</w:delText>
              </w:r>
            </w:del>
            <w:ins w:id="1467" w:author="Cailleret Levi (cailllev)" w:date="2020-12-14T10:57:00Z">
              <w:r w:rsidR="00C30CE8">
                <w:rPr>
                  <w:sz w:val="20"/>
                  <w:szCs w:val="20"/>
                </w:rPr>
                <w:t>IPS</w:t>
              </w:r>
            </w:ins>
            <w:r w:rsidR="0082476A" w:rsidRPr="00815B6B">
              <w:rPr>
                <w:sz w:val="20"/>
                <w:szCs w:val="20"/>
              </w:rPr>
              <w:t>1</w:t>
            </w:r>
          </w:p>
        </w:tc>
        <w:tc>
          <w:tcPr>
            <w:tcW w:w="7232" w:type="dxa"/>
          </w:tcPr>
          <w:p w14:paraId="014DE08E" w14:textId="15599725" w:rsidR="007B04D7" w:rsidRPr="007B04D7" w:rsidRDefault="00925DF4" w:rsidP="00243E9C">
            <w:pPr>
              <w:cnfStyle w:val="000000000000" w:firstRow="0" w:lastRow="0" w:firstColumn="0" w:lastColumn="0" w:oddVBand="0" w:evenVBand="0" w:oddHBand="0" w:evenHBand="0" w:firstRowFirstColumn="0" w:firstRowLastColumn="0" w:lastRowFirstColumn="0" w:lastRowLastColumn="0"/>
            </w:pPr>
            <w:del w:id="1468" w:author="Cailleret Levi (cailllev)" w:date="2020-12-14T10:57:00Z">
              <w:r w:rsidDel="00C30CE8">
                <w:rPr>
                  <w:noProof/>
                </w:rPr>
                <w:delText>IDS</w:delText>
              </w:r>
            </w:del>
            <w:ins w:id="1469" w:author="Cailleret Levi (cailllev)" w:date="2020-12-14T10:57:00Z">
              <w:r w:rsidR="00C30CE8">
                <w:rPr>
                  <w:noProof/>
                </w:rPr>
                <w:t>IPS</w:t>
              </w:r>
            </w:ins>
            <w:r w:rsidR="0082476A">
              <w:rPr>
                <w:noProof/>
              </w:rPr>
              <w:t xml:space="preserve"> 1 erkennt einen Angreifer auf dem Authorizer</w:t>
            </w:r>
            <w:ins w:id="1470" w:author="Cailleret Levi (cailllev)" w:date="2020-12-14T11:00:00Z">
              <w:r w:rsidR="001B69EF">
                <w:rPr>
                  <w:noProof/>
                </w:rPr>
                <w:t xml:space="preserve"> und wirft ihn raus</w:t>
              </w:r>
            </w:ins>
            <w:r w:rsidR="0082476A">
              <w:rPr>
                <w:noProof/>
              </w:rPr>
              <w:t>.</w:t>
            </w:r>
          </w:p>
        </w:tc>
      </w:tr>
      <w:tr w:rsidR="0061564F" w14:paraId="4C721EF7" w14:textId="77777777" w:rsidTr="007D257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8" w:type="dxa"/>
          </w:tcPr>
          <w:p w14:paraId="1CD291A5" w14:textId="2A333054" w:rsidR="007B04D7" w:rsidRPr="007B04D7" w:rsidRDefault="00532A76" w:rsidP="00243E9C">
            <w:r>
              <w:rPr>
                <w:sz w:val="20"/>
                <w:szCs w:val="20"/>
              </w:rPr>
              <w:t>p</w:t>
            </w:r>
            <w:r w:rsidR="0082476A" w:rsidRPr="00815B6B">
              <w:rPr>
                <w:sz w:val="20"/>
                <w:szCs w:val="20"/>
              </w:rPr>
              <w:t>p</w:t>
            </w:r>
            <w:del w:id="1471" w:author="Cailleret Levi (cailllev)" w:date="2020-12-14T10:57:00Z">
              <w:r w:rsidR="0082476A" w:rsidRPr="00815B6B" w:rsidDel="00C30CE8">
                <w:rPr>
                  <w:sz w:val="20"/>
                  <w:szCs w:val="20"/>
                </w:rPr>
                <w:delText>IDS</w:delText>
              </w:r>
            </w:del>
            <w:ins w:id="1472" w:author="Cailleret Levi (cailllev)" w:date="2020-12-14T10:57:00Z">
              <w:r w:rsidR="00C30CE8">
                <w:rPr>
                  <w:sz w:val="20"/>
                  <w:szCs w:val="20"/>
                </w:rPr>
                <w:t>IPS</w:t>
              </w:r>
            </w:ins>
            <w:r w:rsidR="00982D09">
              <w:rPr>
                <w:sz w:val="20"/>
                <w:szCs w:val="20"/>
              </w:rPr>
              <w:t>1</w:t>
            </w:r>
          </w:p>
        </w:tc>
        <w:tc>
          <w:tcPr>
            <w:tcW w:w="7232" w:type="dxa"/>
          </w:tcPr>
          <w:p w14:paraId="552A2249" w14:textId="36C5DED2" w:rsidR="007B04D7" w:rsidRPr="007B04D7" w:rsidRDefault="00925DF4" w:rsidP="00243E9C">
            <w:pPr>
              <w:cnfStyle w:val="000000100000" w:firstRow="0" w:lastRow="0" w:firstColumn="0" w:lastColumn="0" w:oddVBand="0" w:evenVBand="0" w:oddHBand="1" w:evenHBand="0" w:firstRowFirstColumn="0" w:firstRowLastColumn="0" w:lastRowFirstColumn="0" w:lastRowLastColumn="0"/>
            </w:pPr>
            <w:del w:id="1473" w:author="Cailleret Levi (cailllev)" w:date="2020-12-14T10:57:00Z">
              <w:r w:rsidDel="00C30CE8">
                <w:rPr>
                  <w:noProof/>
                </w:rPr>
                <w:delText>IDS</w:delText>
              </w:r>
            </w:del>
            <w:ins w:id="1474" w:author="Cailleret Levi (cailllev)" w:date="2020-12-14T10:57:00Z">
              <w:r w:rsidR="00C30CE8">
                <w:rPr>
                  <w:noProof/>
                </w:rPr>
                <w:t>IPS</w:t>
              </w:r>
            </w:ins>
            <w:r w:rsidR="0082476A">
              <w:rPr>
                <w:noProof/>
              </w:rPr>
              <w:t xml:space="preserve"> 1 erkennt einen Angreifer auf dem Planner</w:t>
            </w:r>
            <w:ins w:id="1475" w:author="Cailleret Levi (cailllev)" w:date="2020-12-14T11:00:00Z">
              <w:r w:rsidR="001B69EF">
                <w:rPr>
                  <w:noProof/>
                </w:rPr>
                <w:t xml:space="preserve"> und wirft ihn raus</w:t>
              </w:r>
            </w:ins>
            <w:r w:rsidR="0082476A">
              <w:rPr>
                <w:noProof/>
              </w:rPr>
              <w:t>.</w:t>
            </w:r>
          </w:p>
        </w:tc>
      </w:tr>
      <w:tr w:rsidR="003C00B7" w14:paraId="2B805CEA" w14:textId="77777777" w:rsidTr="007D257B">
        <w:trPr>
          <w:trHeight w:val="340"/>
        </w:trPr>
        <w:tc>
          <w:tcPr>
            <w:cnfStyle w:val="001000000000" w:firstRow="0" w:lastRow="0" w:firstColumn="1" w:lastColumn="0" w:oddVBand="0" w:evenVBand="0" w:oddHBand="0" w:evenHBand="0" w:firstRowFirstColumn="0" w:firstRowLastColumn="0" w:lastRowFirstColumn="0" w:lastRowLastColumn="0"/>
            <w:tcW w:w="1838" w:type="dxa"/>
          </w:tcPr>
          <w:p w14:paraId="5B2D42CC" w14:textId="7090B85E" w:rsidR="007B04D7" w:rsidRPr="007B04D7" w:rsidRDefault="00532A76" w:rsidP="00243E9C">
            <w:del w:id="1476" w:author="Cailleret Levi (cailllev)" w:date="2020-12-14T10:55:00Z">
              <w:r w:rsidDel="00C30CE8">
                <w:rPr>
                  <w:sz w:val="20"/>
                  <w:szCs w:val="20"/>
                </w:rPr>
                <w:delText>p</w:delText>
              </w:r>
              <w:r w:rsidR="0082476A" w:rsidRPr="008216F9" w:rsidDel="00C30CE8">
                <w:rPr>
                  <w:sz w:val="20"/>
                  <w:szCs w:val="20"/>
                </w:rPr>
                <w:delText>dbPS1</w:delText>
              </w:r>
            </w:del>
            <w:ins w:id="1477" w:author="Cailleret Levi (cailllev)" w:date="2020-12-14T10:55:00Z">
              <w:r w:rsidR="00C30CE8">
                <w:rPr>
                  <w:sz w:val="20"/>
                  <w:szCs w:val="20"/>
                </w:rPr>
                <w:t>p</w:t>
              </w:r>
              <w:r w:rsidR="00C30CE8" w:rsidRPr="008216F9">
                <w:rPr>
                  <w:sz w:val="20"/>
                  <w:szCs w:val="20"/>
                </w:rPr>
                <w:t>db</w:t>
              </w:r>
              <w:r w:rsidR="00C30CE8">
                <w:rPr>
                  <w:sz w:val="20"/>
                  <w:szCs w:val="20"/>
                </w:rPr>
                <w:t>DLPS</w:t>
              </w:r>
              <w:r w:rsidR="00C30CE8" w:rsidRPr="008216F9">
                <w:rPr>
                  <w:sz w:val="20"/>
                  <w:szCs w:val="20"/>
                </w:rPr>
                <w:t>1</w:t>
              </w:r>
            </w:ins>
          </w:p>
        </w:tc>
        <w:tc>
          <w:tcPr>
            <w:tcW w:w="7232" w:type="dxa"/>
          </w:tcPr>
          <w:p w14:paraId="72686F3D" w14:textId="76A01333" w:rsidR="007B04D7" w:rsidRPr="007B04D7" w:rsidRDefault="00C30CE8" w:rsidP="00DC4916">
            <w:pPr>
              <w:keepNext/>
              <w:cnfStyle w:val="000000000000" w:firstRow="0" w:lastRow="0" w:firstColumn="0" w:lastColumn="0" w:oddVBand="0" w:evenVBand="0" w:oddHBand="0" w:evenHBand="0" w:firstRowFirstColumn="0" w:firstRowLastColumn="0" w:lastRowFirstColumn="0" w:lastRowLastColumn="0"/>
            </w:pPr>
            <w:ins w:id="1478" w:author="Cailleret Levi (cailllev)" w:date="2020-12-14T10:55:00Z">
              <w:r>
                <w:rPr>
                  <w:noProof/>
                </w:rPr>
                <w:t>DL</w:t>
              </w:r>
            </w:ins>
            <w:r w:rsidR="00925DF4">
              <w:rPr>
                <w:noProof/>
              </w:rPr>
              <w:t>PS</w:t>
            </w:r>
            <w:r w:rsidR="0082476A">
              <w:rPr>
                <w:noProof/>
              </w:rPr>
              <w:t xml:space="preserve"> 1 erkennt einen Angreifer auf einer Datenbank</w:t>
            </w:r>
            <w:ins w:id="1479" w:author="Bernhard Tellenbach" w:date="2020-12-12T15:39:00Z">
              <w:r w:rsidR="00611232">
                <w:rPr>
                  <w:noProof/>
                </w:rPr>
                <w:t xml:space="preserve"> und wirft ihn raus</w:t>
              </w:r>
              <w:del w:id="1480" w:author="Cailleret Levi (cailllev)" w:date="2020-12-14T11:00:00Z">
                <w:r w:rsidR="00611232" w:rsidDel="001B69EF">
                  <w:rPr>
                    <w:noProof/>
                  </w:rPr>
                  <w:delText xml:space="preserve"> (?)</w:delText>
                </w:r>
              </w:del>
            </w:ins>
            <w:r w:rsidR="0082476A">
              <w:rPr>
                <w:noProof/>
              </w:rPr>
              <w:t>.</w:t>
            </w:r>
          </w:p>
        </w:tc>
      </w:tr>
    </w:tbl>
    <w:p w14:paraId="717D3BF9" w14:textId="1CA5366B" w:rsidR="009D2A03" w:rsidDel="00947A96" w:rsidRDefault="00947A96">
      <w:pPr>
        <w:pStyle w:val="Caption"/>
        <w:jc w:val="center"/>
        <w:rPr>
          <w:del w:id="1481" w:author="Cailleret Levi (cailllev)" w:date="2020-12-16T08:52:00Z"/>
        </w:rPr>
        <w:pPrChange w:id="1482" w:author="Cailleret Levi (cailllev)" w:date="2020-12-16T08:52:00Z">
          <w:pPr>
            <w:pStyle w:val="Caption"/>
            <w:spacing w:after="0"/>
            <w:ind w:left="1416" w:firstLine="708"/>
          </w:pPr>
        </w:pPrChange>
      </w:pPr>
      <w:ins w:id="1483" w:author="Cailleret Levi (cailllev)" w:date="2020-12-16T08:52:00Z">
        <w:r>
          <w:br/>
        </w:r>
        <w:bookmarkStart w:id="1484" w:name="_Toc59002710"/>
        <w:r>
          <w:t xml:space="preserve">Tabelle </w:t>
        </w:r>
      </w:ins>
      <w:ins w:id="1485" w:author="Cailleret Levi (cailllev)" w:date="2020-12-16T09:03:00Z">
        <w:r w:rsidR="003F0990">
          <w:rPr>
            <w:i w:val="0"/>
          </w:rPr>
          <w:fldChar w:fldCharType="begin"/>
        </w:r>
        <w:r w:rsidR="003F0990">
          <w:instrText xml:space="preserve"> SEQ Tabelle \* ARABIC </w:instrText>
        </w:r>
      </w:ins>
      <w:r w:rsidR="003F0990">
        <w:rPr>
          <w:i w:val="0"/>
        </w:rPr>
        <w:fldChar w:fldCharType="separate"/>
      </w:r>
      <w:ins w:id="1486" w:author="Cailleret Levi (cailllev)" w:date="2020-12-18T11:13:00Z">
        <w:r w:rsidR="00575D65">
          <w:rPr>
            <w:noProof/>
          </w:rPr>
          <w:t>3</w:t>
        </w:r>
      </w:ins>
      <w:ins w:id="1487" w:author="Cailleret Levi (cailllev)" w:date="2020-12-16T09:03:00Z">
        <w:r w:rsidR="003F0990">
          <w:rPr>
            <w:i w:val="0"/>
          </w:rPr>
          <w:fldChar w:fldCharType="end"/>
        </w:r>
      </w:ins>
      <w:ins w:id="1488" w:author="Cailleret Levi (cailllev)" w:date="2020-12-16T08:52:00Z">
        <w:r>
          <w:t>: Legender der Wahrscheinlichkeiten des Modells 1.0</w:t>
        </w:r>
      </w:ins>
      <w:bookmarkEnd w:id="1484"/>
    </w:p>
    <w:p w14:paraId="4C43C495" w14:textId="05DF32AE" w:rsidR="00C160FD" w:rsidDel="00947A96" w:rsidRDefault="00FB6BB5">
      <w:pPr>
        <w:pStyle w:val="Caption"/>
        <w:spacing w:after="0"/>
        <w:ind w:left="1416" w:firstLine="708"/>
        <w:jc w:val="center"/>
        <w:rPr>
          <w:del w:id="1489" w:author="Cailleret Levi (cailllev)" w:date="2020-12-16T08:52:00Z"/>
        </w:rPr>
        <w:pPrChange w:id="1490" w:author="Cailleret Levi (cailllev)" w:date="2020-12-16T08:52:00Z">
          <w:pPr>
            <w:pStyle w:val="Caption"/>
            <w:spacing w:after="0"/>
            <w:ind w:left="1416" w:firstLine="708"/>
          </w:pPr>
        </w:pPrChange>
      </w:pPr>
      <w:del w:id="1491" w:author="Cailleret Levi (cailllev)" w:date="2020-12-16T08:52:00Z">
        <w:r w:rsidDel="00947A96">
          <w:delText xml:space="preserve">Figure </w:delText>
        </w:r>
        <w:r w:rsidDel="00947A96">
          <w:rPr>
            <w:i w:val="0"/>
          </w:rPr>
          <w:fldChar w:fldCharType="begin"/>
        </w:r>
        <w:r w:rsidDel="00947A96">
          <w:delInstrText xml:space="preserve"> SEQ Figure \* ARABIC </w:delInstrText>
        </w:r>
        <w:r w:rsidDel="00947A96">
          <w:rPr>
            <w:i w:val="0"/>
          </w:rPr>
          <w:fldChar w:fldCharType="separate"/>
        </w:r>
        <w:r w:rsidR="008B2AEE" w:rsidDel="00947A96">
          <w:rPr>
            <w:noProof/>
          </w:rPr>
          <w:delText>9</w:delText>
        </w:r>
        <w:r w:rsidDel="00947A96">
          <w:rPr>
            <w:i w:val="0"/>
          </w:rPr>
          <w:fldChar w:fldCharType="end"/>
        </w:r>
        <w:r w:rsidDel="00947A96">
          <w:delText>: Legender der Wahrscheinlichkeiten</w:delText>
        </w:r>
      </w:del>
      <w:del w:id="1492" w:author="Cailleret Levi (cailllev)" w:date="2020-12-16T08:50:00Z">
        <w:r w:rsidDel="0079462F">
          <w:delText>,</w:delText>
        </w:r>
      </w:del>
      <w:del w:id="1493" w:author="Cailleret Levi (cailllev)" w:date="2020-12-16T08:52:00Z">
        <w:r w:rsidDel="00947A96">
          <w:delText xml:space="preserve"> Modell 1.0</w:delText>
        </w:r>
      </w:del>
    </w:p>
    <w:p w14:paraId="23A008CE" w14:textId="77777777" w:rsidR="008C6AB8" w:rsidRDefault="008C6AB8">
      <w:pPr>
        <w:pStyle w:val="Caption"/>
        <w:jc w:val="center"/>
        <w:rPr>
          <w:ins w:id="1494" w:author="Cailleret Levi (cailllev)" w:date="2020-12-16T08:52:00Z"/>
        </w:rPr>
        <w:pPrChange w:id="1495" w:author="Cailleret Levi (cailllev)" w:date="2020-12-16T08:52:00Z">
          <w:pPr>
            <w:pStyle w:val="Caption"/>
          </w:pPr>
        </w:pPrChange>
      </w:pPr>
    </w:p>
    <w:p w14:paraId="6CC6563A" w14:textId="77777777" w:rsidR="00947A96" w:rsidRPr="00DC4916" w:rsidRDefault="00947A96" w:rsidP="00DC4916">
      <w:pPr>
        <w:rPr>
          <w:ins w:id="1496" w:author="Cailleret Levi (cailllev)" w:date="2020-12-15T16:00:00Z"/>
        </w:rPr>
      </w:pPr>
    </w:p>
    <w:p w14:paraId="0FA59035" w14:textId="51F50562" w:rsidR="008C6AB8" w:rsidRDefault="008C6AB8" w:rsidP="008C6AB8">
      <w:pPr>
        <w:rPr>
          <w:ins w:id="1497" w:author="Cailleret Levi (cailllev)" w:date="2020-12-15T16:00:00Z"/>
        </w:rPr>
      </w:pPr>
      <w:ins w:id="1498" w:author="Cailleret Levi (cailllev)" w:date="2020-12-15T16:00:00Z">
        <w:r>
          <w:t>Der Angreifer startet im Zustand "Internet" und hat dort pro Zeitschritt die Möglichkeit</w:t>
        </w:r>
      </w:ins>
      <w:ins w:id="1499" w:author="Cailleret Levi (cailllev)" w:date="2020-12-19T19:30:00Z">
        <w:r w:rsidR="0053170E">
          <w:t>,</w:t>
        </w:r>
      </w:ins>
      <w:ins w:id="1500" w:author="Cailleret Levi (cailllev)" w:date="2020-12-15T16:00:00Z">
        <w:r>
          <w:t xml:space="preserve"> mit einer bestimmten Wahrscheinlichkeit in den Zustand "Authorizer" zu gelangen. So geht es weiter von "Authorizer" zu "Planner" und dann in eine der drei möglichen "DB"s. Zusätzlich zum zugrundeliegenden Modell wurden weitere Zustände in das eigene Modell eingefügt. Die Zustände "Honeypot" simulieren den Einsatz von Honeypots als Verteidigungsstrategie. Sie sollen einen Angreifer anlocken</w:t>
        </w:r>
      </w:ins>
      <w:ins w:id="1501" w:author="Cailleret Levi (cailllev)" w:date="2020-12-19T19:31:00Z">
        <w:r w:rsidR="00EA6617">
          <w:t>,</w:t>
        </w:r>
      </w:ins>
      <w:ins w:id="1502" w:author="Cailleret Levi (cailllev)" w:date="2020-12-15T16:00:00Z">
        <w:r>
          <w:t xml:space="preserve"> und ihn so auf einen falschen Weg lenken. Im besten Fall glaubt er Angreifer, wenn er den Honeypot betritt, dass er sein Ziel erreicht hat und entwendet dort Daten, die er für wertvoll hält. </w:t>
        </w:r>
      </w:ins>
    </w:p>
    <w:p w14:paraId="3307F4B9" w14:textId="10919CF1" w:rsidR="00557B06" w:rsidRDefault="008C6AB8" w:rsidP="00D3634F">
      <w:commentRangeStart w:id="1503"/>
      <w:ins w:id="1504" w:author="Cailleret Levi (cailllev)" w:date="2020-12-15T16:00:00Z">
        <w:r>
          <w:t>Weiter</w:t>
        </w:r>
      </w:ins>
      <w:ins w:id="1505" w:author="Cailleret Levi (cailllev)" w:date="2020-12-19T19:31:00Z">
        <w:r w:rsidR="00EA6617">
          <w:t>e</w:t>
        </w:r>
      </w:ins>
      <w:ins w:id="1506" w:author="Cailleret Levi (cailllev)" w:date="2020-12-15T16:00:00Z">
        <w:r>
          <w:t xml:space="preserve"> Ergänzungen sind das Intrusion Prevention System, folgend IPS, und das Data Loss Prevention System, folgend DLPS. Sie stellen die Verteidigung des Netzwerkes dar.</w:t>
        </w:r>
        <w:commentRangeEnd w:id="1503"/>
        <w:r>
          <w:rPr>
            <w:rStyle w:val="CommentReference"/>
          </w:rPr>
          <w:commentReference w:id="1503"/>
        </w:r>
        <w:r>
          <w:t xml:space="preserve"> Im Folgenden wird mit "Präventionssystem" gleichermassen auf das IPS und auf das DLPS verwiesen. Das IPS ist in diesem Modell eine Mischung von Intrusion Detection System und Intrusion Prevention System. Bei einem entdeckten Angriff wird der Verursacher aus dem Netzwerk geworfen. Dies konkret zu </w:t>
        </w:r>
      </w:ins>
      <w:ins w:id="1507" w:author="Cailleret Levi (cailllev)" w:date="2020-12-19T19:31:00Z">
        <w:r w:rsidR="00EA6617">
          <w:t>i</w:t>
        </w:r>
      </w:ins>
      <w:ins w:id="1508" w:author="Cailleret Levi (cailllev)" w:date="2020-12-15T16:00:00Z">
        <w:r>
          <w:t>mplementieren</w:t>
        </w:r>
      </w:ins>
      <w:ins w:id="1509" w:author="Cailleret Levi (cailllev)" w:date="2020-12-19T19:31:00Z">
        <w:r w:rsidR="00EA6617">
          <w:t>,</w:t>
        </w:r>
      </w:ins>
      <w:ins w:id="1510" w:author="Cailleret Levi (cailllev)" w:date="2020-12-15T16:00:00Z">
        <w:r>
          <w:t xml:space="preserve"> oder genauer zu erläutern</w:t>
        </w:r>
      </w:ins>
      <w:ins w:id="1511" w:author="Cailleret Levi (cailllev)" w:date="2020-12-19T19:31:00Z">
        <w:r w:rsidR="00EA6617">
          <w:t>,</w:t>
        </w:r>
      </w:ins>
      <w:ins w:id="1512" w:author="Cailleret Levi (cailllev)" w:date="2020-12-15T16:00:00Z">
        <w:r>
          <w:t xml:space="preserve"> liegt nicht im Rahmen dieser Arbeit. Auch das DLPS kickt den Verursacher aus dem Netzwerk, sollte es eine Datenextraktion erkennen. Auch das Problem, dass normale Nutzer von einem IDS, IPS oder DLPS als Angreifer klassifiziert werden können, wird nicht weiter aufgegriffen. Bei schon existierende Produkten und MTDs ist diese Problematik bekannt und würde hier erst bei einer konkreten Implementation relevant sein.</w:t>
        </w:r>
      </w:ins>
      <w:r w:rsidR="00557B06">
        <w:br w:type="page"/>
      </w:r>
    </w:p>
    <w:p w14:paraId="1AD483DA" w14:textId="76C84E5B" w:rsidR="00315E4E" w:rsidRPr="00B33318" w:rsidRDefault="003800C8" w:rsidP="00EE1E53">
      <w:pPr>
        <w:pStyle w:val="Heading2"/>
      </w:pPr>
      <w:bookmarkStart w:id="1513" w:name="_Toc59300834"/>
      <w:r>
        <w:lastRenderedPageBreak/>
        <w:t>Hilfsmittel und Frameworks</w:t>
      </w:r>
      <w:bookmarkEnd w:id="1513"/>
    </w:p>
    <w:p w14:paraId="16645CBA" w14:textId="6CB52496" w:rsidR="00700462" w:rsidRDefault="0014627F" w:rsidP="00EE1E53">
      <w:ins w:id="1514" w:author="Cailleret Levi (cailllev)" w:date="2020-12-14T08:47:00Z">
        <w:r>
          <w:t xml:space="preserve">Die </w:t>
        </w:r>
      </w:ins>
      <w:commentRangeStart w:id="1515"/>
      <w:r w:rsidR="0008278E">
        <w:t xml:space="preserve">Version 1.0 des Modells </w:t>
      </w:r>
      <w:del w:id="1516" w:author="Cailleret Levi (cailllev)" w:date="2020-12-14T08:47:00Z">
        <w:r w:rsidR="00ED0727" w:rsidDel="0014627F">
          <w:delText xml:space="preserve">ist eine sehr abstrakte und </w:delText>
        </w:r>
        <w:r w:rsidR="00CE37F4" w:rsidDel="0014627F">
          <w:delText xml:space="preserve">noch nicht </w:delText>
        </w:r>
        <w:r w:rsidR="006647A4" w:rsidDel="0014627F">
          <w:delText>ausgereifte</w:delText>
        </w:r>
        <w:r w:rsidR="00ED0727" w:rsidDel="0014627F">
          <w:delText xml:space="preserve"> Umsetzung</w:delText>
        </w:r>
        <w:commentRangeEnd w:id="1515"/>
        <w:r w:rsidR="00611232" w:rsidDel="0014627F">
          <w:rPr>
            <w:rStyle w:val="CommentReference"/>
          </w:rPr>
          <w:commentReference w:id="1515"/>
        </w:r>
      </w:del>
      <w:ins w:id="1517" w:author="Cailleret Levi (cailllev)" w:date="2020-12-14T08:47:00Z">
        <w:r w:rsidR="000644B6">
          <w:t xml:space="preserve">wird als Entwurf </w:t>
        </w:r>
      </w:ins>
      <w:ins w:id="1518" w:author="Cailleret Levi (cailllev)" w:date="2020-12-14T08:49:00Z">
        <w:r w:rsidR="00AC2FFC">
          <w:t>genutzt,</w:t>
        </w:r>
      </w:ins>
      <w:ins w:id="1519" w:author="Cailleret Levi (cailllev)" w:date="2020-12-14T08:47:00Z">
        <w:r w:rsidR="000644B6">
          <w:t xml:space="preserve"> um die</w:t>
        </w:r>
        <w:r w:rsidR="00D2360C">
          <w:t xml:space="preserve"> Ziele der Arbeit</w:t>
        </w:r>
      </w:ins>
      <w:ins w:id="1520" w:author="Cailleret Levi (cailllev)" w:date="2020-12-14T08:48:00Z">
        <w:r w:rsidR="00D2360C">
          <w:t xml:space="preserve"> genau</w:t>
        </w:r>
      </w:ins>
      <w:ins w:id="1521" w:author="Cailleret Levi (cailllev)" w:date="2020-12-14T10:19:00Z">
        <w:r w:rsidR="00D96E59">
          <w:t>er</w:t>
        </w:r>
      </w:ins>
      <w:ins w:id="1522" w:author="Cailleret Levi (cailllev)" w:date="2020-12-14T08:48:00Z">
        <w:r w:rsidR="00D2360C">
          <w:t xml:space="preserve"> zu definieren</w:t>
        </w:r>
      </w:ins>
      <w:r w:rsidR="00ED0727">
        <w:t>.</w:t>
      </w:r>
      <w:ins w:id="1523" w:author="Cailleret Levi (cailllev)" w:date="2020-12-14T08:48:00Z">
        <w:r w:rsidR="00B24671">
          <w:t xml:space="preserve"> Zudem </w:t>
        </w:r>
      </w:ins>
      <w:ins w:id="1524" w:author="Cailleret Levi (cailllev)" w:date="2020-12-14T08:50:00Z">
        <w:r w:rsidR="006C61F5">
          <w:t>können</w:t>
        </w:r>
      </w:ins>
      <w:ins w:id="1525" w:author="Cailleret Levi (cailllev)" w:date="2020-12-14T08:49:00Z">
        <w:r w:rsidR="00022D56">
          <w:t xml:space="preserve"> damit die geeigneten Fra</w:t>
        </w:r>
      </w:ins>
      <w:ins w:id="1526" w:author="Cailleret Levi (cailllev)" w:date="2020-12-14T08:50:00Z">
        <w:r w:rsidR="00022D56">
          <w:t xml:space="preserve">meworks </w:t>
        </w:r>
      </w:ins>
      <w:ins w:id="1527" w:author="Cailleret Levi (cailllev)" w:date="2020-12-15T15:36:00Z">
        <w:r w:rsidR="00274D60">
          <w:t>für die RL Agenten</w:t>
        </w:r>
      </w:ins>
      <w:ins w:id="1528" w:author="Cailleret Levi (cailllev)" w:date="2020-12-14T08:50:00Z">
        <w:r w:rsidR="006C61F5">
          <w:t xml:space="preserve"> erörter</w:t>
        </w:r>
      </w:ins>
      <w:ins w:id="1529" w:author="Cailleret Levi (cailllev)" w:date="2020-12-14T08:51:00Z">
        <w:r w:rsidR="006C61F5">
          <w:t>t werden.</w:t>
        </w:r>
      </w:ins>
      <w:r w:rsidR="00ED0727">
        <w:t xml:space="preserve"> </w:t>
      </w:r>
      <w:r w:rsidR="00C221C1">
        <w:t>Das Gespräch mit einem</w:t>
      </w:r>
      <w:r w:rsidR="00BF3AA3">
        <w:t xml:space="preserve"> </w:t>
      </w:r>
      <w:r w:rsidR="00C221C1">
        <w:t xml:space="preserve">Fachmann </w:t>
      </w:r>
      <w:r w:rsidR="00BF3AA3">
        <w:t>a</w:t>
      </w:r>
      <w:r w:rsidR="00C221C1">
        <w:t xml:space="preserve">uf dem Gebiet </w:t>
      </w:r>
      <w:r w:rsidR="00BF3AA3">
        <w:t xml:space="preserve">des </w:t>
      </w:r>
      <w:r w:rsidR="006647A4">
        <w:t>R</w:t>
      </w:r>
      <w:r w:rsidR="001C219E">
        <w:t xml:space="preserve">einforcement </w:t>
      </w:r>
      <w:r w:rsidR="00995942">
        <w:t>Learning</w:t>
      </w:r>
      <w:del w:id="1530" w:author="Cailleret Levi (cailllev)" w:date="2020-12-14T11:57:00Z">
        <w:r w:rsidR="00BF3AA3" w:rsidDel="00A07162">
          <w:delText xml:space="preserve"> «</w:delText>
        </w:r>
      </w:del>
      <w:ins w:id="1531" w:author="Cailleret Levi (cailllev)" w:date="2020-12-14T11:57:00Z">
        <w:r w:rsidR="00A07162">
          <w:t xml:space="preserve">, </w:t>
        </w:r>
      </w:ins>
      <w:r w:rsidR="00BF3AA3" w:rsidRPr="00BF3AA3">
        <w:t>Dr. Volker Ziebart</w:t>
      </w:r>
      <w:del w:id="1532" w:author="Cailleret Levi (cailllev)" w:date="2020-12-14T11:57:00Z">
        <w:r w:rsidR="00BF3AA3" w:rsidDel="00A07162">
          <w:delText xml:space="preserve">» </w:delText>
        </w:r>
      </w:del>
      <w:ins w:id="1533" w:author="Cailleret Levi (cailllev)" w:date="2020-12-14T11:57:00Z">
        <w:r w:rsidR="00A07162">
          <w:t xml:space="preserve">, </w:t>
        </w:r>
      </w:ins>
      <w:r w:rsidR="002F0E5A">
        <w:t>zeigt</w:t>
      </w:r>
      <w:del w:id="1534" w:author="Cailleret Levi (cailllev)" w:date="2020-12-14T08:49:00Z">
        <w:r w:rsidR="00E43326" w:rsidDel="00022D56">
          <w:delText>e</w:delText>
        </w:r>
      </w:del>
      <w:r w:rsidR="002F0E5A">
        <w:t xml:space="preserve"> auf</w:t>
      </w:r>
      <w:r w:rsidR="00B33318">
        <w:t>,</w:t>
      </w:r>
      <w:r w:rsidR="002F0E5A">
        <w:t xml:space="preserve"> welche Werkzeuge für gewöhnlich verwendet werden</w:t>
      </w:r>
      <w:r w:rsidR="006C33C5">
        <w:t>,</w:t>
      </w:r>
      <w:r w:rsidR="002F0E5A">
        <w:t xml:space="preserve"> um </w:t>
      </w:r>
      <w:r w:rsidR="006C33C5">
        <w:t>RL</w:t>
      </w:r>
      <w:r w:rsidR="002F0E5A">
        <w:t xml:space="preserve"> Agenten zu trainieren</w:t>
      </w:r>
      <w:ins w:id="1535" w:author="Cailleret Levi (cailllev)" w:date="2020-12-19T19:31:00Z">
        <w:r w:rsidR="00C3535A">
          <w:t>,</w:t>
        </w:r>
      </w:ins>
      <w:r w:rsidR="002F0E5A">
        <w:t xml:space="preserve"> und de</w:t>
      </w:r>
      <w:r w:rsidR="006C33C5">
        <w:t>r</w:t>
      </w:r>
      <w:r w:rsidR="002F0E5A">
        <w:t>en Lern-Umgebung aufzubauen.</w:t>
      </w:r>
      <w:r w:rsidR="000D41CE">
        <w:t xml:space="preserve"> </w:t>
      </w:r>
      <w:del w:id="1536" w:author="Cailleret Levi (cailllev)" w:date="2020-12-19T19:32:00Z">
        <w:r w:rsidR="000D41CE" w:rsidDel="009C1F14">
          <w:delText xml:space="preserve">In dieser Arbeit wird </w:delText>
        </w:r>
        <w:r w:rsidR="00FE2DC1" w:rsidDel="009C1F14">
          <w:delText xml:space="preserve">Gym aus </w:delText>
        </w:r>
        <w:r w:rsidR="007F2727" w:rsidDel="009C1F14">
          <w:delText>OpenAI</w:delText>
        </w:r>
        <w:r w:rsidR="00FE2DC1" w:rsidDel="009C1F14">
          <w:delText xml:space="preserve"> als auch </w:delText>
        </w:r>
        <w:r w:rsidR="007F2727" w:rsidDel="009C1F14">
          <w:delText>S</w:delText>
        </w:r>
        <w:r w:rsidR="00D06B70" w:rsidDel="009C1F14">
          <w:delText xml:space="preserve">table </w:delText>
        </w:r>
        <w:r w:rsidR="007F2727" w:rsidDel="009C1F14">
          <w:delText>B</w:delText>
        </w:r>
        <w:r w:rsidR="00D06B70" w:rsidDel="009C1F14">
          <w:delText>aslines</w:delText>
        </w:r>
        <w:r w:rsidR="00583A52" w:rsidDel="009C1F14">
          <w:delText xml:space="preserve"> 3</w:delText>
        </w:r>
        <w:r w:rsidR="00D06B70" w:rsidDel="009C1F14">
          <w:delText xml:space="preserve"> genutzt.</w:delText>
        </w:r>
      </w:del>
      <w:ins w:id="1537" w:author="Cailleret Levi (cailllev)" w:date="2020-12-19T19:32:00Z">
        <w:r w:rsidR="009C1F14">
          <w:t xml:space="preserve">Aus den </w:t>
        </w:r>
      </w:ins>
      <w:ins w:id="1538" w:author="Cailleret Levi (cailllev)" w:date="2020-12-19T19:33:00Z">
        <w:r w:rsidR="009C1F14">
          <w:t>Erkenntnissen des Gesprächs ist der Entscheid</w:t>
        </w:r>
        <w:r w:rsidR="00A05E76">
          <w:t xml:space="preserve"> auf Gym von OpenAI und Stable Baselines 3 gefallen.</w:t>
        </w:r>
      </w:ins>
    </w:p>
    <w:p w14:paraId="2F61C7AF" w14:textId="6322D027" w:rsidR="005750CC" w:rsidRDefault="00934535" w:rsidP="00EE1E53">
      <w:r w:rsidRPr="0001686A">
        <w:rPr>
          <w:b/>
          <w:bCs/>
        </w:rPr>
        <w:t>OpenAI Gym</w:t>
      </w:r>
      <w:r w:rsidR="007F6B67" w:rsidRPr="0001686A">
        <w:rPr>
          <w:b/>
          <w:bCs/>
        </w:rPr>
        <w:t>:</w:t>
      </w:r>
      <w:r w:rsidR="007F6B67">
        <w:t xml:space="preserve"> Dies</w:t>
      </w:r>
      <w:r w:rsidR="00FB38F4">
        <w:t xml:space="preserve"> </w:t>
      </w:r>
      <w:r w:rsidR="007F6B67">
        <w:t>ist</w:t>
      </w:r>
      <w:r>
        <w:t xml:space="preserve"> ein </w:t>
      </w:r>
      <w:r w:rsidR="001B259C">
        <w:t>Werkzeug</w:t>
      </w:r>
      <w:r w:rsidR="00936CFB">
        <w:t>,</w:t>
      </w:r>
      <w:r w:rsidR="001B259C">
        <w:t xml:space="preserve"> welches für die Entwicklung und den Vergleich von </w:t>
      </w:r>
      <w:r w:rsidR="006C33C5">
        <w:t>RL</w:t>
      </w:r>
      <w:r w:rsidR="001B259C">
        <w:t xml:space="preserve"> </w:t>
      </w:r>
      <w:r w:rsidR="005D7D7E">
        <w:t>Agenten</w:t>
      </w:r>
      <w:r w:rsidR="001B259C">
        <w:t xml:space="preserve"> genutzt wird. </w:t>
      </w:r>
      <w:r w:rsidR="00BA1C56">
        <w:t xml:space="preserve">Gym ist eine </w:t>
      </w:r>
      <w:del w:id="1539" w:author="Cailleret Levi (cailllev)" w:date="2020-12-19T19:33:00Z">
        <w:r w:rsidR="00BA1C56" w:rsidDel="00A05E76">
          <w:delText>open</w:delText>
        </w:r>
      </w:del>
      <w:ins w:id="1540" w:author="Cailleret Levi (cailllev)" w:date="2020-12-19T19:33:00Z">
        <w:r w:rsidR="00A05E76">
          <w:t>Open</w:t>
        </w:r>
      </w:ins>
      <w:del w:id="1541" w:author="Cailleret Levi (cailllev)" w:date="2020-12-19T19:33:00Z">
        <w:r w:rsidR="00BA1C56" w:rsidDel="00A05E76">
          <w:delText>-s</w:delText>
        </w:r>
      </w:del>
      <w:ins w:id="1542" w:author="Cailleret Levi (cailllev)" w:date="2020-12-19T19:33:00Z">
        <w:r w:rsidR="00A05E76">
          <w:t xml:space="preserve"> S</w:t>
        </w:r>
      </w:ins>
      <w:r w:rsidR="00BA1C56">
        <w:t xml:space="preserve">ource </w:t>
      </w:r>
      <w:r w:rsidR="00936CFB">
        <w:t>Bibliothek</w:t>
      </w:r>
      <w:r w:rsidR="00BA1C56">
        <w:t xml:space="preserve">, welche </w:t>
      </w:r>
      <w:r w:rsidR="005D3717">
        <w:t>Zugriff</w:t>
      </w:r>
      <w:r w:rsidR="00BA1C56">
        <w:t xml:space="preserve"> auf eine </w:t>
      </w:r>
      <w:r w:rsidR="00D87559">
        <w:t>standardisierte</w:t>
      </w:r>
      <w:r w:rsidR="00BA1C56">
        <w:t xml:space="preserve"> </w:t>
      </w:r>
      <w:r w:rsidR="00936CFB">
        <w:t>Umgebung</w:t>
      </w:r>
      <w:r w:rsidR="00BA1C56">
        <w:t xml:space="preserve"> ermöglicht.</w:t>
      </w:r>
      <w:r w:rsidR="004678D1">
        <w:t xml:space="preserve"> Mit </w:t>
      </w:r>
      <w:r w:rsidR="00036147">
        <w:t>dieser</w:t>
      </w:r>
      <w:r w:rsidR="004678D1">
        <w:t xml:space="preserve"> </w:t>
      </w:r>
      <w:r w:rsidR="00936CFB">
        <w:t>Bibliothek</w:t>
      </w:r>
      <w:r w:rsidR="004678D1">
        <w:t xml:space="preserve"> ist es</w:t>
      </w:r>
      <w:r w:rsidR="00036147">
        <w:t xml:space="preserve"> </w:t>
      </w:r>
      <w:r w:rsidR="004678D1">
        <w:t>möglich</w:t>
      </w:r>
      <w:r w:rsidR="00266142">
        <w:t>,</w:t>
      </w:r>
      <w:r w:rsidR="00936CFB">
        <w:t xml:space="preserve"> </w:t>
      </w:r>
      <w:del w:id="1543" w:author="Cailleret Levi (cailllev)" w:date="2020-12-14T08:51:00Z">
        <w:r w:rsidR="00936CFB" w:rsidDel="00532500">
          <w:delText xml:space="preserve">die </w:delText>
        </w:r>
      </w:del>
      <w:ins w:id="1544" w:author="Cailleret Levi (cailllev)" w:date="2020-12-14T08:51:00Z">
        <w:r w:rsidR="00532500">
          <w:t xml:space="preserve">eine </w:t>
        </w:r>
      </w:ins>
      <w:ins w:id="1545" w:author="Cailleret Levi (cailllev)" w:date="2020-12-14T08:52:00Z">
        <w:r w:rsidR="00532500">
          <w:t>standardisierte</w:t>
        </w:r>
      </w:ins>
      <w:ins w:id="1546" w:author="Cailleret Levi (cailllev)" w:date="2020-12-14T08:51:00Z">
        <w:r w:rsidR="00532500">
          <w:t xml:space="preserve"> </w:t>
        </w:r>
      </w:ins>
      <w:r w:rsidR="00036147">
        <w:t>Test-</w:t>
      </w:r>
      <w:r w:rsidR="00936CFB">
        <w:t>Umgebung</w:t>
      </w:r>
      <w:r w:rsidR="00036147">
        <w:t xml:space="preserve"> </w:t>
      </w:r>
      <w:del w:id="1547" w:author="Cailleret Levi (cailllev)" w:date="2020-12-14T08:51:00Z">
        <w:r w:rsidR="00036147" w:rsidDel="00532500">
          <w:delText xml:space="preserve">des </w:delText>
        </w:r>
      </w:del>
      <w:ins w:id="1548" w:author="Cailleret Levi (cailllev)" w:date="2020-12-14T08:51:00Z">
        <w:r w:rsidR="00532500">
          <w:t xml:space="preserve">für </w:t>
        </w:r>
      </w:ins>
      <w:ins w:id="1549" w:author="Cailleret Levi (cailllev)" w:date="2020-12-15T15:36:00Z">
        <w:r w:rsidR="001D639F">
          <w:t xml:space="preserve">RL </w:t>
        </w:r>
      </w:ins>
      <w:r w:rsidR="00036147">
        <w:t>Agenten</w:t>
      </w:r>
      <w:r w:rsidR="00936CFB">
        <w:t xml:space="preserve"> </w:t>
      </w:r>
      <w:r w:rsidR="00091394">
        <w:t>zu definieren</w:t>
      </w:r>
      <w:r w:rsidR="00FE5130">
        <w:t xml:space="preserve"> </w:t>
      </w:r>
      <w:r w:rsidR="002C5A47">
        <w:fldChar w:fldCharType="begin"/>
      </w:r>
      <w:r w:rsidR="00DD197A">
        <w:instrText xml:space="preserve"> ADDIN ZOTERO_ITEM CSL_CITATION {"citationID":"0y1Absdh","properties":{"formattedCitation":"[20]","plainCitation":"[20]","noteIndex":0},"citationItems":[{"id":162,"uris":["http://zotero.org/users/6945396/items/IG6AWNGQ"],"uri":["http://zotero.org/users/6945396/items/IG6AWNGQ"],"itemData":{"id":162,"type":"webpage","abstract":"A toolkit for developing and comparing reinforcement learning algorithms","title":"Gym: A toolkit for developing and comparing reinforcement learning algorithms","title-short":"Gym","URL":"https://gym.openai.com","author":[{"family":"OpenAI","given":""}],"accessed":{"date-parts":[["2020",11,16]]}}}],"schema":"https://github.com/citation-style-language/schema/raw/master/csl-citation.json"} </w:instrText>
      </w:r>
      <w:r w:rsidR="002C5A47">
        <w:fldChar w:fldCharType="separate"/>
      </w:r>
      <w:r w:rsidR="000371EA" w:rsidRPr="000371EA">
        <w:rPr>
          <w:rFonts w:ascii="Calibri" w:hAnsi="Calibri" w:cs="Calibri"/>
        </w:rPr>
        <w:t>[20]</w:t>
      </w:r>
      <w:r w:rsidR="002C5A47">
        <w:fldChar w:fldCharType="end"/>
      </w:r>
      <w:r w:rsidR="00FE5130">
        <w:t>.</w:t>
      </w:r>
      <w:ins w:id="1550" w:author="Cailleret Levi (cailllev)" w:date="2020-12-14T08:52:00Z">
        <w:r w:rsidR="00386612">
          <w:t xml:space="preserve"> Zusätzlich kann die selbst definierte Test-Umgebung auf </w:t>
        </w:r>
      </w:ins>
      <w:ins w:id="1551" w:author="Cailleret Levi (cailllev)" w:date="2020-12-14T08:53:00Z">
        <w:r w:rsidR="00386612">
          <w:t>Kompatibilität</w:t>
        </w:r>
      </w:ins>
      <w:ins w:id="1552" w:author="Cailleret Levi (cailllev)" w:date="2020-12-14T08:52:00Z">
        <w:r w:rsidR="00386612">
          <w:t xml:space="preserve"> </w:t>
        </w:r>
      </w:ins>
      <w:ins w:id="1553" w:author="Cailleret Levi (cailllev)" w:date="2020-12-14T08:53:00Z">
        <w:r w:rsidR="00D1415D">
          <w:t xml:space="preserve">mit RL Agenten von Stable Baselines 3 </w:t>
        </w:r>
      </w:ins>
      <w:ins w:id="1554" w:author="Cailleret Levi (cailllev)" w:date="2020-12-14T08:54:00Z">
        <w:r w:rsidR="005F3C9F">
          <w:t>geprüft werden</w:t>
        </w:r>
      </w:ins>
      <w:ins w:id="1555" w:author="Cailleret Levi (cailllev)" w:date="2020-12-14T08:53:00Z">
        <w:r w:rsidR="00386612">
          <w:t>.</w:t>
        </w:r>
      </w:ins>
    </w:p>
    <w:p w14:paraId="6050A2C3" w14:textId="7E61EBF5" w:rsidR="004E7960" w:rsidRDefault="0066053D" w:rsidP="00EE1E53">
      <w:pPr>
        <w:rPr>
          <w:ins w:id="1556" w:author="Cailleret Levi (cailllev)" w:date="2020-12-15T15:40:00Z"/>
        </w:rPr>
      </w:pPr>
      <w:r>
        <w:rPr>
          <w:b/>
          <w:bCs/>
        </w:rPr>
        <w:t>S</w:t>
      </w:r>
      <w:r w:rsidR="00D36166" w:rsidRPr="0001686A">
        <w:rPr>
          <w:b/>
          <w:bCs/>
        </w:rPr>
        <w:t xml:space="preserve">table </w:t>
      </w:r>
      <w:r>
        <w:rPr>
          <w:b/>
          <w:bCs/>
        </w:rPr>
        <w:t>B</w:t>
      </w:r>
      <w:r w:rsidR="00D36166" w:rsidRPr="0001686A">
        <w:rPr>
          <w:b/>
          <w:bCs/>
        </w:rPr>
        <w:t>aselines</w:t>
      </w:r>
      <w:r w:rsidR="00583A52">
        <w:rPr>
          <w:b/>
          <w:bCs/>
        </w:rPr>
        <w:t xml:space="preserve"> 3</w:t>
      </w:r>
      <w:r w:rsidR="007F6B67" w:rsidRPr="0001686A">
        <w:rPr>
          <w:b/>
          <w:bCs/>
        </w:rPr>
        <w:t>:</w:t>
      </w:r>
      <w:r w:rsidR="007F6B67">
        <w:t xml:space="preserve"> Dies</w:t>
      </w:r>
      <w:r w:rsidR="00D36166">
        <w:t xml:space="preserve"> ist </w:t>
      </w:r>
      <w:r w:rsidR="00F2502C">
        <w:t>eine Erweiterung</w:t>
      </w:r>
      <w:r w:rsidR="00484531">
        <w:t xml:space="preserve"> für</w:t>
      </w:r>
      <w:r w:rsidR="00F2502C">
        <w:t xml:space="preserve"> Open</w:t>
      </w:r>
      <w:r w:rsidR="002B3C2F">
        <w:t>AI</w:t>
      </w:r>
      <w:r w:rsidR="00F2502C">
        <w:t xml:space="preserve"> Gym</w:t>
      </w:r>
      <w:r w:rsidR="00484531">
        <w:t>. Es handelt sich um ein</w:t>
      </w:r>
      <w:r w:rsidR="00FF7FA3">
        <w:t xml:space="preserve"> Set von verbesserten </w:t>
      </w:r>
      <w:r w:rsidR="00A84F3E">
        <w:t>I</w:t>
      </w:r>
      <w:r w:rsidR="00FF7FA3">
        <w:t xml:space="preserve">mplementationen von </w:t>
      </w:r>
      <w:r w:rsidR="006C33C5">
        <w:t>RL</w:t>
      </w:r>
      <w:r w:rsidR="00FF7FA3">
        <w:t xml:space="preserve"> </w:t>
      </w:r>
      <w:r w:rsidR="00F36DA9">
        <w:t>Agenten</w:t>
      </w:r>
      <w:r w:rsidR="0085381B">
        <w:t>,</w:t>
      </w:r>
      <w:r w:rsidR="00FF7FA3">
        <w:t xml:space="preserve"> auf denen man wiederum eigene Projekte aufbauen kann. </w:t>
      </w:r>
      <w:ins w:id="1557" w:author="Cailleret Levi (cailllev)" w:date="2020-12-15T15:38:00Z">
        <w:r w:rsidR="006953E6">
          <w:t>Wi</w:t>
        </w:r>
      </w:ins>
      <w:ins w:id="1558" w:author="Cailleret Levi (cailllev)" w:date="2020-12-15T15:39:00Z">
        <w:r w:rsidR="006953E6">
          <w:t>e dem Namen Stable Baselines zu entnehmen ist, sind diese Agenten</w:t>
        </w:r>
        <w:r w:rsidR="003928D1">
          <w:t xml:space="preserve"> </w:t>
        </w:r>
      </w:ins>
      <w:ins w:id="1559" w:author="Cailleret Levi (cailllev)" w:date="2020-12-15T15:43:00Z">
        <w:r w:rsidR="00526454">
          <w:t>von Anfang</w:t>
        </w:r>
      </w:ins>
      <w:ins w:id="1560" w:author="Cailleret Levi (cailllev)" w:date="2020-12-15T15:44:00Z">
        <w:r w:rsidR="00526454">
          <w:t xml:space="preserve"> an </w:t>
        </w:r>
      </w:ins>
      <w:ins w:id="1561" w:author="Cailleret Levi (cailllev)" w:date="2020-12-15T15:39:00Z">
        <w:r w:rsidR="003928D1">
          <w:t xml:space="preserve">"stabil" im </w:t>
        </w:r>
      </w:ins>
      <w:ins w:id="1562" w:author="Cailleret Levi (cailllev)" w:date="2020-12-15T15:42:00Z">
        <w:r w:rsidR="00DF7916">
          <w:t>Lernen</w:t>
        </w:r>
      </w:ins>
      <w:ins w:id="1563" w:author="Cailleret Levi (cailllev)" w:date="2020-12-15T15:39:00Z">
        <w:r w:rsidR="003928D1">
          <w:t xml:space="preserve">, </w:t>
        </w:r>
      </w:ins>
      <w:ins w:id="1564" w:author="Cailleret Levi (cailllev)" w:date="2020-12-15T15:42:00Z">
        <w:r w:rsidR="00DF7916">
          <w:t>das</w:t>
        </w:r>
      </w:ins>
      <w:ins w:id="1565" w:author="Cailleret Levi (cailllev)" w:date="2020-12-15T15:39:00Z">
        <w:r w:rsidR="003928D1">
          <w:t xml:space="preserve"> heisst</w:t>
        </w:r>
      </w:ins>
      <w:ins w:id="1566" w:author="Cailleret Levi (cailllev)" w:date="2020-12-19T19:33:00Z">
        <w:r w:rsidR="002707F5">
          <w:t>,</w:t>
        </w:r>
      </w:ins>
      <w:ins w:id="1567" w:author="Cailleret Levi (cailllev)" w:date="2020-12-15T15:39:00Z">
        <w:r w:rsidR="003928D1">
          <w:t xml:space="preserve"> die</w:t>
        </w:r>
        <w:r w:rsidR="006953E6">
          <w:t xml:space="preserve"> Hyperparameter</w:t>
        </w:r>
      </w:ins>
      <w:ins w:id="1568" w:author="Cailleret Levi (cailllev)" w:date="2020-12-15T15:40:00Z">
        <w:r w:rsidR="003928D1">
          <w:t xml:space="preserve"> </w:t>
        </w:r>
        <w:r w:rsidR="006D32D9">
          <w:t xml:space="preserve">müssen von Benutzern in der Regel nicht mehr angepasst </w:t>
        </w:r>
      </w:ins>
      <w:ins w:id="1569" w:author="Cailleret Levi (cailllev)" w:date="2020-12-15T15:44:00Z">
        <w:r w:rsidR="00E75140">
          <w:t>werden,</w:t>
        </w:r>
      </w:ins>
      <w:ins w:id="1570" w:author="Cailleret Levi (cailllev)" w:date="2020-12-15T15:40:00Z">
        <w:r w:rsidR="006D32D9">
          <w:t xml:space="preserve"> um erste nützliche </w:t>
        </w:r>
      </w:ins>
      <w:ins w:id="1571" w:author="Cailleret Levi (cailllev)" w:date="2020-12-15T15:42:00Z">
        <w:r w:rsidR="00175C4B">
          <w:t>Resultate</w:t>
        </w:r>
      </w:ins>
      <w:ins w:id="1572" w:author="Cailleret Levi (cailllev)" w:date="2020-12-15T15:40:00Z">
        <w:r w:rsidR="006D32D9">
          <w:t xml:space="preserve"> zu erhalten</w:t>
        </w:r>
        <w:r w:rsidR="003928D1">
          <w:t xml:space="preserve">. </w:t>
        </w:r>
      </w:ins>
      <w:ins w:id="1573" w:author="Cailleret Levi (cailllev)" w:date="2020-12-15T15:45:00Z">
        <w:r w:rsidR="00AC0DCE">
          <w:t>Für das Modell dieser Arbeit konnten die Hyperparameter direkt von Stable</w:t>
        </w:r>
        <w:r w:rsidR="00B6786A">
          <w:t xml:space="preserve"> Baselines übernommen werde</w:t>
        </w:r>
      </w:ins>
      <w:ins w:id="1574" w:author="Cailleret Levi (cailllev)" w:date="2020-12-15T15:46:00Z">
        <w:r w:rsidR="00B6786A">
          <w:t xml:space="preserve">n und sind nicht mehr angepasst worden. </w:t>
        </w:r>
        <w:r w:rsidR="007D19AB">
          <w:t>Nur in einem Aspekt</w:t>
        </w:r>
      </w:ins>
      <w:ins w:id="1575" w:author="Cailleret Levi (cailllev)" w:date="2020-12-15T15:47:00Z">
        <w:r w:rsidR="007D19AB">
          <w:t xml:space="preserve"> </w:t>
        </w:r>
        <w:r w:rsidR="00405B28">
          <w:t xml:space="preserve">dieser Arbeit </w:t>
        </w:r>
        <w:r w:rsidR="007D19AB">
          <w:t>wäre eine Überarbeitung</w:t>
        </w:r>
        <w:r w:rsidR="00405B28">
          <w:t xml:space="preserve"> sinnvol</w:t>
        </w:r>
        <w:r w:rsidR="0003010F">
          <w:t xml:space="preserve">l, mehr dazu im Kapitel </w:t>
        </w:r>
      </w:ins>
      <w:ins w:id="1576" w:author="Cailleret Levi (cailllev)" w:date="2020-12-15T15:48:00Z">
        <w:r w:rsidR="00EA04A6">
          <w:t>4.1.4.</w:t>
        </w:r>
      </w:ins>
    </w:p>
    <w:p w14:paraId="190A6D3F" w14:textId="0B506EB6" w:rsidR="00D36166" w:rsidRDefault="00D71961" w:rsidP="00EE1E53">
      <w:r>
        <w:t>Die</w:t>
      </w:r>
      <w:ins w:id="1577" w:author="Cailleret Levi (cailllev)" w:date="2020-12-15T15:42:00Z">
        <w:r w:rsidR="00175C4B">
          <w:t>se</w:t>
        </w:r>
      </w:ins>
      <w:r>
        <w:t xml:space="preserve"> verbesserten</w:t>
      </w:r>
      <w:del w:id="1578" w:author="Cailleret Levi (cailllev)" w:date="2020-12-15T15:42:00Z">
        <w:r w:rsidDel="00E24C19">
          <w:delText xml:space="preserve"> </w:delText>
        </w:r>
      </w:del>
      <w:del w:id="1579" w:author="Cailleret Levi (cailllev)" w:date="2020-12-15T15:41:00Z">
        <w:r w:rsidR="00851AFB" w:rsidDel="002D2949">
          <w:delText xml:space="preserve">und </w:delText>
        </w:r>
      </w:del>
      <w:del w:id="1580" w:author="Cailleret Levi (cailllev)" w:date="2020-12-15T15:40:00Z">
        <w:r w:rsidR="00851AFB" w:rsidDel="004E7960">
          <w:delText xml:space="preserve">vielzähligen </w:delText>
        </w:r>
        <w:r w:rsidR="0042589B" w:rsidDel="004E7960">
          <w:delText>vorgeschriebenen</w:delText>
        </w:r>
      </w:del>
      <w:r w:rsidR="0042589B">
        <w:t xml:space="preserve"> </w:t>
      </w:r>
      <w:r w:rsidR="00F36DA9">
        <w:t>Agenten</w:t>
      </w:r>
      <w:r w:rsidR="0042589B">
        <w:t xml:space="preserve"> decken eine </w:t>
      </w:r>
      <w:r w:rsidR="00A84F3E">
        <w:t>Vielzahl</w:t>
      </w:r>
      <w:r w:rsidR="0042589B">
        <w:t xml:space="preserve"> verschiedenen Ansätze ab und öffnen damit das Spektrum und die Einsetzbarkeit von Gym. </w:t>
      </w:r>
      <w:r w:rsidR="00A31C15">
        <w:t>So wird es einfacher für die Nutzer</w:t>
      </w:r>
      <w:ins w:id="1581" w:author="Cailleret Levi (cailllev)" w:date="2020-12-19T19:34:00Z">
        <w:r w:rsidR="002707F5">
          <w:t>,</w:t>
        </w:r>
      </w:ins>
      <w:r w:rsidR="00A31C15">
        <w:t xml:space="preserve"> und auch die </w:t>
      </w:r>
      <w:r w:rsidR="00A84F3E">
        <w:t>Industrie</w:t>
      </w:r>
      <w:ins w:id="1582" w:author="Cailleret Levi (cailllev)" w:date="2020-12-19T19:34:00Z">
        <w:r w:rsidR="002707F5">
          <w:t>,</w:t>
        </w:r>
      </w:ins>
      <w:r w:rsidR="00A31C15">
        <w:t xml:space="preserve"> funktionierende Techniken zu kopieren, abzuändern, zu ersetzen</w:t>
      </w:r>
      <w:ins w:id="1583" w:author="Cailleret Levi (cailllev)" w:date="2020-12-19T19:34:00Z">
        <w:r w:rsidR="002707F5">
          <w:t>,</w:t>
        </w:r>
      </w:ins>
      <w:r w:rsidR="00A31C15">
        <w:t xml:space="preserve"> und zu verbessern.</w:t>
      </w:r>
      <w:r w:rsidR="0016761E">
        <w:t xml:space="preserve"> </w:t>
      </w:r>
      <w:r w:rsidR="006647A4">
        <w:t>S</w:t>
      </w:r>
      <w:r w:rsidR="00853EA8">
        <w:t xml:space="preserve">table </w:t>
      </w:r>
      <w:r w:rsidR="006647A4">
        <w:t>B</w:t>
      </w:r>
      <w:r w:rsidR="00853EA8">
        <w:t>as</w:t>
      </w:r>
      <w:ins w:id="1584" w:author="Cailleret Levi (cailllev)" w:date="2020-12-15T15:44:00Z">
        <w:r w:rsidR="00E75140">
          <w:t>e</w:t>
        </w:r>
      </w:ins>
      <w:r w:rsidR="00853EA8">
        <w:t xml:space="preserve">lines wird verwendet </w:t>
      </w:r>
      <w:r w:rsidR="00DC3210">
        <w:t>um vordefinierte</w:t>
      </w:r>
      <w:r w:rsidR="00853EA8">
        <w:t xml:space="preserve"> </w:t>
      </w:r>
      <w:r w:rsidR="006C33C5">
        <w:t>RL</w:t>
      </w:r>
      <w:r w:rsidR="00853EA8">
        <w:t xml:space="preserve"> </w:t>
      </w:r>
      <w:r w:rsidR="00DC3210">
        <w:t>Agenten auf besagtem Model</w:t>
      </w:r>
      <w:r w:rsidR="002C0780">
        <w:t>l</w:t>
      </w:r>
      <w:r w:rsidR="00853EA8">
        <w:t xml:space="preserve"> zu </w:t>
      </w:r>
      <w:r w:rsidR="00DC3210">
        <w:t>trainieren</w:t>
      </w:r>
      <w:r w:rsidR="00FE5130">
        <w:t xml:space="preserve"> </w:t>
      </w:r>
      <w:r w:rsidR="0016761E">
        <w:fldChar w:fldCharType="begin"/>
      </w:r>
      <w:r w:rsidR="00DD197A">
        <w:instrText xml:space="preserve"> ADDIN ZOTERO_ITEM CSL_CITATION {"citationID":"wD6knqgL","properties":{"formattedCitation":"[21]","plainCitation":"[21]","noteIndex":0},"citationItems":[{"id":161,"uris":["http://zotero.org/users/6945396/items/VL8QTWG6"],"uri":["http://zotero.org/users/6945396/items/VL8QTWG6"],"itemData":{"id":161,"type":"webpage","title":"Welcome to Stable Baselines docs! - RL Baselines Made Easy — Stable Baselines 2.10.2a0 documentation","URL":"https://stable-baselines.readthedocs.io/en/master/","accessed":{"date-parts":[["2020",11,16]]}}}],"schema":"https://github.com/citation-style-language/schema/raw/master/csl-citation.json"} </w:instrText>
      </w:r>
      <w:r w:rsidR="0016761E">
        <w:fldChar w:fldCharType="separate"/>
      </w:r>
      <w:r w:rsidR="000371EA" w:rsidRPr="000371EA">
        <w:rPr>
          <w:rFonts w:ascii="Calibri" w:hAnsi="Calibri" w:cs="Calibri"/>
        </w:rPr>
        <w:t>[21]</w:t>
      </w:r>
      <w:r w:rsidR="0016761E">
        <w:fldChar w:fldCharType="end"/>
      </w:r>
      <w:r w:rsidR="00FE5130">
        <w:t>.</w:t>
      </w:r>
    </w:p>
    <w:p w14:paraId="43FB5FCA" w14:textId="0D0680F2" w:rsidR="00A43F0A" w:rsidRDefault="005750CC" w:rsidP="00EE1E53">
      <w:r>
        <w:t xml:space="preserve">Da Gym lediglich für die Sprache Python entwickelt wurde, muss auch das Modell mit </w:t>
      </w:r>
      <w:r w:rsidR="00CD620E">
        <w:t>Python</w:t>
      </w:r>
      <w:r>
        <w:t xml:space="preserve"> modelliert werden.</w:t>
      </w:r>
    </w:p>
    <w:p w14:paraId="3493235D" w14:textId="2547A989" w:rsidR="006436FB" w:rsidRDefault="006436FB">
      <w:pPr>
        <w:jc w:val="left"/>
      </w:pPr>
      <w:r>
        <w:br w:type="page"/>
      </w:r>
    </w:p>
    <w:p w14:paraId="4EA14DF7" w14:textId="041326F4" w:rsidR="0001686A" w:rsidRPr="008E73B6" w:rsidRDefault="0001686A" w:rsidP="0001686A">
      <w:pPr>
        <w:pStyle w:val="Heading2"/>
        <w:rPr>
          <w:lang w:val="en-US"/>
        </w:rPr>
      </w:pPr>
      <w:bookmarkStart w:id="1585" w:name="_Toc59300835"/>
      <w:r>
        <w:rPr>
          <w:lang w:val="en-US"/>
        </w:rPr>
        <w:lastRenderedPageBreak/>
        <w:t>Modell 2.</w:t>
      </w:r>
      <w:ins w:id="1586" w:author="Cailleret Levi (cailllev)" w:date="2020-12-14T08:37:00Z">
        <w:r w:rsidR="000B6107">
          <w:rPr>
            <w:lang w:val="en-US"/>
          </w:rPr>
          <w:t>0</w:t>
        </w:r>
      </w:ins>
      <w:bookmarkEnd w:id="1585"/>
      <w:del w:id="1587" w:author="Cailleret Levi (cailllev)" w:date="2020-12-14T08:37:00Z">
        <w:r w:rsidDel="000B6107">
          <w:rPr>
            <w:lang w:val="en-US"/>
          </w:rPr>
          <w:delText>1</w:delText>
        </w:r>
      </w:del>
    </w:p>
    <w:p w14:paraId="31027F18" w14:textId="7DA5EE22" w:rsidR="00BA4A67" w:rsidRDefault="001C661F" w:rsidP="00EE1E53">
      <w:r>
        <w:t xml:space="preserve">Die gewählten Werkzeuge Gym und </w:t>
      </w:r>
      <w:r w:rsidR="00B43140">
        <w:t>S</w:t>
      </w:r>
      <w:r>
        <w:t xml:space="preserve">table </w:t>
      </w:r>
      <w:r w:rsidR="00B43140">
        <w:t>B</w:t>
      </w:r>
      <w:r>
        <w:t xml:space="preserve">aselines </w:t>
      </w:r>
      <w:r w:rsidR="00AD0946">
        <w:t>ermöglichen es</w:t>
      </w:r>
      <w:ins w:id="1588" w:author="Cailleret Levi (cailllev)" w:date="2020-12-19T19:34:00Z">
        <w:r w:rsidR="002707F5">
          <w:t>,</w:t>
        </w:r>
      </w:ins>
      <w:r w:rsidR="00AD0946">
        <w:t xml:space="preserve"> das Modell zu präzisieren.</w:t>
      </w:r>
      <w:r w:rsidR="00422894">
        <w:t xml:space="preserve"> Durch verschiedene Vorgaben ergibt</w:t>
      </w:r>
      <w:r w:rsidR="00313C73">
        <w:t xml:space="preserve"> </w:t>
      </w:r>
      <w:ins w:id="1589" w:author="Cailleret Levi (cailllev)" w:date="2020-12-19T19:34:00Z">
        <w:r w:rsidR="002707F5">
          <w:t xml:space="preserve">sich </w:t>
        </w:r>
      </w:ins>
      <w:r w:rsidR="00313C73">
        <w:t>auch</w:t>
      </w:r>
      <w:r w:rsidR="00422894">
        <w:t xml:space="preserve"> </w:t>
      </w:r>
      <w:del w:id="1590" w:author="Cailleret Levi (cailllev)" w:date="2020-12-19T19:34:00Z">
        <w:r w:rsidR="00422894" w:rsidDel="002707F5">
          <w:delText xml:space="preserve">sich </w:delText>
        </w:r>
      </w:del>
      <w:r w:rsidR="00422894">
        <w:t>die Notwendigkeit</w:t>
      </w:r>
      <w:ins w:id="1591" w:author="Cailleret Levi (cailllev)" w:date="2020-12-19T19:34:00Z">
        <w:r w:rsidR="002707F5">
          <w:t>,</w:t>
        </w:r>
      </w:ins>
      <w:r w:rsidR="00422894">
        <w:t xml:space="preserve"> das ursprüngliche Modell 1.0 der </w:t>
      </w:r>
      <w:r w:rsidR="00313C73">
        <w:t xml:space="preserve">Umgebung für den </w:t>
      </w:r>
      <w:r w:rsidR="006C33C5">
        <w:t xml:space="preserve">RL </w:t>
      </w:r>
      <w:r w:rsidR="00313C73">
        <w:t xml:space="preserve">Agenten </w:t>
      </w:r>
      <w:r w:rsidR="00385FA9">
        <w:t>anzupassen</w:t>
      </w:r>
      <w:r w:rsidR="001300FA">
        <w:t>.</w:t>
      </w:r>
    </w:p>
    <w:p w14:paraId="4A0B24CF" w14:textId="571B55C1" w:rsidR="00B06947" w:rsidRDefault="001300FA" w:rsidP="00EE1E53">
      <w:r>
        <w:t xml:space="preserve">Das </w:t>
      </w:r>
      <w:commentRangeStart w:id="1592"/>
      <w:r>
        <w:t>Modell 2.</w:t>
      </w:r>
      <w:del w:id="1593" w:author="Cailleret Levi (cailllev)" w:date="2020-12-14T08:37:00Z">
        <w:r w:rsidDel="000B6107">
          <w:delText>1</w:delText>
        </w:r>
        <w:r w:rsidR="008F77B9" w:rsidDel="000B6107">
          <w:delText xml:space="preserve"> </w:delText>
        </w:r>
      </w:del>
      <w:commentRangeEnd w:id="1592"/>
      <w:ins w:id="1594" w:author="Cailleret Levi (cailllev)" w:date="2020-12-14T08:37:00Z">
        <w:r w:rsidR="000B6107">
          <w:t xml:space="preserve">0 </w:t>
        </w:r>
      </w:ins>
      <w:r w:rsidR="00A44DA6">
        <w:rPr>
          <w:rStyle w:val="CommentReference"/>
        </w:rPr>
        <w:commentReference w:id="1592"/>
      </w:r>
      <w:r w:rsidR="008F77B9">
        <w:t xml:space="preserve">(siehe </w:t>
      </w:r>
      <w:del w:id="1595" w:author="Cailleret Levi (cailllev)" w:date="2020-12-16T09:29:00Z">
        <w:r w:rsidR="008F77B9" w:rsidDel="009E1A82">
          <w:delText xml:space="preserve">Figure </w:delText>
        </w:r>
      </w:del>
      <w:ins w:id="1596" w:author="Cailleret Levi (cailllev)" w:date="2020-12-16T09:29:00Z">
        <w:r w:rsidR="009E1A82">
          <w:t xml:space="preserve">Abbildung </w:t>
        </w:r>
      </w:ins>
      <w:del w:id="1597" w:author="Cailleret Levi (cailllev)" w:date="2020-12-16T09:29:00Z">
        <w:r w:rsidR="008F77B9" w:rsidDel="009E1A82">
          <w:delText>10</w:delText>
        </w:r>
      </w:del>
      <w:ins w:id="1598" w:author="Cailleret Levi (cailllev)" w:date="2020-12-16T09:29:00Z">
        <w:r w:rsidR="009E1A82">
          <w:t>7</w:t>
        </w:r>
      </w:ins>
      <w:r w:rsidR="008F77B9">
        <w:t>)</w:t>
      </w:r>
      <w:r>
        <w:t xml:space="preserve"> folgt </w:t>
      </w:r>
      <w:r w:rsidR="00336A9D">
        <w:t>denselben</w:t>
      </w:r>
      <w:r w:rsidR="0089066B">
        <w:t xml:space="preserve"> Prinzipien wie Modell 1.0. Die Übergänge sind als Wahrscheinlichkeiten geplant </w:t>
      </w:r>
      <w:r w:rsidR="00F60345">
        <w:t xml:space="preserve">und die Zustände sind weiterhin dieselben. </w:t>
      </w:r>
      <w:r w:rsidR="00C47D8D">
        <w:t xml:space="preserve">In dieser Version des Modells </w:t>
      </w:r>
      <w:del w:id="1599" w:author="Cailleret Levi (cailllev)" w:date="2020-12-14T11:03:00Z">
        <w:r w:rsidR="00C47D8D" w:rsidDel="005929F7">
          <w:delText xml:space="preserve">wurde </w:delText>
        </w:r>
      </w:del>
      <w:ins w:id="1600" w:author="Cailleret Levi (cailllev)" w:date="2020-12-14T11:04:00Z">
        <w:r w:rsidR="00AE77AA">
          <w:t>werden die Präventionssysteme</w:t>
        </w:r>
      </w:ins>
      <w:del w:id="1601" w:author="Cailleret Levi (cailllev)" w:date="2020-12-14T11:04:00Z">
        <w:r w:rsidR="00C47D8D" w:rsidDel="00AE77AA">
          <w:delText>das Prevention System und das Intrusion Dete</w:delText>
        </w:r>
        <w:r w:rsidR="00DF0CEF" w:rsidDel="00AE77AA">
          <w:delText>c</w:delText>
        </w:r>
        <w:r w:rsidR="00C47D8D" w:rsidDel="00AE77AA">
          <w:delText>tion System</w:delText>
        </w:r>
      </w:del>
      <w:r w:rsidR="00FC5E25">
        <w:t xml:space="preserve"> </w:t>
      </w:r>
      <w:r w:rsidR="00C06F9C">
        <w:t xml:space="preserve">genauer definiert. </w:t>
      </w:r>
      <w:r w:rsidR="00746509">
        <w:t>Das Erkennen</w:t>
      </w:r>
      <w:r w:rsidR="00C06F9C">
        <w:t xml:space="preserve"> eines Angreifers finde</w:t>
      </w:r>
      <w:ins w:id="1602" w:author="Cailleret Levi (cailllev)" w:date="2020-12-19T19:34:00Z">
        <w:r w:rsidR="00981571">
          <w:t>t</w:t>
        </w:r>
      </w:ins>
      <w:r w:rsidR="00C06F9C">
        <w:t xml:space="preserve"> nun </w:t>
      </w:r>
      <w:r w:rsidR="00565D5F">
        <w:t xml:space="preserve">in den drei Übergängen von </w:t>
      </w:r>
      <w:r w:rsidR="003D55BC">
        <w:t>Service</w:t>
      </w:r>
      <w:r w:rsidR="00565D5F">
        <w:t xml:space="preserve"> zu </w:t>
      </w:r>
      <w:r w:rsidR="003D55BC">
        <w:t>Service</w:t>
      </w:r>
      <w:r w:rsidR="00565D5F">
        <w:t xml:space="preserve"> statt. Die </w:t>
      </w:r>
      <w:r w:rsidR="00746509">
        <w:t>Prävention</w:t>
      </w:r>
      <w:r w:rsidR="00565D5F">
        <w:t xml:space="preserve"> </w:t>
      </w:r>
      <w:r w:rsidR="009672B7">
        <w:t>arbeitet</w:t>
      </w:r>
      <w:r w:rsidR="00565D5F">
        <w:t xml:space="preserve"> nun auf der Verknüpfung zu einem neuen </w:t>
      </w:r>
      <w:r w:rsidR="00746509">
        <w:t>Zustand</w:t>
      </w:r>
      <w:r w:rsidR="00565D5F">
        <w:t xml:space="preserve"> </w:t>
      </w:r>
      <w:del w:id="1603" w:author="Cailleret Levi (cailllev)" w:date="2020-12-14T11:57:00Z">
        <w:r w:rsidR="00565D5F" w:rsidDel="00A07162">
          <w:delText>«</w:delText>
        </w:r>
      </w:del>
      <w:ins w:id="1604" w:author="Cailleret Levi (cailllev)" w:date="2020-12-14T11:57:00Z">
        <w:r w:rsidR="00A07162">
          <w:t>"</w:t>
        </w:r>
      </w:ins>
      <w:r w:rsidR="00565D5F">
        <w:t>Extract Data</w:t>
      </w:r>
      <w:del w:id="1605" w:author="Cailleret Levi (cailllev)" w:date="2020-12-14T11:57:00Z">
        <w:r w:rsidR="00565D5F" w:rsidDel="00A07162">
          <w:delText xml:space="preserve">». </w:delText>
        </w:r>
      </w:del>
      <w:ins w:id="1606" w:author="Cailleret Levi (cailllev)" w:date="2020-12-14T11:57:00Z">
        <w:r w:rsidR="00A07162">
          <w:t xml:space="preserve">". </w:t>
        </w:r>
      </w:ins>
      <w:r w:rsidR="00565D5F">
        <w:t xml:space="preserve">Dieser Zustand ist die letzte Hürde für </w:t>
      </w:r>
      <w:r w:rsidR="00746509">
        <w:t>den Angreifer</w:t>
      </w:r>
      <w:ins w:id="1607" w:author="Cailleret Levi (cailllev)" w:date="2020-12-19T19:34:00Z">
        <w:r w:rsidR="00981571">
          <w:t>,</w:t>
        </w:r>
      </w:ins>
      <w:r w:rsidR="00746509">
        <w:t xml:space="preserve"> und stellt die letzte Verteidigung des Systems dar.</w:t>
      </w:r>
      <w:r w:rsidR="009672B7">
        <w:t xml:space="preserve"> Gut zu sehen ist ebenfalls dass die Übergänge nun bidirektional eingezeich</w:t>
      </w:r>
      <w:r w:rsidR="00981183">
        <w:t>net</w:t>
      </w:r>
      <w:r w:rsidR="009672B7">
        <w:t xml:space="preserve"> sind</w:t>
      </w:r>
      <w:r w:rsidR="006C6952">
        <w:t>. Das heisst</w:t>
      </w:r>
      <w:ins w:id="1608" w:author="Cailleret Levi (cailllev)" w:date="2020-12-19T19:34:00Z">
        <w:r w:rsidR="00981571">
          <w:t>,</w:t>
        </w:r>
      </w:ins>
      <w:r w:rsidR="006C6952">
        <w:t xml:space="preserve"> bei einem Neustart eines </w:t>
      </w:r>
      <w:r w:rsidR="00DE645A">
        <w:t>Service</w:t>
      </w:r>
      <w:ins w:id="1609" w:author="Cailleret Levi (cailllev)" w:date="2020-12-19T19:35:00Z">
        <w:r w:rsidR="00981571">
          <w:t>s</w:t>
        </w:r>
      </w:ins>
      <w:r w:rsidR="00014DF1">
        <w:t xml:space="preserve"> wird der </w:t>
      </w:r>
      <w:r w:rsidR="003D55BC">
        <w:t>Angreifer</w:t>
      </w:r>
      <w:r w:rsidR="00014DF1">
        <w:t xml:space="preserve"> eine Stufe </w:t>
      </w:r>
      <w:del w:id="1610" w:author="Cailleret Levi (cailllev)" w:date="2020-12-19T19:35:00Z">
        <w:r w:rsidR="00014DF1" w:rsidDel="00981571">
          <w:delText xml:space="preserve">nach </w:delText>
        </w:r>
      </w:del>
      <w:r w:rsidR="00721C61">
        <w:t>zurückversetzt</w:t>
      </w:r>
      <w:r w:rsidR="00014DF1">
        <w:t>, also zum Beispiel vom Planner zurück zum Authorizer.</w:t>
      </w:r>
      <w:r w:rsidR="009672B7">
        <w:t xml:space="preserve"> </w:t>
      </w:r>
    </w:p>
    <w:p w14:paraId="763B60EE" w14:textId="1FA811CC" w:rsidR="00650CFE" w:rsidRDefault="00AA5922" w:rsidP="006436FB">
      <w:pPr>
        <w:jc w:val="left"/>
      </w:pPr>
      <w:del w:id="1611" w:author="Cailleret Levi (cailllev)" w:date="2020-12-16T08:53:00Z">
        <w:r w:rsidDel="00D62BA1">
          <w:rPr>
            <w:noProof/>
          </w:rPr>
          <mc:AlternateContent>
            <mc:Choice Requires="wps">
              <w:drawing>
                <wp:anchor distT="0" distB="0" distL="114300" distR="114300" simplePos="0" relativeHeight="251658244" behindDoc="0" locked="0" layoutInCell="1" allowOverlap="1" wp14:anchorId="01D20ABF" wp14:editId="33ECA16E">
                  <wp:simplePos x="0" y="0"/>
                  <wp:positionH relativeFrom="margin">
                    <wp:align>center</wp:align>
                  </wp:positionH>
                  <wp:positionV relativeFrom="paragraph">
                    <wp:posOffset>3483610</wp:posOffset>
                  </wp:positionV>
                  <wp:extent cx="6254115" cy="635"/>
                  <wp:effectExtent l="0" t="0" r="0" b="0"/>
                  <wp:wrapSquare wrapText="bothSides"/>
                  <wp:docPr id="10" name="Textfeld 10"/>
                  <wp:cNvGraphicFramePr/>
                  <a:graphic xmlns:a="http://schemas.openxmlformats.org/drawingml/2006/main">
                    <a:graphicData uri="http://schemas.microsoft.com/office/word/2010/wordprocessingShape">
                      <wps:wsp>
                        <wps:cNvSpPr txBox="1"/>
                        <wps:spPr>
                          <a:xfrm>
                            <a:off x="0" y="0"/>
                            <a:ext cx="6254115" cy="635"/>
                          </a:xfrm>
                          <a:prstGeom prst="rect">
                            <a:avLst/>
                          </a:prstGeom>
                          <a:solidFill>
                            <a:prstClr val="white"/>
                          </a:solidFill>
                          <a:ln>
                            <a:noFill/>
                          </a:ln>
                        </wps:spPr>
                        <wps:txbx>
                          <w:txbxContent>
                            <w:p w14:paraId="2B7345C7" w14:textId="6D5BB870" w:rsidR="008F725D" w:rsidRPr="00A24D24" w:rsidRDefault="008F725D" w:rsidP="00FB6BB5">
                              <w:pPr>
                                <w:pStyle w:val="Caption"/>
                                <w:ind w:left="3540" w:firstLine="708"/>
                                <w:rPr>
                                  <w:noProof/>
                                </w:rPr>
                              </w:pPr>
                              <w:r>
                                <w:t xml:space="preserve">Figure </w:t>
                              </w:r>
                              <w:r>
                                <w:fldChar w:fldCharType="begin"/>
                              </w:r>
                              <w:r>
                                <w:instrText xml:space="preserve"> SEQ Figure \* ARABIC </w:instrText>
                              </w:r>
                              <w:r>
                                <w:fldChar w:fldCharType="separate"/>
                              </w:r>
                              <w:r w:rsidR="00575D65">
                                <w:rPr>
                                  <w:noProof/>
                                </w:rPr>
                                <w:t>2</w:t>
                              </w:r>
                              <w:r>
                                <w:fldChar w:fldCharType="end"/>
                              </w:r>
                              <w:r>
                                <w:t>: Modell 2.</w:t>
                              </w:r>
                              <w:ins w:id="1612" w:author="Cailleret Levi (cailllev)" w:date="2020-12-14T08:38:00Z">
                                <w:r w:rsidR="000C5586">
                                  <w:t>0</w:t>
                                </w:r>
                              </w:ins>
                              <w:del w:id="1613" w:author="Cailleret Levi (cailllev)" w:date="2020-12-14T08:38:00Z">
                                <w:r w:rsidDel="000C5586">
                                  <w:delText>1</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20ABF" id="Textfeld 10" o:spid="_x0000_s1033" type="#_x0000_t202" style="position:absolute;margin-left:0;margin-top:274.3pt;width:492.45pt;height:.05pt;z-index:2516582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" stroked="f">
                  <v:textbox style="mso-fit-shape-to-text:t" inset="0,0,0,0">
                    <w:txbxContent>
                      <w:p w14:paraId="2B7345C7" w14:textId="6D5BB870" w:rsidR="008F725D" w:rsidRPr="00A24D24" w:rsidRDefault="008F725D" w:rsidP="00FB6BB5">
                        <w:pPr>
                          <w:pStyle w:val="Caption"/>
                          <w:ind w:left="3540" w:firstLine="708"/>
                          <w:rPr>
                            <w:noProof/>
                          </w:rPr>
                        </w:pPr>
                        <w:r>
                          <w:t xml:space="preserve">Figure </w:t>
                        </w:r>
                        <w:r>
                          <w:fldChar w:fldCharType="begin"/>
                        </w:r>
                        <w:r>
                          <w:instrText xml:space="preserve"> SEQ Figure \* ARABIC </w:instrText>
                        </w:r>
                        <w:r>
                          <w:fldChar w:fldCharType="separate"/>
                        </w:r>
                        <w:r w:rsidR="00575D65">
                          <w:rPr>
                            <w:noProof/>
                          </w:rPr>
                          <w:t>2</w:t>
                        </w:r>
                        <w:r>
                          <w:fldChar w:fldCharType="end"/>
                        </w:r>
                        <w:r>
                          <w:t>: Modell 2.</w:t>
                        </w:r>
                        <w:ins w:id="1614" w:author="Cailleret Levi (cailllev)" w:date="2020-12-14T08:38:00Z">
                          <w:r w:rsidR="000C5586">
                            <w:t>0</w:t>
                          </w:r>
                        </w:ins>
                        <w:del w:id="1615" w:author="Cailleret Levi (cailllev)" w:date="2020-12-14T08:38:00Z">
                          <w:r w:rsidDel="000C5586">
                            <w:delText>1</w:delText>
                          </w:r>
                        </w:del>
                      </w:p>
                    </w:txbxContent>
                  </v:textbox>
                  <w10:wrap type="square" anchorx="margin"/>
                </v:shape>
              </w:pict>
            </mc:Fallback>
          </mc:AlternateContent>
        </w:r>
      </w:del>
      <w:ins w:id="1616" w:author="Cailleret Levi (cailllev)" w:date="2020-12-16T08:53:00Z">
        <w:r w:rsidR="00D62BA1">
          <w:rPr>
            <w:noProof/>
          </w:rPr>
          <mc:AlternateContent>
            <mc:Choice Requires="wps">
              <w:drawing>
                <wp:anchor distT="0" distB="0" distL="114300" distR="114300" simplePos="0" relativeHeight="251658258" behindDoc="0" locked="0" layoutInCell="1" allowOverlap="1" wp14:anchorId="0DBF8C10" wp14:editId="17F9D7AC">
                  <wp:simplePos x="0" y="0"/>
                  <wp:positionH relativeFrom="column">
                    <wp:posOffset>0</wp:posOffset>
                  </wp:positionH>
                  <wp:positionV relativeFrom="paragraph">
                    <wp:posOffset>3404870</wp:posOffset>
                  </wp:positionV>
                  <wp:extent cx="568261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682615" cy="635"/>
                          </a:xfrm>
                          <a:prstGeom prst="rect">
                            <a:avLst/>
                          </a:prstGeom>
                          <a:solidFill>
                            <a:prstClr val="white"/>
                          </a:solidFill>
                          <a:ln>
                            <a:noFill/>
                          </a:ln>
                        </wps:spPr>
                        <wps:txbx>
                          <w:txbxContent>
                            <w:p w14:paraId="38DEFEB2" w14:textId="32E98DFC" w:rsidR="00D62BA1" w:rsidRPr="00A7582A" w:rsidRDefault="00D62BA1">
                              <w:pPr>
                                <w:pStyle w:val="Caption"/>
                                <w:jc w:val="center"/>
                                <w:rPr>
                                  <w:noProof/>
                                </w:rPr>
                                <w:pPrChange w:id="1617" w:author="Cailleret Levi (cailllev)" w:date="2020-12-16T08:53:00Z">
                                  <w:pPr/>
                                </w:pPrChange>
                              </w:pPr>
                              <w:bookmarkStart w:id="1618" w:name="_Toc59002586"/>
                              <w:ins w:id="1619" w:author="Cailleret Levi (cailllev)" w:date="2020-12-16T08:53:00Z">
                                <w:r>
                                  <w:t xml:space="preserve">Abbildung </w:t>
                                </w:r>
                                <w:r>
                                  <w:fldChar w:fldCharType="begin"/>
                                </w:r>
                                <w:r>
                                  <w:instrText xml:space="preserve"> SEQ Abbildung \* ARABIC </w:instrText>
                                </w:r>
                              </w:ins>
                              <w:r>
                                <w:fldChar w:fldCharType="separate"/>
                              </w:r>
                              <w:ins w:id="1620" w:author="Cailleret Levi (cailllev)" w:date="2020-12-18T11:13:00Z">
                                <w:r w:rsidR="00575D65">
                                  <w:rPr>
                                    <w:noProof/>
                                  </w:rPr>
                                  <w:t>7</w:t>
                                </w:r>
                              </w:ins>
                              <w:ins w:id="1621" w:author="Cailleret Levi (cailllev)" w:date="2020-12-16T08:53:00Z">
                                <w:r>
                                  <w:fldChar w:fldCharType="end"/>
                                </w:r>
                                <w:r>
                                  <w:t>: Modell 2.0</w:t>
                                </w:r>
                              </w:ins>
                              <w:bookmarkEnd w:id="16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F8C10" id="Text Box 28" o:spid="_x0000_s1034" type="#_x0000_t202" style="position:absolute;margin-left:0;margin-top:268.1pt;width:447.45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" stroked="f">
                  <v:textbox style="mso-fit-shape-to-text:t" inset="0,0,0,0">
                    <w:txbxContent>
                      <w:p w14:paraId="38DEFEB2" w14:textId="32E98DFC" w:rsidR="00D62BA1" w:rsidRPr="00A7582A" w:rsidRDefault="00D62BA1">
                        <w:pPr>
                          <w:pStyle w:val="Caption"/>
                          <w:jc w:val="center"/>
                          <w:rPr>
                            <w:noProof/>
                          </w:rPr>
                          <w:pPrChange w:id="1622" w:author="Cailleret Levi (cailllev)" w:date="2020-12-16T08:53:00Z">
                            <w:pPr/>
                          </w:pPrChange>
                        </w:pPr>
                        <w:bookmarkStart w:id="1623" w:name="_Toc59002586"/>
                        <w:ins w:id="1624" w:author="Cailleret Levi (cailllev)" w:date="2020-12-16T08:53:00Z">
                          <w:r>
                            <w:t xml:space="preserve">Abbildung </w:t>
                          </w:r>
                          <w:r>
                            <w:fldChar w:fldCharType="begin"/>
                          </w:r>
                          <w:r>
                            <w:instrText xml:space="preserve"> SEQ Abbildung \* ARABIC </w:instrText>
                          </w:r>
                        </w:ins>
                        <w:r>
                          <w:fldChar w:fldCharType="separate"/>
                        </w:r>
                        <w:ins w:id="1625" w:author="Cailleret Levi (cailllev)" w:date="2020-12-18T11:13:00Z">
                          <w:r w:rsidR="00575D65">
                            <w:rPr>
                              <w:noProof/>
                            </w:rPr>
                            <w:t>7</w:t>
                          </w:r>
                        </w:ins>
                        <w:ins w:id="1626" w:author="Cailleret Levi (cailllev)" w:date="2020-12-16T08:53:00Z">
                          <w:r>
                            <w:fldChar w:fldCharType="end"/>
                          </w:r>
                          <w:r>
                            <w:t>: Modell 2.0</w:t>
                          </w:r>
                        </w:ins>
                        <w:bookmarkEnd w:id="1623"/>
                      </w:p>
                    </w:txbxContent>
                  </v:textbox>
                  <w10:wrap type="square"/>
                </v:shape>
              </w:pict>
            </mc:Fallback>
          </mc:AlternateContent>
        </w:r>
      </w:ins>
      <w:r>
        <w:rPr>
          <w:noProof/>
        </w:rPr>
        <w:drawing>
          <wp:anchor distT="0" distB="0" distL="114300" distR="114300" simplePos="0" relativeHeight="251658247" behindDoc="0" locked="0" layoutInCell="1" allowOverlap="1" wp14:anchorId="7875050A" wp14:editId="66D3ABBC">
            <wp:simplePos x="0" y="0"/>
            <wp:positionH relativeFrom="margin">
              <wp:align>left</wp:align>
            </wp:positionH>
            <wp:positionV relativeFrom="paragraph">
              <wp:posOffset>181610</wp:posOffset>
            </wp:positionV>
            <wp:extent cx="5682615" cy="316611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rotWithShape="1">
                    <a:blip r:embed="rId24" cstate="print">
                      <a:extLst>
                        <a:ext uri="{28A0092B-C50C-407E-A947-70E740481C1C}">
                          <a14:useLocalDpi xmlns:a14="http://schemas.microsoft.com/office/drawing/2010/main" val="0"/>
                        </a:ext>
                      </a:extLst>
                    </a:blip>
                    <a:srcRect l="-225" r="-578"/>
                    <a:stretch/>
                  </pic:blipFill>
                  <pic:spPr bwMode="auto">
                    <a:xfrm>
                      <a:off x="0" y="0"/>
                      <a:ext cx="5682615" cy="3166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32F758" w14:textId="0E1F0CBC" w:rsidR="00692E00" w:rsidRDefault="00692E00">
      <w:pPr>
        <w:jc w:val="left"/>
      </w:pPr>
    </w:p>
    <w:p w14:paraId="23D941F4" w14:textId="0C7F2382" w:rsidR="00FA40D1" w:rsidRDefault="00FA40D1" w:rsidP="00FA40D1">
      <w:pPr>
        <w:pStyle w:val="Heading3"/>
      </w:pPr>
      <w:bookmarkStart w:id="1627" w:name="_Toc59300836"/>
      <w:r>
        <w:t>Angreifer</w:t>
      </w:r>
      <w:bookmarkEnd w:id="1627"/>
    </w:p>
    <w:p w14:paraId="5D83E97C" w14:textId="2BBC34D4" w:rsidR="00414BF7" w:rsidRDefault="00FA40D1" w:rsidP="00FA40D1">
      <w:r>
        <w:t>Der Angreifer wird nur simuliert und hat in diesem Sinne keinen "freien Willen". Ist der Angreifer z.B. im Authorizer, werden als erstes die Wahrscheinlichkeiten der Übergange gelesen, also die zum Honeypot und die</w:t>
      </w:r>
      <w:r w:rsidR="002B6CE0">
        <w:t xml:space="preserve"> zum</w:t>
      </w:r>
      <w:r>
        <w:t xml:space="preserve"> Planner</w:t>
      </w:r>
      <w:r w:rsidR="00CF4319">
        <w:t xml:space="preserve"> (siehe </w:t>
      </w:r>
      <w:del w:id="1628" w:author="Cailleret Levi (cailllev)" w:date="2020-12-16T09:29:00Z">
        <w:r w:rsidR="00CF4319" w:rsidDel="00AE2AC6">
          <w:delText xml:space="preserve">Figure </w:delText>
        </w:r>
        <w:r w:rsidR="00E14478" w:rsidDel="00AE2AC6">
          <w:delText>1</w:delText>
        </w:r>
        <w:r w:rsidR="00796B47" w:rsidDel="00AE2AC6">
          <w:delText>1</w:delText>
        </w:r>
      </w:del>
      <w:ins w:id="1629" w:author="Cailleret Levi (cailllev)" w:date="2020-12-16T09:29:00Z">
        <w:r w:rsidR="00AE2AC6">
          <w:t>Tabe</w:t>
        </w:r>
      </w:ins>
      <w:ins w:id="1630" w:author="Cailleret Levi (cailllev)" w:date="2020-12-16T09:30:00Z">
        <w:r w:rsidR="00AE2AC6">
          <w:t>lle 4</w:t>
        </w:r>
      </w:ins>
      <w:r w:rsidR="00CF4319">
        <w:t>)</w:t>
      </w:r>
      <w:r>
        <w:t xml:space="preserve">. Dann wird mit einem Zufallsgenerator </w:t>
      </w:r>
      <w:del w:id="1631" w:author="Cailleret Levi (cailllev)" w:date="2020-12-19T19:35:00Z">
        <w:r w:rsidDel="00191F43">
          <w:delText xml:space="preserve">den </w:delText>
        </w:r>
      </w:del>
      <w:ins w:id="1632" w:author="Cailleret Levi (cailllev)" w:date="2020-12-19T19:35:00Z">
        <w:r w:rsidR="00191F43">
          <w:t xml:space="preserve">der </w:t>
        </w:r>
      </w:ins>
      <w:r>
        <w:t>nächste</w:t>
      </w:r>
      <w:del w:id="1633" w:author="Cailleret Levi (cailllev)" w:date="2020-12-19T19:35:00Z">
        <w:r w:rsidDel="00191F43">
          <w:delText>n</w:delText>
        </w:r>
      </w:del>
      <w:r>
        <w:t xml:space="preserve"> Zustand des Angreifers entschieden. Kommt der Angreifer nicht zum nächsten </w:t>
      </w:r>
      <w:r w:rsidR="00DE645A">
        <w:t>Service</w:t>
      </w:r>
      <w:r>
        <w:t>, "lernt" er. D</w:t>
      </w:r>
      <w:del w:id="1634" w:author="Cailleret Levi (cailllev)" w:date="2020-12-19T19:35:00Z">
        <w:r w:rsidDel="00191F43">
          <w:delText>.h.</w:delText>
        </w:r>
      </w:del>
      <w:ins w:id="1635" w:author="Cailleret Levi (cailllev)" w:date="2020-12-19T19:35:00Z">
        <w:r w:rsidR="00191F43">
          <w:t>as heisst,</w:t>
        </w:r>
      </w:ins>
      <w:r>
        <w:t xml:space="preserve"> die Wahrscheinlichkeit, dass er </w:t>
      </w:r>
      <w:r w:rsidR="00414BF7">
        <w:t>im</w:t>
      </w:r>
      <w:r>
        <w:t xml:space="preserve"> nächsten Zeitschritt zu</w:t>
      </w:r>
      <w:r w:rsidR="00585FEC">
        <w:t xml:space="preserve"> diesem </w:t>
      </w:r>
      <w:r w:rsidR="00DE645A">
        <w:t>Service</w:t>
      </w:r>
      <w:r>
        <w:t xml:space="preserve"> gelangt, erhöht sich. </w:t>
      </w:r>
      <w:ins w:id="1636" w:author="Cailleret Levi (cailllev)" w:date="2020-12-18T09:22:00Z">
        <w:r w:rsidR="00DA7483">
          <w:t>Gelingt es dem Angreif</w:t>
        </w:r>
      </w:ins>
      <w:ins w:id="1637" w:author="Cailleret Levi (cailllev)" w:date="2020-12-18T09:23:00Z">
        <w:r w:rsidR="00DA7483">
          <w:t>er vom Internet in den Honeypot einzudringen</w:t>
        </w:r>
        <w:r w:rsidR="00BF68B7">
          <w:t>, kann er auch in</w:t>
        </w:r>
      </w:ins>
      <w:ins w:id="1638" w:author="Cailleret Levi (cailllev)" w:date="2020-12-18T09:24:00Z">
        <w:r w:rsidR="000F598A">
          <w:t xml:space="preserve"> zukünftigen Schritten wieder direkt eindringen, ausser der Authorizer wird neugestartet.</w:t>
        </w:r>
      </w:ins>
    </w:p>
    <w:p w14:paraId="2DB5B673" w14:textId="77777777" w:rsidR="00414BF7" w:rsidRDefault="00414BF7">
      <w:pPr>
        <w:jc w:val="left"/>
      </w:pPr>
      <w:r>
        <w:br w:type="page"/>
      </w:r>
    </w:p>
    <w:p w14:paraId="180CFCFD" w14:textId="5E83D4A1" w:rsidR="00692E00" w:rsidRDefault="00FA40D1" w:rsidP="00FA40D1">
      <w:r>
        <w:lastRenderedPageBreak/>
        <w:t xml:space="preserve">Werden die Aktionen des Angreifers von einem </w:t>
      </w:r>
      <w:del w:id="1639" w:author="Cailleret Levi (cailllev)" w:date="2020-12-14T11:36:00Z">
        <w:r w:rsidDel="00F75FB5">
          <w:delText>Dete</w:delText>
        </w:r>
        <w:r w:rsidR="00FB4434" w:rsidDel="00F75FB5">
          <w:delText>k</w:delText>
        </w:r>
        <w:r w:rsidDel="00F75FB5">
          <w:delText>tion</w:delText>
        </w:r>
        <w:r w:rsidR="00FB4434" w:rsidDel="00F75FB5">
          <w:delText>ss</w:delText>
        </w:r>
        <w:r w:rsidDel="00F75FB5">
          <w:delText>ystem</w:delText>
        </w:r>
      </w:del>
      <w:ins w:id="1640" w:author="Cailleret Levi (cailllev)" w:date="2020-12-14T11:36:00Z">
        <w:r w:rsidR="00F75FB5">
          <w:t>Präventionssystem</w:t>
        </w:r>
      </w:ins>
      <w:r w:rsidR="00D31FC5" w:rsidRPr="00D31FC5">
        <w:t xml:space="preserve"> </w:t>
      </w:r>
      <w:r w:rsidR="00D31FC5">
        <w:t>erkannt</w:t>
      </w:r>
      <w:r>
        <w:t xml:space="preserve">, wird er </w:t>
      </w:r>
      <w:commentRangeStart w:id="1641"/>
      <w:r>
        <w:t xml:space="preserve">sofort aus dem </w:t>
      </w:r>
      <w:r w:rsidR="00D07CB9">
        <w:t>Netzwerk</w:t>
      </w:r>
      <w:r>
        <w:t xml:space="preserve"> geworfen</w:t>
      </w:r>
      <w:r w:rsidR="003540D1">
        <w:t xml:space="preserve">. </w:t>
      </w:r>
      <w:commentRangeEnd w:id="1641"/>
      <w:r w:rsidR="00A44DA6">
        <w:rPr>
          <w:rStyle w:val="CommentReference"/>
        </w:rPr>
        <w:commentReference w:id="1641"/>
      </w:r>
      <w:r w:rsidR="003540D1">
        <w:t>A</w:t>
      </w:r>
      <w:r>
        <w:t xml:space="preserve">llerdings ist das </w:t>
      </w:r>
      <w:del w:id="1642" w:author="Cailleret Levi (cailllev)" w:date="2020-12-14T11:36:00Z">
        <w:r w:rsidR="00692E00" w:rsidDel="00F75FB5">
          <w:delText>Detektionssystem</w:delText>
        </w:r>
      </w:del>
      <w:ins w:id="1643" w:author="Cailleret Levi (cailllev)" w:date="2020-12-14T11:36:00Z">
        <w:r w:rsidR="00F75FB5">
          <w:t>Präventionssystem</w:t>
        </w:r>
      </w:ins>
      <w:r w:rsidR="00692E00" w:rsidRPr="00D31FC5">
        <w:t xml:space="preserve"> </w:t>
      </w:r>
      <w:r>
        <w:t>nun weniger effektiv, da auch hier der Angreifer "lernt". D</w:t>
      </w:r>
      <w:ins w:id="1644" w:author="Cailleret Levi (cailllev)" w:date="2020-12-19T19:35:00Z">
        <w:r w:rsidR="002629C6">
          <w:t>as</w:t>
        </w:r>
      </w:ins>
      <w:del w:id="1645" w:author="Cailleret Levi (cailllev)" w:date="2020-12-19T19:35:00Z">
        <w:r w:rsidDel="002629C6">
          <w:delText>.</w:delText>
        </w:r>
      </w:del>
      <w:ins w:id="1646" w:author="Cailleret Levi (cailllev)" w:date="2020-12-19T19:35:00Z">
        <w:r w:rsidR="002629C6">
          <w:t xml:space="preserve"> </w:t>
        </w:r>
      </w:ins>
      <w:r>
        <w:t>h</w:t>
      </w:r>
      <w:ins w:id="1647" w:author="Cailleret Levi (cailllev)" w:date="2020-12-19T19:35:00Z">
        <w:r w:rsidR="002629C6">
          <w:t>eisst</w:t>
        </w:r>
      </w:ins>
      <w:del w:id="1648" w:author="Cailleret Levi (cailllev)" w:date="2020-12-19T19:35:00Z">
        <w:r w:rsidDel="002629C6">
          <w:delText>.</w:delText>
        </w:r>
      </w:del>
      <w:r>
        <w:t xml:space="preserve"> die Wahrscheinlichkeit, dass das </w:t>
      </w:r>
      <w:del w:id="1649" w:author="Cailleret Levi (cailllev)" w:date="2020-12-14T11:36:00Z">
        <w:r w:rsidR="00692E00" w:rsidDel="00F75FB5">
          <w:delText>Detektionssystem</w:delText>
        </w:r>
      </w:del>
      <w:ins w:id="1650" w:author="Cailleret Levi (cailllev)" w:date="2020-12-14T11:36:00Z">
        <w:r w:rsidR="00F75FB5">
          <w:t>Präventionssystem</w:t>
        </w:r>
      </w:ins>
      <w:r w:rsidR="00692E00" w:rsidRPr="00D31FC5">
        <w:t xml:space="preserve"> </w:t>
      </w:r>
      <w:r>
        <w:t xml:space="preserve">den Angreifer </w:t>
      </w:r>
      <w:ins w:id="1651" w:author="Cailleret Levi (cailllev)" w:date="2020-12-18T09:24:00Z">
        <w:r w:rsidR="00260AFF">
          <w:t xml:space="preserve">nochmals </w:t>
        </w:r>
      </w:ins>
      <w:r>
        <w:t xml:space="preserve">erkennt, wird </w:t>
      </w:r>
      <w:r w:rsidR="00083036">
        <w:t>verringert</w:t>
      </w:r>
      <w:r>
        <w:t>.</w:t>
      </w:r>
    </w:p>
    <w:p w14:paraId="5618C823" w14:textId="6D38AB81" w:rsidR="00FA40D1" w:rsidRDefault="00FA40D1" w:rsidP="00FA40D1">
      <w:r>
        <w:t>Dies alles wiederholt sich nun für jeden Zeitschritt</w:t>
      </w:r>
      <w:ins w:id="1652" w:author="Bernhard Tellenbach" w:date="2020-12-12T15:47:00Z">
        <w:r w:rsidR="00427584">
          <w:t>,</w:t>
        </w:r>
      </w:ins>
      <w:r>
        <w:t xml:space="preserve"> bis der Angreifer entweder im Zustand "Extracted Data" landet, </w:t>
      </w:r>
      <w:r w:rsidR="00256F1A">
        <w:t>was bedeutet</w:t>
      </w:r>
      <w:ins w:id="1653" w:author="Cailleret Levi (cailllev)" w:date="2020-12-19T19:36:00Z">
        <w:r w:rsidR="002629C6">
          <w:t>, dass</w:t>
        </w:r>
      </w:ins>
      <w:r>
        <w:t xml:space="preserve"> der Angreifer gewinnt, oder eine gewisse Anzahl Zeitschritte vergangen sind, </w:t>
      </w:r>
      <w:r w:rsidR="00256F1A">
        <w:t>was bedeutet</w:t>
      </w:r>
      <w:ins w:id="1654" w:author="Cailleret Levi (cailllev)" w:date="2020-12-19T19:36:00Z">
        <w:r w:rsidR="002629C6">
          <w:t>,</w:t>
        </w:r>
      </w:ins>
      <w:r>
        <w:t xml:space="preserve"> der Verteidiger gewinnt.</w:t>
      </w:r>
    </w:p>
    <w:p w14:paraId="487E8FD7" w14:textId="77777777" w:rsidR="00710876" w:rsidRDefault="00710876" w:rsidP="00FA40D1"/>
    <w:p w14:paraId="10D19DAC" w14:textId="2699BDFC" w:rsidR="005B767C" w:rsidRDefault="00E64BAB" w:rsidP="005B767C">
      <w:pPr>
        <w:tabs>
          <w:tab w:val="left" w:pos="4536"/>
        </w:tabs>
        <w:rPr>
          <w:b/>
          <w:bCs/>
        </w:rPr>
      </w:pPr>
      <w:r>
        <w:rPr>
          <w:b/>
          <w:bCs/>
        </w:rPr>
        <w:t>Legende</w:t>
      </w:r>
      <w:r w:rsidR="007E3C21">
        <w:rPr>
          <w:b/>
          <w:bCs/>
        </w:rPr>
        <w:t xml:space="preserve"> </w:t>
      </w:r>
      <w:r w:rsidR="00AF2EDF">
        <w:rPr>
          <w:b/>
          <w:bCs/>
        </w:rPr>
        <w:t>mit</w:t>
      </w:r>
      <w:r w:rsidR="007E3C21">
        <w:rPr>
          <w:b/>
          <w:bCs/>
        </w:rPr>
        <w:t xml:space="preserve"> </w:t>
      </w:r>
      <w:r w:rsidR="006016D8">
        <w:rPr>
          <w:b/>
          <w:bCs/>
        </w:rPr>
        <w:t>W</w:t>
      </w:r>
      <w:r w:rsidR="007E3C21">
        <w:rPr>
          <w:b/>
          <w:bCs/>
        </w:rPr>
        <w:t>ahrscheinlichkeiten</w:t>
      </w:r>
    </w:p>
    <w:p w14:paraId="2EBB6BF8" w14:textId="77777777" w:rsidR="00710876" w:rsidRDefault="00710876" w:rsidP="005B767C">
      <w:pPr>
        <w:tabs>
          <w:tab w:val="left" w:pos="4536"/>
        </w:tabs>
        <w:rPr>
          <w:b/>
          <w:bCs/>
        </w:rPr>
      </w:pPr>
    </w:p>
    <w:tbl>
      <w:tblPr>
        <w:tblStyle w:val="GridTable7Colorful-Accent1"/>
        <w:tblW w:w="8926" w:type="dxa"/>
        <w:tblInd w:w="5" w:type="dxa"/>
        <w:tblLook w:val="04A0" w:firstRow="1" w:lastRow="0" w:firstColumn="1" w:lastColumn="0" w:noHBand="0" w:noVBand="1"/>
      </w:tblPr>
      <w:tblGrid>
        <w:gridCol w:w="1555"/>
        <w:gridCol w:w="6237"/>
        <w:gridCol w:w="1134"/>
      </w:tblGrid>
      <w:tr w:rsidR="00C74BED" w14:paraId="60F74CED" w14:textId="2BF24149" w:rsidTr="003F4974">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1555" w:type="dxa"/>
          </w:tcPr>
          <w:p w14:paraId="5AF3C23F" w14:textId="77777777" w:rsidR="006436FB" w:rsidRDefault="006436FB" w:rsidP="00C641D0">
            <w:commentRangeStart w:id="1655"/>
            <w:r>
              <w:t>Kürzel</w:t>
            </w:r>
          </w:p>
        </w:tc>
        <w:tc>
          <w:tcPr>
            <w:tcW w:w="6237" w:type="dxa"/>
          </w:tcPr>
          <w:p w14:paraId="546FD2D0" w14:textId="5ECE0482" w:rsidR="006436FB" w:rsidRDefault="006436FB" w:rsidP="00C641D0">
            <w:pPr>
              <w:cnfStyle w:val="100000000000" w:firstRow="1" w:lastRow="0" w:firstColumn="0" w:lastColumn="0" w:oddVBand="0" w:evenVBand="0" w:oddHBand="0" w:evenHBand="0" w:firstRowFirstColumn="0" w:firstRowLastColumn="0" w:lastRowFirstColumn="0" w:lastRowLastColumn="0"/>
              <w:rPr>
                <w:noProof/>
              </w:rPr>
            </w:pPr>
            <w:r>
              <w:rPr>
                <w:noProof/>
              </w:rPr>
              <w:t>Formulierung</w:t>
            </w:r>
          </w:p>
        </w:tc>
        <w:tc>
          <w:tcPr>
            <w:tcW w:w="1134" w:type="dxa"/>
          </w:tcPr>
          <w:p w14:paraId="07BF475E" w14:textId="330651BA" w:rsidR="006436FB" w:rsidRDefault="006436FB" w:rsidP="00C641D0">
            <w:pPr>
              <w:cnfStyle w:val="100000000000" w:firstRow="1" w:lastRow="0" w:firstColumn="0" w:lastColumn="0" w:oddVBand="0" w:evenVBand="0" w:oddHBand="0" w:evenHBand="0" w:firstRowFirstColumn="0" w:firstRowLastColumn="0" w:lastRowFirstColumn="0" w:lastRowLastColumn="0"/>
              <w:rPr>
                <w:noProof/>
              </w:rPr>
            </w:pPr>
            <w:r>
              <w:rPr>
                <w:noProof/>
              </w:rPr>
              <w:t>Wert</w:t>
            </w:r>
            <w:commentRangeEnd w:id="1655"/>
            <w:r w:rsidR="001D7A1B">
              <w:rPr>
                <w:rStyle w:val="CommentReference"/>
                <w:b w:val="0"/>
                <w:bCs w:val="0"/>
                <w:color w:val="auto"/>
              </w:rPr>
              <w:commentReference w:id="1655"/>
            </w:r>
          </w:p>
        </w:tc>
      </w:tr>
      <w:tr w:rsidR="00C74BED" w14:paraId="4A18E9EC" w14:textId="063459D2" w:rsidTr="003F497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5" w:type="dxa"/>
          </w:tcPr>
          <w:p w14:paraId="0A4F185C" w14:textId="645FFA68" w:rsidR="006436FB" w:rsidRPr="00FD4252" w:rsidRDefault="006436FB" w:rsidP="00C641D0">
            <w:r w:rsidRPr="00FD4252">
              <w:t>pa 0</w:t>
            </w:r>
          </w:p>
        </w:tc>
        <w:tc>
          <w:tcPr>
            <w:tcW w:w="6237" w:type="dxa"/>
          </w:tcPr>
          <w:p w14:paraId="1766495B" w14:textId="2D9FB9AB" w:rsidR="006436FB" w:rsidRPr="00FD4252" w:rsidRDefault="006436FB" w:rsidP="00C641D0">
            <w:pPr>
              <w:cnfStyle w:val="000000100000" w:firstRow="0" w:lastRow="0" w:firstColumn="0" w:lastColumn="0" w:oddVBand="0" w:evenVBand="0" w:oddHBand="1" w:evenHBand="0" w:firstRowFirstColumn="0" w:firstRowLastColumn="0" w:lastRowFirstColumn="0" w:lastRowLastColumn="0"/>
              <w:rPr>
                <w:noProof/>
              </w:rPr>
            </w:pPr>
            <w:r w:rsidRPr="00FD4252">
              <w:rPr>
                <w:noProof/>
              </w:rPr>
              <w:t xml:space="preserve">Angreifer erlangt </w:t>
            </w:r>
            <w:ins w:id="1656" w:author="Cailleret Levi (cailllev)" w:date="2020-12-19T19:36:00Z">
              <w:r w:rsidR="00D35CCF">
                <w:rPr>
                  <w:noProof/>
                </w:rPr>
                <w:t>K</w:t>
              </w:r>
            </w:ins>
            <w:del w:id="1657" w:author="Cailleret Levi (cailllev)" w:date="2020-12-19T19:36:00Z">
              <w:r w:rsidRPr="00FD4252" w:rsidDel="00D35CCF">
                <w:rPr>
                  <w:noProof/>
                </w:rPr>
                <w:delText>k</w:delText>
              </w:r>
            </w:del>
            <w:r w:rsidRPr="00FD4252">
              <w:rPr>
                <w:noProof/>
              </w:rPr>
              <w:t>ontrolle</w:t>
            </w:r>
            <w:del w:id="1658" w:author="Cailleret Levi (cailllev)" w:date="2020-12-19T19:36:00Z">
              <w:r w:rsidRPr="00FD4252" w:rsidDel="00D35CCF">
                <w:rPr>
                  <w:noProof/>
                </w:rPr>
                <w:delText>r</w:delText>
              </w:r>
            </w:del>
            <w:r w:rsidRPr="00FD4252">
              <w:rPr>
                <w:noProof/>
              </w:rPr>
              <w:t xml:space="preserve"> über den Authorizer.</w:t>
            </w:r>
          </w:p>
        </w:tc>
        <w:tc>
          <w:tcPr>
            <w:tcW w:w="1134" w:type="dxa"/>
          </w:tcPr>
          <w:p w14:paraId="21667A40" w14:textId="7BA5C8B9" w:rsidR="00796B47" w:rsidRPr="00FD4252" w:rsidRDefault="00796B47" w:rsidP="00C641D0">
            <w:pPr>
              <w:cnfStyle w:val="000000100000" w:firstRow="0" w:lastRow="0" w:firstColumn="0" w:lastColumn="0" w:oddVBand="0" w:evenVBand="0" w:oddHBand="1" w:evenHBand="0" w:firstRowFirstColumn="0" w:firstRowLastColumn="0" w:lastRowFirstColumn="0" w:lastRowLastColumn="0"/>
              <w:rPr>
                <w:noProof/>
              </w:rPr>
            </w:pPr>
            <w:r>
              <w:rPr>
                <w:noProof/>
              </w:rPr>
              <w:t>0.6</w:t>
            </w:r>
            <w:r w:rsidR="00112B02">
              <w:rPr>
                <w:noProof/>
              </w:rPr>
              <w:t xml:space="preserve"> </w:t>
            </w:r>
            <w:r w:rsidR="00112B02">
              <w:rPr>
                <w:noProof/>
              </w:rPr>
              <w:fldChar w:fldCharType="begin"/>
            </w:r>
            <w:r w:rsidR="00DD197A">
              <w:rPr>
                <w:noProof/>
              </w:rPr>
              <w:instrText xml:space="preserve"> ADDIN ZOTERO_ITEM CSL_CITATION {"citationID":"3Vt3O3UH","properties":{"formattedCitation":"[18]","plainCitation":"[18]","noteIndex":0},"citationItems":[{"id":30,"uris":["http://zotero.org/users/6945396/items/7JV7MGJ7"],"uri":["http://zotero.org/users/6945396/items/7JV7MGJ7"],"itemData":{"id":30,"type":"paper-conference","abstract":"This paper presents a preliminary design for a moving-target defense (MTD) for computer networks to combat an attacker's asymmetric advantage. The MTD system reasons over a set of abstract models that capture the network's configuration and its operational and security goals to select adaptations that maintain the operational integrity of the network. The paper examines both a simple (purely random) MTD system as well as an intelligent MTD system that uses attack indicators to augment adaptation selection. A set of simulation-based experiments show that such an MTD system may in fact be able to reduce an attacker's success likelihood. These results are a preliminary step towards understanding and quantifying the impact of MTDs on computer networks.","container-title":"2013 6th International Symposium on Resilient Control Systems (ISRCS)","DOI":"10.1109/ISRCS.2013.6623770","event":"2013 6th International Symposium on Resilient Control Systems (ISRCS)","page":"162-169","source":"IEEE Xplore","title":"Investigating the application of moving target defenses to network security","author":[{"family":"Zhuang","given":"Rui"},{"family":"Zhang","given":"Su"},{"family":"Bardas","given":"Alex"},{"family":"DeLoach","given":"Scott A."},{"family":"Ou","given":"Xinming"},{"family":"Singhal","given":"Anoop"}],"issued":{"date-parts":[["2013",8]]}}}],"schema":"https://github.com/citation-style-language/schema/raw/master/csl-citation.json"} </w:instrText>
            </w:r>
            <w:r w:rsidR="00112B02">
              <w:rPr>
                <w:noProof/>
              </w:rPr>
              <w:fldChar w:fldCharType="separate"/>
            </w:r>
            <w:r w:rsidR="000371EA" w:rsidRPr="000371EA">
              <w:rPr>
                <w:rFonts w:ascii="Calibri" w:hAnsi="Calibri" w:cs="Calibri"/>
              </w:rPr>
              <w:t>[18]</w:t>
            </w:r>
            <w:r w:rsidR="00112B02">
              <w:rPr>
                <w:noProof/>
              </w:rPr>
              <w:fldChar w:fldCharType="end"/>
            </w:r>
          </w:p>
        </w:tc>
      </w:tr>
      <w:tr w:rsidR="00991C09" w14:paraId="0B53B436" w14:textId="44639DF0" w:rsidTr="003F4974">
        <w:trPr>
          <w:trHeight w:val="340"/>
        </w:trPr>
        <w:tc>
          <w:tcPr>
            <w:cnfStyle w:val="001000000000" w:firstRow="0" w:lastRow="0" w:firstColumn="1" w:lastColumn="0" w:oddVBand="0" w:evenVBand="0" w:oddHBand="0" w:evenHBand="0" w:firstRowFirstColumn="0" w:firstRowLastColumn="0" w:lastRowFirstColumn="0" w:lastRowLastColumn="0"/>
            <w:tcW w:w="1555" w:type="dxa"/>
          </w:tcPr>
          <w:p w14:paraId="38D2CF9D" w14:textId="36C62F89" w:rsidR="006436FB" w:rsidRPr="00FD4252" w:rsidRDefault="006436FB" w:rsidP="00C641D0">
            <w:r w:rsidRPr="00FD4252">
              <w:t>dpa/dt</w:t>
            </w:r>
          </w:p>
        </w:tc>
        <w:tc>
          <w:tcPr>
            <w:tcW w:w="6237" w:type="dxa"/>
          </w:tcPr>
          <w:p w14:paraId="0A737B73" w14:textId="77777777" w:rsidR="006436FB" w:rsidRPr="00FD4252" w:rsidRDefault="006436FB" w:rsidP="00C641D0">
            <w:pPr>
              <w:cnfStyle w:val="000000000000" w:firstRow="0" w:lastRow="0" w:firstColumn="0" w:lastColumn="0" w:oddVBand="0" w:evenVBand="0" w:oddHBand="0" w:evenHBand="0" w:firstRowFirstColumn="0" w:firstRowLastColumn="0" w:lastRowFirstColumn="0" w:lastRowLastColumn="0"/>
              <w:rPr>
                <w:noProof/>
              </w:rPr>
            </w:pPr>
            <w:r w:rsidRPr="00FD4252">
              <w:rPr>
                <w:noProof/>
              </w:rPr>
              <w:t>Veränderung von pa nach einem Zeitschritt.</w:t>
            </w:r>
          </w:p>
        </w:tc>
        <w:tc>
          <w:tcPr>
            <w:tcW w:w="1134" w:type="dxa"/>
          </w:tcPr>
          <w:p w14:paraId="3CAED95A" w14:textId="0DCB6003" w:rsidR="006436FB" w:rsidRPr="00FD4252" w:rsidRDefault="00796B47" w:rsidP="00C641D0">
            <w:pPr>
              <w:cnfStyle w:val="000000000000" w:firstRow="0" w:lastRow="0" w:firstColumn="0" w:lastColumn="0" w:oddVBand="0" w:evenVBand="0" w:oddHBand="0" w:evenHBand="0" w:firstRowFirstColumn="0" w:firstRowLastColumn="0" w:lastRowFirstColumn="0" w:lastRowLastColumn="0"/>
              <w:rPr>
                <w:noProof/>
              </w:rPr>
            </w:pPr>
            <w:r>
              <w:rPr>
                <w:noProof/>
              </w:rPr>
              <w:t>0.1</w:t>
            </w:r>
          </w:p>
        </w:tc>
      </w:tr>
      <w:tr w:rsidR="00C74BED" w14:paraId="245CE648" w14:textId="0A0323EA" w:rsidTr="003F497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5" w:type="dxa"/>
          </w:tcPr>
          <w:p w14:paraId="25352F65" w14:textId="77777777" w:rsidR="00796B47" w:rsidRPr="00FD4252" w:rsidRDefault="00796B47" w:rsidP="00796B47">
            <w:r w:rsidRPr="00FD4252">
              <w:t>pp 0</w:t>
            </w:r>
          </w:p>
        </w:tc>
        <w:tc>
          <w:tcPr>
            <w:tcW w:w="6237" w:type="dxa"/>
          </w:tcPr>
          <w:p w14:paraId="0467FCE1" w14:textId="2C4253D8" w:rsidR="00796B47" w:rsidRPr="00FD4252" w:rsidRDefault="00796B47" w:rsidP="00796B47">
            <w:pPr>
              <w:cnfStyle w:val="000000100000" w:firstRow="0" w:lastRow="0" w:firstColumn="0" w:lastColumn="0" w:oddVBand="0" w:evenVBand="0" w:oddHBand="1" w:evenHBand="0" w:firstRowFirstColumn="0" w:firstRowLastColumn="0" w:lastRowFirstColumn="0" w:lastRowLastColumn="0"/>
            </w:pPr>
            <w:r w:rsidRPr="00FD4252">
              <w:rPr>
                <w:noProof/>
              </w:rPr>
              <w:t xml:space="preserve">Angreifer erlangt </w:t>
            </w:r>
            <w:ins w:id="1659" w:author="Cailleret Levi (cailllev)" w:date="2020-12-19T19:36:00Z">
              <w:r w:rsidR="00D35CCF">
                <w:rPr>
                  <w:noProof/>
                </w:rPr>
                <w:t>K</w:t>
              </w:r>
              <w:r w:rsidR="00D35CCF" w:rsidRPr="00FD4252">
                <w:rPr>
                  <w:noProof/>
                </w:rPr>
                <w:t xml:space="preserve">ontrolle </w:t>
              </w:r>
            </w:ins>
            <w:del w:id="1660" w:author="Cailleret Levi (cailllev)" w:date="2020-12-19T19:36:00Z">
              <w:r w:rsidRPr="00FD4252" w:rsidDel="00D35CCF">
                <w:rPr>
                  <w:noProof/>
                </w:rPr>
                <w:delText xml:space="preserve">kontroller </w:delText>
              </w:r>
            </w:del>
            <w:r w:rsidRPr="00FD4252">
              <w:rPr>
                <w:noProof/>
              </w:rPr>
              <w:t>über den Planner.</w:t>
            </w:r>
          </w:p>
        </w:tc>
        <w:tc>
          <w:tcPr>
            <w:tcW w:w="1134" w:type="dxa"/>
          </w:tcPr>
          <w:p w14:paraId="35858D2B" w14:textId="5A902FCA" w:rsidR="00796B47" w:rsidRPr="00FD4252" w:rsidRDefault="00796B47" w:rsidP="00796B47">
            <w:pPr>
              <w:cnfStyle w:val="000000100000" w:firstRow="0" w:lastRow="0" w:firstColumn="0" w:lastColumn="0" w:oddVBand="0" w:evenVBand="0" w:oddHBand="1" w:evenHBand="0" w:firstRowFirstColumn="0" w:firstRowLastColumn="0" w:lastRowFirstColumn="0" w:lastRowLastColumn="0"/>
              <w:rPr>
                <w:noProof/>
              </w:rPr>
            </w:pPr>
            <w:r>
              <w:rPr>
                <w:noProof/>
              </w:rPr>
              <w:t>0.6</w:t>
            </w:r>
            <w:r w:rsidR="002950EC">
              <w:rPr>
                <w:noProof/>
              </w:rPr>
              <w:t xml:space="preserve"> </w:t>
            </w:r>
            <w:r w:rsidR="002950EC">
              <w:rPr>
                <w:noProof/>
              </w:rPr>
              <w:fldChar w:fldCharType="begin"/>
            </w:r>
            <w:r w:rsidR="00DD197A">
              <w:rPr>
                <w:noProof/>
              </w:rPr>
              <w:instrText xml:space="preserve"> ADDIN ZOTERO_ITEM CSL_CITATION {"citationID":"E5263rWg","properties":{"formattedCitation":"[18]","plainCitation":"[18]","noteIndex":0},"citationItems":[{"id":30,"uris":["http://zotero.org/users/6945396/items/7JV7MGJ7"],"uri":["http://zotero.org/users/6945396/items/7JV7MGJ7"],"itemData":{"id":30,"type":"paper-conference","abstract":"This paper presents a preliminary design for a moving-target defense (MTD) for computer networks to combat an attacker's asymmetric advantage. The MTD system reasons over a set of abstract models that capture the network's configuration and its operational and security goals to select adaptations that maintain the operational integrity of the network. The paper examines both a simple (purely random) MTD system as well as an intelligent MTD system that uses attack indicators to augment adaptation selection. A set of simulation-based experiments show that such an MTD system may in fact be able to reduce an attacker's success likelihood. These results are a preliminary step towards understanding and quantifying the impact of MTDs on computer networks.","container-title":"2013 6th International Symposium on Resilient Control Systems (ISRCS)","DOI":"10.1109/ISRCS.2013.6623770","event":"2013 6th International Symposium on Resilient Control Systems (ISRCS)","page":"162-169","source":"IEEE Xplore","title":"Investigating the application of moving target defenses to network security","author":[{"family":"Zhuang","given":"Rui"},{"family":"Zhang","given":"Su"},{"family":"Bardas","given":"Alex"},{"family":"DeLoach","given":"Scott A."},{"family":"Ou","given":"Xinming"},{"family":"Singhal","given":"Anoop"}],"issued":{"date-parts":[["2013",8]]}}}],"schema":"https://github.com/citation-style-language/schema/raw/master/csl-citation.json"} </w:instrText>
            </w:r>
            <w:r w:rsidR="002950EC">
              <w:rPr>
                <w:noProof/>
              </w:rPr>
              <w:fldChar w:fldCharType="separate"/>
            </w:r>
            <w:r w:rsidR="000371EA" w:rsidRPr="000371EA">
              <w:rPr>
                <w:rFonts w:ascii="Calibri" w:hAnsi="Calibri" w:cs="Calibri"/>
              </w:rPr>
              <w:t>[18]</w:t>
            </w:r>
            <w:r w:rsidR="002950EC">
              <w:rPr>
                <w:noProof/>
              </w:rPr>
              <w:fldChar w:fldCharType="end"/>
            </w:r>
          </w:p>
        </w:tc>
      </w:tr>
      <w:tr w:rsidR="00991C09" w14:paraId="1A1739DA" w14:textId="4BCF74E0" w:rsidTr="003F4974">
        <w:trPr>
          <w:trHeight w:val="340"/>
        </w:trPr>
        <w:tc>
          <w:tcPr>
            <w:cnfStyle w:val="001000000000" w:firstRow="0" w:lastRow="0" w:firstColumn="1" w:lastColumn="0" w:oddVBand="0" w:evenVBand="0" w:oddHBand="0" w:evenHBand="0" w:firstRowFirstColumn="0" w:firstRowLastColumn="0" w:lastRowFirstColumn="0" w:lastRowLastColumn="0"/>
            <w:tcW w:w="1555" w:type="dxa"/>
          </w:tcPr>
          <w:p w14:paraId="1AFB27E2" w14:textId="77777777" w:rsidR="00796B47" w:rsidRPr="00FD4252" w:rsidRDefault="00796B47" w:rsidP="00796B47">
            <w:r w:rsidRPr="00FD4252">
              <w:t>dp</w:t>
            </w:r>
            <w:r>
              <w:t>p</w:t>
            </w:r>
            <w:r w:rsidRPr="00FD4252">
              <w:t>/dt</w:t>
            </w:r>
          </w:p>
        </w:tc>
        <w:tc>
          <w:tcPr>
            <w:tcW w:w="6237" w:type="dxa"/>
          </w:tcPr>
          <w:p w14:paraId="3035C6C5" w14:textId="77777777" w:rsidR="00796B47" w:rsidRPr="00FD4252" w:rsidRDefault="00796B47" w:rsidP="00796B47">
            <w:pPr>
              <w:cnfStyle w:val="000000000000" w:firstRow="0" w:lastRow="0" w:firstColumn="0" w:lastColumn="0" w:oddVBand="0" w:evenVBand="0" w:oddHBand="0" w:evenHBand="0" w:firstRowFirstColumn="0" w:firstRowLastColumn="0" w:lastRowFirstColumn="0" w:lastRowLastColumn="0"/>
              <w:rPr>
                <w:noProof/>
              </w:rPr>
            </w:pPr>
            <w:r w:rsidRPr="00FD4252">
              <w:rPr>
                <w:noProof/>
              </w:rPr>
              <w:t>Veränderung von pp nach einem Zeitschritt.</w:t>
            </w:r>
          </w:p>
        </w:tc>
        <w:tc>
          <w:tcPr>
            <w:tcW w:w="1134" w:type="dxa"/>
          </w:tcPr>
          <w:p w14:paraId="70C38E03" w14:textId="10FA576B" w:rsidR="00796B47" w:rsidRPr="00FD4252" w:rsidRDefault="00796B47" w:rsidP="00796B47">
            <w:pPr>
              <w:cnfStyle w:val="000000000000" w:firstRow="0" w:lastRow="0" w:firstColumn="0" w:lastColumn="0" w:oddVBand="0" w:evenVBand="0" w:oddHBand="0" w:evenHBand="0" w:firstRowFirstColumn="0" w:firstRowLastColumn="0" w:lastRowFirstColumn="0" w:lastRowLastColumn="0"/>
              <w:rPr>
                <w:noProof/>
              </w:rPr>
            </w:pPr>
            <w:r>
              <w:rPr>
                <w:noProof/>
              </w:rPr>
              <w:t>0.1</w:t>
            </w:r>
          </w:p>
        </w:tc>
      </w:tr>
      <w:tr w:rsidR="00C74BED" w14:paraId="5D0539B5" w14:textId="3B77BC2C" w:rsidTr="003F497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5" w:type="dxa"/>
          </w:tcPr>
          <w:p w14:paraId="08132236" w14:textId="240603A9" w:rsidR="00796B47" w:rsidRPr="00FD4252" w:rsidRDefault="00796B47" w:rsidP="00796B47">
            <w:r w:rsidRPr="00FD4252">
              <w:t>pdb1 0</w:t>
            </w:r>
            <w:ins w:id="1661" w:author="Cailleret Levi (cailllev)" w:date="2020-12-14T08:57:00Z">
              <w:r w:rsidR="00BD3E16">
                <w:rPr>
                  <w:rStyle w:val="FootnoteReference"/>
                </w:rPr>
                <w:footnoteReference w:id="2"/>
              </w:r>
            </w:ins>
          </w:p>
        </w:tc>
        <w:tc>
          <w:tcPr>
            <w:tcW w:w="6237" w:type="dxa"/>
          </w:tcPr>
          <w:p w14:paraId="61142611" w14:textId="5036C4A9" w:rsidR="00796B47" w:rsidRPr="00FD4252" w:rsidRDefault="00796B47" w:rsidP="00796B47">
            <w:pPr>
              <w:cnfStyle w:val="000000100000" w:firstRow="0" w:lastRow="0" w:firstColumn="0" w:lastColumn="0" w:oddVBand="0" w:evenVBand="0" w:oddHBand="1" w:evenHBand="0" w:firstRowFirstColumn="0" w:firstRowLastColumn="0" w:lastRowFirstColumn="0" w:lastRowLastColumn="0"/>
            </w:pPr>
            <w:r w:rsidRPr="00FD4252">
              <w:rPr>
                <w:noProof/>
              </w:rPr>
              <w:t xml:space="preserve">Angreifer erlangt </w:t>
            </w:r>
            <w:ins w:id="1677" w:author="Cailleret Levi (cailllev)" w:date="2020-12-19T19:36:00Z">
              <w:r w:rsidR="00D35CCF">
                <w:rPr>
                  <w:noProof/>
                </w:rPr>
                <w:t>K</w:t>
              </w:r>
              <w:r w:rsidR="00D35CCF" w:rsidRPr="00FD4252">
                <w:rPr>
                  <w:noProof/>
                </w:rPr>
                <w:t xml:space="preserve">ontrolle </w:t>
              </w:r>
            </w:ins>
            <w:del w:id="1678" w:author="Cailleret Levi (cailllev)" w:date="2020-12-19T19:36:00Z">
              <w:r w:rsidRPr="00FD4252" w:rsidDel="00D35CCF">
                <w:rPr>
                  <w:noProof/>
                </w:rPr>
                <w:delText xml:space="preserve">kontroller </w:delText>
              </w:r>
            </w:del>
            <w:r w:rsidRPr="00FD4252">
              <w:rPr>
                <w:noProof/>
              </w:rPr>
              <w:t>über Datenbank 1.</w:t>
            </w:r>
          </w:p>
        </w:tc>
        <w:tc>
          <w:tcPr>
            <w:tcW w:w="1134" w:type="dxa"/>
          </w:tcPr>
          <w:p w14:paraId="7B7AB979" w14:textId="3E53EF04" w:rsidR="00796B47" w:rsidRPr="00FD4252" w:rsidRDefault="00796B47" w:rsidP="00796B47">
            <w:pPr>
              <w:cnfStyle w:val="000000100000" w:firstRow="0" w:lastRow="0" w:firstColumn="0" w:lastColumn="0" w:oddVBand="0" w:evenVBand="0" w:oddHBand="1" w:evenHBand="0" w:firstRowFirstColumn="0" w:firstRowLastColumn="0" w:lastRowFirstColumn="0" w:lastRowLastColumn="0"/>
              <w:rPr>
                <w:noProof/>
              </w:rPr>
            </w:pPr>
            <w:r>
              <w:rPr>
                <w:noProof/>
              </w:rPr>
              <w:t>0.4</w:t>
            </w:r>
            <w:r w:rsidR="002950EC">
              <w:rPr>
                <w:noProof/>
              </w:rPr>
              <w:t xml:space="preserve"> </w:t>
            </w:r>
            <w:r w:rsidR="002950EC">
              <w:rPr>
                <w:noProof/>
              </w:rPr>
              <w:fldChar w:fldCharType="begin"/>
            </w:r>
            <w:r w:rsidR="00DD197A">
              <w:rPr>
                <w:noProof/>
              </w:rPr>
              <w:instrText xml:space="preserve"> ADDIN ZOTERO_ITEM CSL_CITATION {"citationID":"6ripdfC2","properties":{"formattedCitation":"[18]","plainCitation":"[18]","noteIndex":0},"citationItems":[{"id":30,"uris":["http://zotero.org/users/6945396/items/7JV7MGJ7"],"uri":["http://zotero.org/users/6945396/items/7JV7MGJ7"],"itemData":{"id":30,"type":"paper-conference","abstract":"This paper presents a preliminary design for a moving-target defense (MTD) for computer networks to combat an attacker's asymmetric advantage. The MTD system reasons over a set of abstract models that capture the network's configuration and its operational and security goals to select adaptations that maintain the operational integrity of the network. The paper examines both a simple (purely random) MTD system as well as an intelligent MTD system that uses attack indicators to augment adaptation selection. A set of simulation-based experiments show that such an MTD system may in fact be able to reduce an attacker's success likelihood. These results are a preliminary step towards understanding and quantifying the impact of MTDs on computer networks.","container-title":"2013 6th International Symposium on Resilient Control Systems (ISRCS)","DOI":"10.1109/ISRCS.2013.6623770","event":"2013 6th International Symposium on Resilient Control Systems (ISRCS)","page":"162-169","source":"IEEE Xplore","title":"Investigating the application of moving target defenses to network security","author":[{"family":"Zhuang","given":"Rui"},{"family":"Zhang","given":"Su"},{"family":"Bardas","given":"Alex"},{"family":"DeLoach","given":"Scott A."},{"family":"Ou","given":"Xinming"},{"family":"Singhal","given":"Anoop"}],"issued":{"date-parts":[["2013",8]]}}}],"schema":"https://github.com/citation-style-language/schema/raw/master/csl-citation.json"} </w:instrText>
            </w:r>
            <w:r w:rsidR="002950EC">
              <w:rPr>
                <w:noProof/>
              </w:rPr>
              <w:fldChar w:fldCharType="separate"/>
            </w:r>
            <w:r w:rsidR="000371EA" w:rsidRPr="000371EA">
              <w:rPr>
                <w:rFonts w:ascii="Calibri" w:hAnsi="Calibri" w:cs="Calibri"/>
              </w:rPr>
              <w:t>[18]</w:t>
            </w:r>
            <w:r w:rsidR="002950EC">
              <w:rPr>
                <w:noProof/>
              </w:rPr>
              <w:fldChar w:fldCharType="end"/>
            </w:r>
          </w:p>
        </w:tc>
      </w:tr>
      <w:tr w:rsidR="00991C09" w14:paraId="41DE2F17" w14:textId="3D7E9CF6" w:rsidTr="003F4974">
        <w:trPr>
          <w:trHeight w:val="340"/>
        </w:trPr>
        <w:tc>
          <w:tcPr>
            <w:cnfStyle w:val="001000000000" w:firstRow="0" w:lastRow="0" w:firstColumn="1" w:lastColumn="0" w:oddVBand="0" w:evenVBand="0" w:oddHBand="0" w:evenHBand="0" w:firstRowFirstColumn="0" w:firstRowLastColumn="0" w:lastRowFirstColumn="0" w:lastRowLastColumn="0"/>
            <w:tcW w:w="1555" w:type="dxa"/>
          </w:tcPr>
          <w:p w14:paraId="2C83C54C" w14:textId="77777777" w:rsidR="00796B47" w:rsidRPr="00FD4252" w:rsidRDefault="00796B47" w:rsidP="00796B47">
            <w:r w:rsidRPr="00FD4252">
              <w:t>dp</w:t>
            </w:r>
            <w:r>
              <w:t>db1</w:t>
            </w:r>
            <w:r w:rsidRPr="00FD4252">
              <w:t>/dt</w:t>
            </w:r>
          </w:p>
        </w:tc>
        <w:tc>
          <w:tcPr>
            <w:tcW w:w="6237" w:type="dxa"/>
          </w:tcPr>
          <w:p w14:paraId="5634C7B4" w14:textId="77777777" w:rsidR="00796B47" w:rsidRPr="00FD4252" w:rsidRDefault="00796B47" w:rsidP="00796B47">
            <w:pPr>
              <w:cnfStyle w:val="000000000000" w:firstRow="0" w:lastRow="0" w:firstColumn="0" w:lastColumn="0" w:oddVBand="0" w:evenVBand="0" w:oddHBand="0" w:evenHBand="0" w:firstRowFirstColumn="0" w:firstRowLastColumn="0" w:lastRowFirstColumn="0" w:lastRowLastColumn="0"/>
              <w:rPr>
                <w:noProof/>
              </w:rPr>
            </w:pPr>
            <w:r w:rsidRPr="00FD4252">
              <w:rPr>
                <w:noProof/>
              </w:rPr>
              <w:t xml:space="preserve">Veränderung von </w:t>
            </w:r>
            <w:r w:rsidRPr="00FD4252">
              <w:t>pdb1</w:t>
            </w:r>
            <w:r>
              <w:t xml:space="preserve"> </w:t>
            </w:r>
            <w:r w:rsidRPr="00FD4252">
              <w:rPr>
                <w:noProof/>
              </w:rPr>
              <w:t>nach einem Zeitschritt.</w:t>
            </w:r>
          </w:p>
        </w:tc>
        <w:tc>
          <w:tcPr>
            <w:tcW w:w="1134" w:type="dxa"/>
          </w:tcPr>
          <w:p w14:paraId="3D58618F" w14:textId="4CBDA9BE" w:rsidR="00796B47" w:rsidRPr="00FD4252" w:rsidRDefault="00796B47" w:rsidP="00796B47">
            <w:pPr>
              <w:cnfStyle w:val="000000000000" w:firstRow="0" w:lastRow="0" w:firstColumn="0" w:lastColumn="0" w:oddVBand="0" w:evenVBand="0" w:oddHBand="0" w:evenHBand="0" w:firstRowFirstColumn="0" w:firstRowLastColumn="0" w:lastRowFirstColumn="0" w:lastRowLastColumn="0"/>
              <w:rPr>
                <w:noProof/>
              </w:rPr>
            </w:pPr>
            <w:r>
              <w:rPr>
                <w:noProof/>
              </w:rPr>
              <w:t>0.1</w:t>
            </w:r>
          </w:p>
        </w:tc>
      </w:tr>
      <w:tr w:rsidR="00C74BED" w14:paraId="3BD56860" w14:textId="0E88AF2E" w:rsidTr="003F497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5" w:type="dxa"/>
          </w:tcPr>
          <w:p w14:paraId="03C15203" w14:textId="77777777" w:rsidR="00796B47" w:rsidRPr="00FD4252" w:rsidRDefault="00796B47" w:rsidP="00796B47">
            <w:r w:rsidRPr="00FD4252">
              <w:t>pdb2 0</w:t>
            </w:r>
          </w:p>
        </w:tc>
        <w:tc>
          <w:tcPr>
            <w:tcW w:w="6237" w:type="dxa"/>
          </w:tcPr>
          <w:p w14:paraId="2A73E999" w14:textId="4BA60651" w:rsidR="00796B47" w:rsidRPr="00FD4252" w:rsidRDefault="00796B47" w:rsidP="00796B47">
            <w:pPr>
              <w:cnfStyle w:val="000000100000" w:firstRow="0" w:lastRow="0" w:firstColumn="0" w:lastColumn="0" w:oddVBand="0" w:evenVBand="0" w:oddHBand="1" w:evenHBand="0" w:firstRowFirstColumn="0" w:firstRowLastColumn="0" w:lastRowFirstColumn="0" w:lastRowLastColumn="0"/>
            </w:pPr>
            <w:r w:rsidRPr="00FD4252">
              <w:rPr>
                <w:noProof/>
              </w:rPr>
              <w:t xml:space="preserve">Angreifer erlangt </w:t>
            </w:r>
            <w:ins w:id="1679" w:author="Cailleret Levi (cailllev)" w:date="2020-12-19T19:36:00Z">
              <w:r w:rsidR="00D35CCF">
                <w:rPr>
                  <w:noProof/>
                </w:rPr>
                <w:t>K</w:t>
              </w:r>
              <w:r w:rsidR="00D35CCF" w:rsidRPr="00FD4252">
                <w:rPr>
                  <w:noProof/>
                </w:rPr>
                <w:t xml:space="preserve">ontrolle </w:t>
              </w:r>
            </w:ins>
            <w:del w:id="1680" w:author="Cailleret Levi (cailllev)" w:date="2020-12-19T19:36:00Z">
              <w:r w:rsidRPr="00FD4252" w:rsidDel="00D35CCF">
                <w:rPr>
                  <w:noProof/>
                </w:rPr>
                <w:delText xml:space="preserve">kontroller </w:delText>
              </w:r>
            </w:del>
            <w:r w:rsidRPr="00FD4252">
              <w:rPr>
                <w:noProof/>
              </w:rPr>
              <w:t>über Datenbank 2.</w:t>
            </w:r>
          </w:p>
        </w:tc>
        <w:tc>
          <w:tcPr>
            <w:tcW w:w="1134" w:type="dxa"/>
          </w:tcPr>
          <w:p w14:paraId="2CB534DB" w14:textId="18CE06CD" w:rsidR="00796B47" w:rsidRPr="00FD4252" w:rsidRDefault="00796B47" w:rsidP="00796B47">
            <w:pPr>
              <w:cnfStyle w:val="000000100000" w:firstRow="0" w:lastRow="0" w:firstColumn="0" w:lastColumn="0" w:oddVBand="0" w:evenVBand="0" w:oddHBand="1" w:evenHBand="0" w:firstRowFirstColumn="0" w:firstRowLastColumn="0" w:lastRowFirstColumn="0" w:lastRowLastColumn="0"/>
              <w:rPr>
                <w:noProof/>
              </w:rPr>
            </w:pPr>
            <w:r>
              <w:rPr>
                <w:noProof/>
              </w:rPr>
              <w:t>0.4</w:t>
            </w:r>
            <w:r w:rsidR="00C1484B">
              <w:rPr>
                <w:noProof/>
              </w:rPr>
              <w:t xml:space="preserve"> </w:t>
            </w:r>
            <w:r w:rsidR="00C1484B">
              <w:rPr>
                <w:noProof/>
              </w:rPr>
              <w:fldChar w:fldCharType="begin"/>
            </w:r>
            <w:r w:rsidR="00DD197A">
              <w:rPr>
                <w:noProof/>
              </w:rPr>
              <w:instrText xml:space="preserve"> ADDIN ZOTERO_ITEM CSL_CITATION {"citationID":"rwRJOWcs","properties":{"formattedCitation":"[18]","plainCitation":"[18]","noteIndex":0},"citationItems":[{"id":30,"uris":["http://zotero.org/users/6945396/items/7JV7MGJ7"],"uri":["http://zotero.org/users/6945396/items/7JV7MGJ7"],"itemData":{"id":30,"type":"paper-conference","abstract":"This paper presents a preliminary design for a moving-target defense (MTD) for computer networks to combat an attacker's asymmetric advantage. The MTD system reasons over a set of abstract models that capture the network's configuration and its operational and security goals to select adaptations that maintain the operational integrity of the network. The paper examines both a simple (purely random) MTD system as well as an intelligent MTD system that uses attack indicators to augment adaptation selection. A set of simulation-based experiments show that such an MTD system may in fact be able to reduce an attacker's success likelihood. These results are a preliminary step towards understanding and quantifying the impact of MTDs on computer networks.","container-title":"2013 6th International Symposium on Resilient Control Systems (ISRCS)","DOI":"10.1109/ISRCS.2013.6623770","event":"2013 6th International Symposium on Resilient Control Systems (ISRCS)","page":"162-169","source":"IEEE Xplore","title":"Investigating the application of moving target defenses to network security","author":[{"family":"Zhuang","given":"Rui"},{"family":"Zhang","given":"Su"},{"family":"Bardas","given":"Alex"},{"family":"DeLoach","given":"Scott A."},{"family":"Ou","given":"Xinming"},{"family":"Singhal","given":"Anoop"}],"issued":{"date-parts":[["2013",8]]}}}],"schema":"https://github.com/citation-style-language/schema/raw/master/csl-citation.json"} </w:instrText>
            </w:r>
            <w:r w:rsidR="00C1484B">
              <w:rPr>
                <w:noProof/>
              </w:rPr>
              <w:fldChar w:fldCharType="separate"/>
            </w:r>
            <w:r w:rsidR="000371EA" w:rsidRPr="000371EA">
              <w:rPr>
                <w:rFonts w:ascii="Calibri" w:hAnsi="Calibri" w:cs="Calibri"/>
              </w:rPr>
              <w:t>[18]</w:t>
            </w:r>
            <w:r w:rsidR="00C1484B">
              <w:rPr>
                <w:noProof/>
              </w:rPr>
              <w:fldChar w:fldCharType="end"/>
            </w:r>
          </w:p>
        </w:tc>
      </w:tr>
      <w:tr w:rsidR="00991C09" w14:paraId="78F7CEC2" w14:textId="4178FDB2" w:rsidTr="003F4974">
        <w:trPr>
          <w:trHeight w:val="340"/>
        </w:trPr>
        <w:tc>
          <w:tcPr>
            <w:cnfStyle w:val="001000000000" w:firstRow="0" w:lastRow="0" w:firstColumn="1" w:lastColumn="0" w:oddVBand="0" w:evenVBand="0" w:oddHBand="0" w:evenHBand="0" w:firstRowFirstColumn="0" w:firstRowLastColumn="0" w:lastRowFirstColumn="0" w:lastRowLastColumn="0"/>
            <w:tcW w:w="1555" w:type="dxa"/>
          </w:tcPr>
          <w:p w14:paraId="051203E5" w14:textId="77777777" w:rsidR="00796B47" w:rsidRPr="00FD4252" w:rsidRDefault="00796B47" w:rsidP="00796B47">
            <w:r w:rsidRPr="00FD4252">
              <w:t>dp</w:t>
            </w:r>
            <w:r>
              <w:t>db2</w:t>
            </w:r>
            <w:r w:rsidRPr="00FD4252">
              <w:t>/dt</w:t>
            </w:r>
          </w:p>
        </w:tc>
        <w:tc>
          <w:tcPr>
            <w:tcW w:w="6237" w:type="dxa"/>
          </w:tcPr>
          <w:p w14:paraId="1F2C1394" w14:textId="77777777" w:rsidR="00796B47" w:rsidRPr="00FD4252" w:rsidRDefault="00796B47" w:rsidP="00796B47">
            <w:pPr>
              <w:cnfStyle w:val="000000000000" w:firstRow="0" w:lastRow="0" w:firstColumn="0" w:lastColumn="0" w:oddVBand="0" w:evenVBand="0" w:oddHBand="0" w:evenHBand="0" w:firstRowFirstColumn="0" w:firstRowLastColumn="0" w:lastRowFirstColumn="0" w:lastRowLastColumn="0"/>
              <w:rPr>
                <w:noProof/>
              </w:rPr>
            </w:pPr>
            <w:r w:rsidRPr="00FD4252">
              <w:rPr>
                <w:noProof/>
              </w:rPr>
              <w:t xml:space="preserve">Veränderung von </w:t>
            </w:r>
            <w:r w:rsidRPr="00FD4252">
              <w:t>pdb</w:t>
            </w:r>
            <w:r>
              <w:t xml:space="preserve">2 </w:t>
            </w:r>
            <w:r w:rsidRPr="00FD4252">
              <w:rPr>
                <w:noProof/>
              </w:rPr>
              <w:t>nach einem Zeitschritt.</w:t>
            </w:r>
          </w:p>
        </w:tc>
        <w:tc>
          <w:tcPr>
            <w:tcW w:w="1134" w:type="dxa"/>
          </w:tcPr>
          <w:p w14:paraId="59A9678F" w14:textId="53AB32E4" w:rsidR="00796B47" w:rsidRPr="00FD4252" w:rsidRDefault="00796B47" w:rsidP="00796B47">
            <w:pPr>
              <w:cnfStyle w:val="000000000000" w:firstRow="0" w:lastRow="0" w:firstColumn="0" w:lastColumn="0" w:oddVBand="0" w:evenVBand="0" w:oddHBand="0" w:evenHBand="0" w:firstRowFirstColumn="0" w:firstRowLastColumn="0" w:lastRowFirstColumn="0" w:lastRowLastColumn="0"/>
              <w:rPr>
                <w:noProof/>
              </w:rPr>
            </w:pPr>
            <w:r>
              <w:rPr>
                <w:noProof/>
              </w:rPr>
              <w:t>0.1</w:t>
            </w:r>
          </w:p>
        </w:tc>
      </w:tr>
      <w:tr w:rsidR="00C74BED" w14:paraId="5980B652" w14:textId="0B52FBA1" w:rsidTr="003F497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5" w:type="dxa"/>
          </w:tcPr>
          <w:p w14:paraId="55C3D8F1" w14:textId="77777777" w:rsidR="00796B47" w:rsidRPr="00FD4252" w:rsidRDefault="00796B47" w:rsidP="00796B47">
            <w:r w:rsidRPr="00FD4252">
              <w:t>pdb3 0</w:t>
            </w:r>
          </w:p>
        </w:tc>
        <w:tc>
          <w:tcPr>
            <w:tcW w:w="6237" w:type="dxa"/>
          </w:tcPr>
          <w:p w14:paraId="5566881D" w14:textId="1C396D97" w:rsidR="00796B47" w:rsidRPr="00FD4252" w:rsidRDefault="00796B47" w:rsidP="00796B47">
            <w:pPr>
              <w:cnfStyle w:val="000000100000" w:firstRow="0" w:lastRow="0" w:firstColumn="0" w:lastColumn="0" w:oddVBand="0" w:evenVBand="0" w:oddHBand="1" w:evenHBand="0" w:firstRowFirstColumn="0" w:firstRowLastColumn="0" w:lastRowFirstColumn="0" w:lastRowLastColumn="0"/>
            </w:pPr>
            <w:r w:rsidRPr="00FD4252">
              <w:rPr>
                <w:noProof/>
              </w:rPr>
              <w:t xml:space="preserve">Angreifer erlangt </w:t>
            </w:r>
            <w:ins w:id="1681" w:author="Cailleret Levi (cailllev)" w:date="2020-12-19T19:36:00Z">
              <w:r w:rsidR="00D35CCF">
                <w:rPr>
                  <w:noProof/>
                </w:rPr>
                <w:t>K</w:t>
              </w:r>
              <w:r w:rsidR="00D35CCF" w:rsidRPr="00FD4252">
                <w:rPr>
                  <w:noProof/>
                </w:rPr>
                <w:t xml:space="preserve">ontrolle </w:t>
              </w:r>
            </w:ins>
            <w:del w:id="1682" w:author="Cailleret Levi (cailllev)" w:date="2020-12-19T19:36:00Z">
              <w:r w:rsidRPr="00FD4252" w:rsidDel="00D35CCF">
                <w:rPr>
                  <w:noProof/>
                </w:rPr>
                <w:delText xml:space="preserve">kontroller </w:delText>
              </w:r>
            </w:del>
            <w:r w:rsidRPr="00FD4252">
              <w:rPr>
                <w:noProof/>
              </w:rPr>
              <w:t>über Datenbank 3.</w:t>
            </w:r>
          </w:p>
        </w:tc>
        <w:tc>
          <w:tcPr>
            <w:tcW w:w="1134" w:type="dxa"/>
          </w:tcPr>
          <w:p w14:paraId="098C10E8" w14:textId="3BF7F249" w:rsidR="00796B47" w:rsidRPr="00FD4252" w:rsidRDefault="00796B47" w:rsidP="00796B47">
            <w:pPr>
              <w:cnfStyle w:val="000000100000" w:firstRow="0" w:lastRow="0" w:firstColumn="0" w:lastColumn="0" w:oddVBand="0" w:evenVBand="0" w:oddHBand="1" w:evenHBand="0" w:firstRowFirstColumn="0" w:firstRowLastColumn="0" w:lastRowFirstColumn="0" w:lastRowLastColumn="0"/>
              <w:rPr>
                <w:noProof/>
              </w:rPr>
            </w:pPr>
            <w:r>
              <w:rPr>
                <w:noProof/>
              </w:rPr>
              <w:t>0.4</w:t>
            </w:r>
            <w:r w:rsidR="00C1484B">
              <w:rPr>
                <w:noProof/>
              </w:rPr>
              <w:t xml:space="preserve"> </w:t>
            </w:r>
            <w:r w:rsidR="00C1484B">
              <w:rPr>
                <w:noProof/>
              </w:rPr>
              <w:fldChar w:fldCharType="begin"/>
            </w:r>
            <w:r w:rsidR="00DD197A">
              <w:rPr>
                <w:noProof/>
              </w:rPr>
              <w:instrText xml:space="preserve"> ADDIN ZOTERO_ITEM CSL_CITATION {"citationID":"LG6BFzmC","properties":{"formattedCitation":"[18]","plainCitation":"[18]","noteIndex":0},"citationItems":[{"id":30,"uris":["http://zotero.org/users/6945396/items/7JV7MGJ7"],"uri":["http://zotero.org/users/6945396/items/7JV7MGJ7"],"itemData":{"id":30,"type":"paper-conference","abstract":"This paper presents a preliminary design for a moving-target defense (MTD) for computer networks to combat an attacker's asymmetric advantage. The MTD system reasons over a set of abstract models that capture the network's configuration and its operational and security goals to select adaptations that maintain the operational integrity of the network. The paper examines both a simple (purely random) MTD system as well as an intelligent MTD system that uses attack indicators to augment adaptation selection. A set of simulation-based experiments show that such an MTD system may in fact be able to reduce an attacker's success likelihood. These results are a preliminary step towards understanding and quantifying the impact of MTDs on computer networks.","container-title":"2013 6th International Symposium on Resilient Control Systems (ISRCS)","DOI":"10.1109/ISRCS.2013.6623770","event":"2013 6th International Symposium on Resilient Control Systems (ISRCS)","page":"162-169","source":"IEEE Xplore","title":"Investigating the application of moving target defenses to network security","author":[{"family":"Zhuang","given":"Rui"},{"family":"Zhang","given":"Su"},{"family":"Bardas","given":"Alex"},{"family":"DeLoach","given":"Scott A."},{"family":"Ou","given":"Xinming"},{"family":"Singhal","given":"Anoop"}],"issued":{"date-parts":[["2013",8]]}}}],"schema":"https://github.com/citation-style-language/schema/raw/master/csl-citation.json"} </w:instrText>
            </w:r>
            <w:r w:rsidR="00C1484B">
              <w:rPr>
                <w:noProof/>
              </w:rPr>
              <w:fldChar w:fldCharType="separate"/>
            </w:r>
            <w:r w:rsidR="000371EA" w:rsidRPr="000371EA">
              <w:rPr>
                <w:rFonts w:ascii="Calibri" w:hAnsi="Calibri" w:cs="Calibri"/>
              </w:rPr>
              <w:t>[18]</w:t>
            </w:r>
            <w:r w:rsidR="00C1484B">
              <w:rPr>
                <w:noProof/>
              </w:rPr>
              <w:fldChar w:fldCharType="end"/>
            </w:r>
          </w:p>
        </w:tc>
      </w:tr>
      <w:tr w:rsidR="00991C09" w14:paraId="199C1B1C" w14:textId="53418823" w:rsidTr="003F4974">
        <w:trPr>
          <w:trHeight w:val="340"/>
        </w:trPr>
        <w:tc>
          <w:tcPr>
            <w:cnfStyle w:val="001000000000" w:firstRow="0" w:lastRow="0" w:firstColumn="1" w:lastColumn="0" w:oddVBand="0" w:evenVBand="0" w:oddHBand="0" w:evenHBand="0" w:firstRowFirstColumn="0" w:firstRowLastColumn="0" w:lastRowFirstColumn="0" w:lastRowLastColumn="0"/>
            <w:tcW w:w="1555" w:type="dxa"/>
          </w:tcPr>
          <w:p w14:paraId="39DF564F" w14:textId="77777777" w:rsidR="00796B47" w:rsidRPr="00FD4252" w:rsidRDefault="00796B47" w:rsidP="00796B47">
            <w:r w:rsidRPr="00FD4252">
              <w:t>dp</w:t>
            </w:r>
            <w:r>
              <w:t>db3</w:t>
            </w:r>
            <w:r w:rsidRPr="00FD4252">
              <w:t>/dt</w:t>
            </w:r>
          </w:p>
        </w:tc>
        <w:tc>
          <w:tcPr>
            <w:tcW w:w="6237" w:type="dxa"/>
          </w:tcPr>
          <w:p w14:paraId="47FEEB77" w14:textId="77777777" w:rsidR="00796B47" w:rsidRPr="00FD4252" w:rsidRDefault="00796B47" w:rsidP="00796B47">
            <w:pPr>
              <w:cnfStyle w:val="000000000000" w:firstRow="0" w:lastRow="0" w:firstColumn="0" w:lastColumn="0" w:oddVBand="0" w:evenVBand="0" w:oddHBand="0" w:evenHBand="0" w:firstRowFirstColumn="0" w:firstRowLastColumn="0" w:lastRowFirstColumn="0" w:lastRowLastColumn="0"/>
              <w:rPr>
                <w:noProof/>
              </w:rPr>
            </w:pPr>
            <w:r w:rsidRPr="00FD4252">
              <w:rPr>
                <w:noProof/>
              </w:rPr>
              <w:t xml:space="preserve">Veränderung von </w:t>
            </w:r>
            <w:r w:rsidRPr="00FD4252">
              <w:t>pdb</w:t>
            </w:r>
            <w:r>
              <w:t xml:space="preserve">3 </w:t>
            </w:r>
            <w:r w:rsidRPr="00FD4252">
              <w:rPr>
                <w:noProof/>
              </w:rPr>
              <w:t>nach einem Zeitschritt.</w:t>
            </w:r>
          </w:p>
        </w:tc>
        <w:tc>
          <w:tcPr>
            <w:tcW w:w="1134" w:type="dxa"/>
          </w:tcPr>
          <w:p w14:paraId="141095FD" w14:textId="3489C4AE" w:rsidR="00796B47" w:rsidRPr="00FD4252" w:rsidRDefault="00796B47" w:rsidP="00796B47">
            <w:pPr>
              <w:cnfStyle w:val="000000000000" w:firstRow="0" w:lastRow="0" w:firstColumn="0" w:lastColumn="0" w:oddVBand="0" w:evenVBand="0" w:oddHBand="0" w:evenHBand="0" w:firstRowFirstColumn="0" w:firstRowLastColumn="0" w:lastRowFirstColumn="0" w:lastRowLastColumn="0"/>
              <w:rPr>
                <w:noProof/>
              </w:rPr>
            </w:pPr>
            <w:r>
              <w:rPr>
                <w:noProof/>
              </w:rPr>
              <w:t>0.1</w:t>
            </w:r>
          </w:p>
        </w:tc>
      </w:tr>
      <w:tr w:rsidR="00C74BED" w14:paraId="6FEC153B" w14:textId="6B3A485D" w:rsidTr="003F497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5" w:type="dxa"/>
          </w:tcPr>
          <w:p w14:paraId="14C8C3B6" w14:textId="77777777" w:rsidR="00796B47" w:rsidRPr="00FD4252" w:rsidRDefault="00796B47" w:rsidP="00796B47">
            <w:r w:rsidRPr="00FD4252">
              <w:t>pa</w:t>
            </w:r>
            <w:r>
              <w:t>h</w:t>
            </w:r>
            <w:r w:rsidRPr="00FD4252">
              <w:t xml:space="preserve"> 0</w:t>
            </w:r>
          </w:p>
        </w:tc>
        <w:tc>
          <w:tcPr>
            <w:tcW w:w="6237" w:type="dxa"/>
          </w:tcPr>
          <w:p w14:paraId="7508DBFB" w14:textId="77777777" w:rsidR="00796B47" w:rsidRPr="00FD4252" w:rsidRDefault="00796B47" w:rsidP="00796B47">
            <w:pPr>
              <w:cnfStyle w:val="000000100000" w:firstRow="0" w:lastRow="0" w:firstColumn="0" w:lastColumn="0" w:oddVBand="0" w:evenVBand="0" w:oddHBand="1" w:evenHBand="0" w:firstRowFirstColumn="0" w:firstRowLastColumn="0" w:lastRowFirstColumn="0" w:lastRowLastColumn="0"/>
            </w:pPr>
            <w:r w:rsidRPr="00FD4252">
              <w:rPr>
                <w:noProof/>
              </w:rPr>
              <w:t>Angreifer tritt vom Authorizer in den Honeypot.</w:t>
            </w:r>
          </w:p>
        </w:tc>
        <w:tc>
          <w:tcPr>
            <w:tcW w:w="1134" w:type="dxa"/>
          </w:tcPr>
          <w:p w14:paraId="35F70029" w14:textId="10BA87AD" w:rsidR="00796B47" w:rsidRPr="00FD4252" w:rsidRDefault="00796B47" w:rsidP="00796B47">
            <w:pPr>
              <w:cnfStyle w:val="000000100000" w:firstRow="0" w:lastRow="0" w:firstColumn="0" w:lastColumn="0" w:oddVBand="0" w:evenVBand="0" w:oddHBand="1" w:evenHBand="0" w:firstRowFirstColumn="0" w:firstRowLastColumn="0" w:lastRowFirstColumn="0" w:lastRowLastColumn="0"/>
              <w:rPr>
                <w:noProof/>
              </w:rPr>
            </w:pPr>
            <w:r>
              <w:rPr>
                <w:noProof/>
              </w:rPr>
              <w:t>0.7</w:t>
            </w:r>
          </w:p>
        </w:tc>
      </w:tr>
      <w:tr w:rsidR="00991C09" w14:paraId="23835688" w14:textId="65C024F3" w:rsidTr="003F4974">
        <w:trPr>
          <w:trHeight w:val="340"/>
        </w:trPr>
        <w:tc>
          <w:tcPr>
            <w:cnfStyle w:val="001000000000" w:firstRow="0" w:lastRow="0" w:firstColumn="1" w:lastColumn="0" w:oddVBand="0" w:evenVBand="0" w:oddHBand="0" w:evenHBand="0" w:firstRowFirstColumn="0" w:firstRowLastColumn="0" w:lastRowFirstColumn="0" w:lastRowLastColumn="0"/>
            <w:tcW w:w="1555" w:type="dxa"/>
          </w:tcPr>
          <w:p w14:paraId="4EF76BBF" w14:textId="77777777" w:rsidR="00796B47" w:rsidRPr="00FD4252" w:rsidRDefault="00796B47" w:rsidP="00796B47">
            <w:r w:rsidRPr="00FD4252">
              <w:t>d</w:t>
            </w:r>
            <w:r>
              <w:t>pah</w:t>
            </w:r>
            <w:r w:rsidRPr="00FD4252">
              <w:t>/dt</w:t>
            </w:r>
          </w:p>
        </w:tc>
        <w:tc>
          <w:tcPr>
            <w:tcW w:w="6237" w:type="dxa"/>
          </w:tcPr>
          <w:p w14:paraId="04ED6D36" w14:textId="77777777" w:rsidR="00796B47" w:rsidRPr="00FD4252" w:rsidRDefault="00796B47" w:rsidP="00796B47">
            <w:pPr>
              <w:cnfStyle w:val="000000000000" w:firstRow="0" w:lastRow="0" w:firstColumn="0" w:lastColumn="0" w:oddVBand="0" w:evenVBand="0" w:oddHBand="0" w:evenHBand="0" w:firstRowFirstColumn="0" w:firstRowLastColumn="0" w:lastRowFirstColumn="0" w:lastRowLastColumn="0"/>
              <w:rPr>
                <w:noProof/>
              </w:rPr>
            </w:pPr>
            <w:r w:rsidRPr="00FD4252">
              <w:rPr>
                <w:noProof/>
              </w:rPr>
              <w:t>Veränderung von pa</w:t>
            </w:r>
            <w:r>
              <w:rPr>
                <w:noProof/>
              </w:rPr>
              <w:t>h</w:t>
            </w:r>
            <w:r w:rsidRPr="00FD4252">
              <w:rPr>
                <w:noProof/>
              </w:rPr>
              <w:t xml:space="preserve"> nach einem Zeitschritt.</w:t>
            </w:r>
          </w:p>
        </w:tc>
        <w:tc>
          <w:tcPr>
            <w:tcW w:w="1134" w:type="dxa"/>
          </w:tcPr>
          <w:p w14:paraId="17567830" w14:textId="5EF3A63A" w:rsidR="00796B47" w:rsidRPr="00FD4252" w:rsidRDefault="00796B47" w:rsidP="00796B47">
            <w:pPr>
              <w:cnfStyle w:val="000000000000" w:firstRow="0" w:lastRow="0" w:firstColumn="0" w:lastColumn="0" w:oddVBand="0" w:evenVBand="0" w:oddHBand="0" w:evenHBand="0" w:firstRowFirstColumn="0" w:firstRowLastColumn="0" w:lastRowFirstColumn="0" w:lastRowLastColumn="0"/>
              <w:rPr>
                <w:noProof/>
              </w:rPr>
            </w:pPr>
            <w:r>
              <w:rPr>
                <w:noProof/>
              </w:rPr>
              <w:t>-0.1</w:t>
            </w:r>
          </w:p>
        </w:tc>
      </w:tr>
      <w:tr w:rsidR="00C74BED" w14:paraId="78C43B5E" w14:textId="4C047B0B" w:rsidTr="003F497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5" w:type="dxa"/>
          </w:tcPr>
          <w:p w14:paraId="009B75CE" w14:textId="77777777" w:rsidR="00796B47" w:rsidRPr="00FD4252" w:rsidRDefault="00796B47" w:rsidP="00796B47">
            <w:r w:rsidRPr="00FD4252">
              <w:t>pha 0</w:t>
            </w:r>
          </w:p>
        </w:tc>
        <w:tc>
          <w:tcPr>
            <w:tcW w:w="6237" w:type="dxa"/>
          </w:tcPr>
          <w:p w14:paraId="6702FD81" w14:textId="77777777" w:rsidR="00796B47" w:rsidRPr="00FD4252" w:rsidRDefault="00796B47" w:rsidP="00796B47">
            <w:pPr>
              <w:cnfStyle w:val="000000100000" w:firstRow="0" w:lastRow="0" w:firstColumn="0" w:lastColumn="0" w:oddVBand="0" w:evenVBand="0" w:oddHBand="1" w:evenHBand="0" w:firstRowFirstColumn="0" w:firstRowLastColumn="0" w:lastRowFirstColumn="0" w:lastRowLastColumn="0"/>
            </w:pPr>
            <w:r w:rsidRPr="00FD4252">
              <w:t>Angreifer gelangt vom Honeypot zurück zum Authorizer</w:t>
            </w:r>
            <w:r w:rsidRPr="00FD4252">
              <w:rPr>
                <w:noProof/>
              </w:rPr>
              <w:t>.</w:t>
            </w:r>
          </w:p>
        </w:tc>
        <w:tc>
          <w:tcPr>
            <w:tcW w:w="1134" w:type="dxa"/>
          </w:tcPr>
          <w:p w14:paraId="62F142FD" w14:textId="62058CD5" w:rsidR="00796B47" w:rsidRPr="00FD4252" w:rsidRDefault="00796B47" w:rsidP="00796B47">
            <w:pPr>
              <w:cnfStyle w:val="000000100000" w:firstRow="0" w:lastRow="0" w:firstColumn="0" w:lastColumn="0" w:oddVBand="0" w:evenVBand="0" w:oddHBand="1" w:evenHBand="0" w:firstRowFirstColumn="0" w:firstRowLastColumn="0" w:lastRowFirstColumn="0" w:lastRowLastColumn="0"/>
            </w:pPr>
            <w:r>
              <w:t>0.0</w:t>
            </w:r>
          </w:p>
        </w:tc>
      </w:tr>
      <w:tr w:rsidR="00991C09" w14:paraId="67DF9BC6" w14:textId="4B0C9C53" w:rsidTr="003F4974">
        <w:trPr>
          <w:trHeight w:val="340"/>
        </w:trPr>
        <w:tc>
          <w:tcPr>
            <w:cnfStyle w:val="001000000000" w:firstRow="0" w:lastRow="0" w:firstColumn="1" w:lastColumn="0" w:oddVBand="0" w:evenVBand="0" w:oddHBand="0" w:evenHBand="0" w:firstRowFirstColumn="0" w:firstRowLastColumn="0" w:lastRowFirstColumn="0" w:lastRowLastColumn="0"/>
            <w:tcW w:w="1555" w:type="dxa"/>
          </w:tcPr>
          <w:p w14:paraId="1B2673F8" w14:textId="77777777" w:rsidR="00796B47" w:rsidRPr="00FD4252" w:rsidRDefault="00796B47" w:rsidP="00796B47">
            <w:r w:rsidRPr="00FD4252">
              <w:t>dp</w:t>
            </w:r>
            <w:r>
              <w:t>h</w:t>
            </w:r>
            <w:r w:rsidRPr="00FD4252">
              <w:t>a/dt</w:t>
            </w:r>
          </w:p>
        </w:tc>
        <w:tc>
          <w:tcPr>
            <w:tcW w:w="6237" w:type="dxa"/>
          </w:tcPr>
          <w:p w14:paraId="2D3BBD72" w14:textId="77777777" w:rsidR="00796B47" w:rsidRPr="00FD4252" w:rsidRDefault="00796B47" w:rsidP="00796B47">
            <w:pPr>
              <w:cnfStyle w:val="000000000000" w:firstRow="0" w:lastRow="0" w:firstColumn="0" w:lastColumn="0" w:oddVBand="0" w:evenVBand="0" w:oddHBand="0" w:evenHBand="0" w:firstRowFirstColumn="0" w:firstRowLastColumn="0" w:lastRowFirstColumn="0" w:lastRowLastColumn="0"/>
            </w:pPr>
            <w:r w:rsidRPr="00FD4252">
              <w:rPr>
                <w:noProof/>
              </w:rPr>
              <w:t>Veränderung von p</w:t>
            </w:r>
            <w:r>
              <w:rPr>
                <w:noProof/>
              </w:rPr>
              <w:t>h</w:t>
            </w:r>
            <w:r w:rsidRPr="00FD4252">
              <w:rPr>
                <w:noProof/>
              </w:rPr>
              <w:t>a nach einem Zeitschritt.</w:t>
            </w:r>
          </w:p>
        </w:tc>
        <w:tc>
          <w:tcPr>
            <w:tcW w:w="1134" w:type="dxa"/>
          </w:tcPr>
          <w:p w14:paraId="3DD5F3AB" w14:textId="132BE4CD" w:rsidR="00796B47" w:rsidRPr="00FD4252" w:rsidRDefault="00796B47" w:rsidP="00796B47">
            <w:pPr>
              <w:cnfStyle w:val="000000000000" w:firstRow="0" w:lastRow="0" w:firstColumn="0" w:lastColumn="0" w:oddVBand="0" w:evenVBand="0" w:oddHBand="0" w:evenHBand="0" w:firstRowFirstColumn="0" w:firstRowLastColumn="0" w:lastRowFirstColumn="0" w:lastRowLastColumn="0"/>
              <w:rPr>
                <w:noProof/>
              </w:rPr>
            </w:pPr>
            <w:r>
              <w:rPr>
                <w:noProof/>
              </w:rPr>
              <w:t>0.1</w:t>
            </w:r>
          </w:p>
        </w:tc>
      </w:tr>
      <w:tr w:rsidR="00C74BED" w14:paraId="3113B667" w14:textId="75A5C346" w:rsidTr="003F497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5" w:type="dxa"/>
          </w:tcPr>
          <w:p w14:paraId="0867E136" w14:textId="77777777" w:rsidR="00796B47" w:rsidRPr="00FD4252" w:rsidRDefault="00796B47" w:rsidP="00796B47">
            <w:r w:rsidRPr="00FD4252">
              <w:t>pp</w:t>
            </w:r>
            <w:r>
              <w:t>h</w:t>
            </w:r>
            <w:r w:rsidRPr="00FD4252">
              <w:t xml:space="preserve"> 0</w:t>
            </w:r>
          </w:p>
        </w:tc>
        <w:tc>
          <w:tcPr>
            <w:tcW w:w="6237" w:type="dxa"/>
          </w:tcPr>
          <w:p w14:paraId="143785C6" w14:textId="77777777" w:rsidR="00796B47" w:rsidRPr="00FD4252" w:rsidRDefault="00796B47" w:rsidP="00796B47">
            <w:pPr>
              <w:jc w:val="left"/>
              <w:cnfStyle w:val="000000100000" w:firstRow="0" w:lastRow="0" w:firstColumn="0" w:lastColumn="0" w:oddVBand="0" w:evenVBand="0" w:oddHBand="1" w:evenHBand="0" w:firstRowFirstColumn="0" w:firstRowLastColumn="0" w:lastRowFirstColumn="0" w:lastRowLastColumn="0"/>
            </w:pPr>
            <w:r w:rsidRPr="00FD4252">
              <w:rPr>
                <w:noProof/>
              </w:rPr>
              <w:t>Angreifer tritt vom Planner in den Honeypot.</w:t>
            </w:r>
          </w:p>
        </w:tc>
        <w:tc>
          <w:tcPr>
            <w:tcW w:w="1134" w:type="dxa"/>
          </w:tcPr>
          <w:p w14:paraId="734140B3" w14:textId="2E73CDCC" w:rsidR="00796B47" w:rsidRPr="00FD4252" w:rsidRDefault="00796B47" w:rsidP="00796B47">
            <w:pPr>
              <w:jc w:val="left"/>
              <w:cnfStyle w:val="000000100000" w:firstRow="0" w:lastRow="0" w:firstColumn="0" w:lastColumn="0" w:oddVBand="0" w:evenVBand="0" w:oddHBand="1" w:evenHBand="0" w:firstRowFirstColumn="0" w:firstRowLastColumn="0" w:lastRowFirstColumn="0" w:lastRowLastColumn="0"/>
              <w:rPr>
                <w:noProof/>
              </w:rPr>
            </w:pPr>
            <w:r>
              <w:rPr>
                <w:noProof/>
              </w:rPr>
              <w:t>0.7</w:t>
            </w:r>
          </w:p>
        </w:tc>
      </w:tr>
      <w:tr w:rsidR="00991C09" w14:paraId="7AF1FDD9" w14:textId="7B166696" w:rsidTr="003F4974">
        <w:trPr>
          <w:trHeight w:val="340"/>
        </w:trPr>
        <w:tc>
          <w:tcPr>
            <w:cnfStyle w:val="001000000000" w:firstRow="0" w:lastRow="0" w:firstColumn="1" w:lastColumn="0" w:oddVBand="0" w:evenVBand="0" w:oddHBand="0" w:evenHBand="0" w:firstRowFirstColumn="0" w:firstRowLastColumn="0" w:lastRowFirstColumn="0" w:lastRowLastColumn="0"/>
            <w:tcW w:w="1555" w:type="dxa"/>
          </w:tcPr>
          <w:p w14:paraId="5C494D1B" w14:textId="77777777" w:rsidR="00796B47" w:rsidRPr="00FD4252" w:rsidRDefault="00796B47" w:rsidP="00796B47">
            <w:r w:rsidRPr="00FD4252">
              <w:t>dp</w:t>
            </w:r>
            <w:r>
              <w:t>ph</w:t>
            </w:r>
            <w:r w:rsidRPr="00FD4252">
              <w:t>/dt</w:t>
            </w:r>
          </w:p>
        </w:tc>
        <w:tc>
          <w:tcPr>
            <w:tcW w:w="6237" w:type="dxa"/>
          </w:tcPr>
          <w:p w14:paraId="031FEDCA" w14:textId="77777777" w:rsidR="00796B47" w:rsidRPr="00FD4252" w:rsidRDefault="00796B47" w:rsidP="00796B47">
            <w:pPr>
              <w:jc w:val="left"/>
              <w:cnfStyle w:val="000000000000" w:firstRow="0" w:lastRow="0" w:firstColumn="0" w:lastColumn="0" w:oddVBand="0" w:evenVBand="0" w:oddHBand="0" w:evenHBand="0" w:firstRowFirstColumn="0" w:firstRowLastColumn="0" w:lastRowFirstColumn="0" w:lastRowLastColumn="0"/>
              <w:rPr>
                <w:noProof/>
              </w:rPr>
            </w:pPr>
            <w:r w:rsidRPr="00FD4252">
              <w:rPr>
                <w:noProof/>
              </w:rPr>
              <w:t xml:space="preserve">Veränderung von </w:t>
            </w:r>
            <w:r>
              <w:rPr>
                <w:noProof/>
              </w:rPr>
              <w:t>pph</w:t>
            </w:r>
            <w:r w:rsidRPr="00FD4252">
              <w:rPr>
                <w:noProof/>
              </w:rPr>
              <w:t xml:space="preserve"> nach einem Zeitschritt.</w:t>
            </w:r>
          </w:p>
        </w:tc>
        <w:tc>
          <w:tcPr>
            <w:tcW w:w="1134" w:type="dxa"/>
          </w:tcPr>
          <w:p w14:paraId="256A86E6" w14:textId="2BAAD31E" w:rsidR="00796B47" w:rsidRPr="00FD4252" w:rsidRDefault="00796B47" w:rsidP="00796B47">
            <w:pPr>
              <w:jc w:val="left"/>
              <w:cnfStyle w:val="000000000000" w:firstRow="0" w:lastRow="0" w:firstColumn="0" w:lastColumn="0" w:oddVBand="0" w:evenVBand="0" w:oddHBand="0" w:evenHBand="0" w:firstRowFirstColumn="0" w:firstRowLastColumn="0" w:lastRowFirstColumn="0" w:lastRowLastColumn="0"/>
              <w:rPr>
                <w:noProof/>
              </w:rPr>
            </w:pPr>
            <w:r>
              <w:rPr>
                <w:noProof/>
              </w:rPr>
              <w:t>-0.1</w:t>
            </w:r>
          </w:p>
        </w:tc>
      </w:tr>
      <w:tr w:rsidR="00C74BED" w14:paraId="760A470D" w14:textId="6DE1DC1A" w:rsidTr="003F497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5" w:type="dxa"/>
          </w:tcPr>
          <w:p w14:paraId="30A47921" w14:textId="77777777" w:rsidR="00796B47" w:rsidRPr="00FD4252" w:rsidRDefault="00796B47" w:rsidP="00796B47">
            <w:r w:rsidRPr="00FD4252">
              <w:t>p</w:t>
            </w:r>
            <w:r>
              <w:t>hp</w:t>
            </w:r>
            <w:r w:rsidRPr="00FD4252">
              <w:t xml:space="preserve"> 0</w:t>
            </w:r>
          </w:p>
        </w:tc>
        <w:tc>
          <w:tcPr>
            <w:tcW w:w="6237" w:type="dxa"/>
          </w:tcPr>
          <w:p w14:paraId="30C7A4CE" w14:textId="77777777" w:rsidR="00796B47" w:rsidRPr="00FD4252" w:rsidRDefault="00796B47" w:rsidP="00796B47">
            <w:pPr>
              <w:tabs>
                <w:tab w:val="left" w:pos="567"/>
                <w:tab w:val="left" w:pos="1134"/>
                <w:tab w:val="left" w:pos="2127"/>
                <w:tab w:val="left" w:pos="4536"/>
              </w:tabs>
              <w:jc w:val="left"/>
              <w:cnfStyle w:val="000000100000" w:firstRow="0" w:lastRow="0" w:firstColumn="0" w:lastColumn="0" w:oddVBand="0" w:evenVBand="0" w:oddHBand="1" w:evenHBand="0" w:firstRowFirstColumn="0" w:firstRowLastColumn="0" w:lastRowFirstColumn="0" w:lastRowLastColumn="0"/>
            </w:pPr>
            <w:r w:rsidRPr="00FD4252">
              <w:t>Angreifer gelangt vom Honeypot zurück zum Planner</w:t>
            </w:r>
            <w:r w:rsidRPr="00FD4252">
              <w:rPr>
                <w:noProof/>
              </w:rPr>
              <w:t>.</w:t>
            </w:r>
          </w:p>
        </w:tc>
        <w:tc>
          <w:tcPr>
            <w:tcW w:w="1134" w:type="dxa"/>
          </w:tcPr>
          <w:p w14:paraId="0CC5BC5F" w14:textId="5371EEBA" w:rsidR="00796B47" w:rsidRPr="00FD4252" w:rsidRDefault="00796B47" w:rsidP="00796B47">
            <w:pPr>
              <w:tabs>
                <w:tab w:val="left" w:pos="567"/>
                <w:tab w:val="left" w:pos="1134"/>
                <w:tab w:val="left" w:pos="2127"/>
                <w:tab w:val="left" w:pos="4536"/>
              </w:tabs>
              <w:jc w:val="left"/>
              <w:cnfStyle w:val="000000100000" w:firstRow="0" w:lastRow="0" w:firstColumn="0" w:lastColumn="0" w:oddVBand="0" w:evenVBand="0" w:oddHBand="1" w:evenHBand="0" w:firstRowFirstColumn="0" w:firstRowLastColumn="0" w:lastRowFirstColumn="0" w:lastRowLastColumn="0"/>
            </w:pPr>
            <w:r>
              <w:t>0.0</w:t>
            </w:r>
          </w:p>
        </w:tc>
      </w:tr>
      <w:tr w:rsidR="00991C09" w14:paraId="078643A6" w14:textId="7B437425" w:rsidTr="003F4974">
        <w:trPr>
          <w:trHeight w:val="340"/>
        </w:trPr>
        <w:tc>
          <w:tcPr>
            <w:cnfStyle w:val="001000000000" w:firstRow="0" w:lastRow="0" w:firstColumn="1" w:lastColumn="0" w:oddVBand="0" w:evenVBand="0" w:oddHBand="0" w:evenHBand="0" w:firstRowFirstColumn="0" w:firstRowLastColumn="0" w:lastRowFirstColumn="0" w:lastRowLastColumn="0"/>
            <w:tcW w:w="1555" w:type="dxa"/>
          </w:tcPr>
          <w:p w14:paraId="0354C439" w14:textId="77777777" w:rsidR="00796B47" w:rsidRPr="00FD4252" w:rsidRDefault="00796B47" w:rsidP="00796B47">
            <w:r w:rsidRPr="00FD4252">
              <w:t>dp</w:t>
            </w:r>
            <w:r>
              <w:t>hp</w:t>
            </w:r>
            <w:r w:rsidRPr="00FD4252">
              <w:t>/dt</w:t>
            </w:r>
          </w:p>
        </w:tc>
        <w:tc>
          <w:tcPr>
            <w:tcW w:w="6237" w:type="dxa"/>
          </w:tcPr>
          <w:p w14:paraId="65F873FB" w14:textId="77777777" w:rsidR="00796B47" w:rsidRPr="00FD4252" w:rsidRDefault="00796B47" w:rsidP="00796B47">
            <w:pPr>
              <w:tabs>
                <w:tab w:val="left" w:pos="567"/>
                <w:tab w:val="left" w:pos="1134"/>
                <w:tab w:val="left" w:pos="2127"/>
                <w:tab w:val="left" w:pos="4536"/>
              </w:tabs>
              <w:jc w:val="left"/>
              <w:cnfStyle w:val="000000000000" w:firstRow="0" w:lastRow="0" w:firstColumn="0" w:lastColumn="0" w:oddVBand="0" w:evenVBand="0" w:oddHBand="0" w:evenHBand="0" w:firstRowFirstColumn="0" w:firstRowLastColumn="0" w:lastRowFirstColumn="0" w:lastRowLastColumn="0"/>
            </w:pPr>
            <w:r w:rsidRPr="00FD4252">
              <w:rPr>
                <w:noProof/>
              </w:rPr>
              <w:t xml:space="preserve">Veränderung von </w:t>
            </w:r>
            <w:r>
              <w:rPr>
                <w:noProof/>
              </w:rPr>
              <w:t>php</w:t>
            </w:r>
            <w:r w:rsidRPr="00FD4252">
              <w:rPr>
                <w:noProof/>
              </w:rPr>
              <w:t xml:space="preserve"> nach einem Zeitschritt.</w:t>
            </w:r>
          </w:p>
        </w:tc>
        <w:tc>
          <w:tcPr>
            <w:tcW w:w="1134" w:type="dxa"/>
          </w:tcPr>
          <w:p w14:paraId="65CBA4A1" w14:textId="54E044B0" w:rsidR="00796B47" w:rsidRPr="00FD4252" w:rsidRDefault="00796B47" w:rsidP="00796B47">
            <w:pPr>
              <w:tabs>
                <w:tab w:val="left" w:pos="567"/>
                <w:tab w:val="left" w:pos="1134"/>
                <w:tab w:val="left" w:pos="2127"/>
                <w:tab w:val="left" w:pos="4536"/>
              </w:tabs>
              <w:jc w:val="left"/>
              <w:cnfStyle w:val="000000000000" w:firstRow="0" w:lastRow="0" w:firstColumn="0" w:lastColumn="0" w:oddVBand="0" w:evenVBand="0" w:oddHBand="0" w:evenHBand="0" w:firstRowFirstColumn="0" w:firstRowLastColumn="0" w:lastRowFirstColumn="0" w:lastRowLastColumn="0"/>
              <w:rPr>
                <w:noProof/>
              </w:rPr>
            </w:pPr>
            <w:r>
              <w:rPr>
                <w:noProof/>
              </w:rPr>
              <w:t>0.1</w:t>
            </w:r>
          </w:p>
        </w:tc>
      </w:tr>
      <w:tr w:rsidR="00C74BED" w14:paraId="78FF9D5B" w14:textId="108D8405" w:rsidTr="003F497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5" w:type="dxa"/>
          </w:tcPr>
          <w:p w14:paraId="44DDEB28" w14:textId="721B0875" w:rsidR="00796B47" w:rsidRPr="00FD4252" w:rsidRDefault="00796B47" w:rsidP="00796B47">
            <w:r w:rsidRPr="00FD4252">
              <w:t>p</w:t>
            </w:r>
            <w:del w:id="1683" w:author="Cailleret Levi (cailllev)" w:date="2020-12-14T10:57:00Z">
              <w:r w:rsidRPr="00FD4252" w:rsidDel="00C30CE8">
                <w:delText>IDS</w:delText>
              </w:r>
            </w:del>
            <w:ins w:id="1684" w:author="Cailleret Levi (cailllev)" w:date="2020-12-14T10:57:00Z">
              <w:r w:rsidR="00C30CE8">
                <w:t>IPS</w:t>
              </w:r>
            </w:ins>
            <w:r w:rsidRPr="00FD4252">
              <w:t>1 0</w:t>
            </w:r>
          </w:p>
        </w:tc>
        <w:tc>
          <w:tcPr>
            <w:tcW w:w="6237" w:type="dxa"/>
          </w:tcPr>
          <w:p w14:paraId="10932BAF" w14:textId="12206F10" w:rsidR="00796B47" w:rsidRPr="00FD4252" w:rsidRDefault="00925DF4" w:rsidP="00796B47">
            <w:pPr>
              <w:cnfStyle w:val="000000100000" w:firstRow="0" w:lastRow="0" w:firstColumn="0" w:lastColumn="0" w:oddVBand="0" w:evenVBand="0" w:oddHBand="1" w:evenHBand="0" w:firstRowFirstColumn="0" w:firstRowLastColumn="0" w:lastRowFirstColumn="0" w:lastRowLastColumn="0"/>
            </w:pPr>
            <w:del w:id="1685" w:author="Cailleret Levi (cailllev)" w:date="2020-12-14T10:57:00Z">
              <w:r w:rsidDel="00C30CE8">
                <w:delText>IDS</w:delText>
              </w:r>
            </w:del>
            <w:ins w:id="1686" w:author="Cailleret Levi (cailllev)" w:date="2020-12-14T10:57:00Z">
              <w:r w:rsidR="00C30CE8">
                <w:t>IPS</w:t>
              </w:r>
            </w:ins>
            <w:r w:rsidR="00796B47" w:rsidRPr="00FD4252">
              <w:t xml:space="preserve"> 1 erkennt Angreifer vor dem Authorizer, Planer oder einer Datenbank</w:t>
            </w:r>
            <w:r w:rsidR="00796B47" w:rsidRPr="00FD4252">
              <w:rPr>
                <w:noProof/>
              </w:rPr>
              <w:t>.</w:t>
            </w:r>
          </w:p>
        </w:tc>
        <w:tc>
          <w:tcPr>
            <w:tcW w:w="1134" w:type="dxa"/>
          </w:tcPr>
          <w:p w14:paraId="200E6C2A" w14:textId="5DE668EE" w:rsidR="00796B47" w:rsidRPr="00FD4252" w:rsidRDefault="00BC38BE" w:rsidP="00796B47">
            <w:pPr>
              <w:cnfStyle w:val="000000100000" w:firstRow="0" w:lastRow="0" w:firstColumn="0" w:lastColumn="0" w:oddVBand="0" w:evenVBand="0" w:oddHBand="1" w:evenHBand="0" w:firstRowFirstColumn="0" w:firstRowLastColumn="0" w:lastRowFirstColumn="0" w:lastRowLastColumn="0"/>
            </w:pPr>
            <w:r>
              <w:t>0.9911</w:t>
            </w:r>
            <w:r w:rsidR="00113778">
              <w:t xml:space="preserve"> </w:t>
            </w:r>
            <w:r w:rsidR="00EE216A">
              <w:fldChar w:fldCharType="begin"/>
            </w:r>
            <w:r w:rsidR="000371EA">
              <w:instrText xml:space="preserve"> ADDIN ZOTERO_ITEM CSL_CITATION {"citationID":"XEWFfUsr","properties":{"formattedCitation":"[22]","plainCitation":"[22]","noteIndex":0},"citationItems":[{"id":87,"uris":["http://zotero.org/users/6945396/items/XEPBSHKF"],"uri":["http://zotero.org/users/6945396/items/XEPBSHKF"],"itemData":{"id":87,"type":"article-journal","abstract":"As the world is on the verge of venturing into fifth-generation communication technology and embracing concepts such as virtualization and cloudification, the most crucial aspect remains &amp;ldquo;security&amp;rdquo;, as more and more data get attached to the internet. This paper reflects a model designed to measure the various parameters of data in a network such as accuracy, precision, confusion matrix, and others. XGBoost is employed on the NSL-KDD (network socket layer-knowledge discovery in databases) dataset to get the desired results. The whole motive is to learn about the integrity of data and have a higher accuracy in the prediction of data. By doing so, the amount of mischievous data floating in a network can be minimized, making the network a secure place to share information. The more secure a network is, the fewer situations where data is hacked or modified. By changing various parameters of the model, future research can be done to get the most out of the data entering and leaving a network. The most important player in the network is data, and getting to know it more closely and precisely is half the work done. Studying data in a network and analyzing the pattern and volume of data leads to the emergence of a solid Intrusion Detection System (IDS), that keeps the network healthy and a safe place to share confidential information.","container-title":"Information","DOI":"10.3390/info9070149","issue":"7","language":"en","note":"number: 7\npublisher: Multidisciplinary Digital Publishing Institute","page":"149","source":"www.mdpi.com","title":"Effective Intrusion Detection System Using XGBoost","volume":"9","author":[{"family":"Dhaliwal","given":"Sukhpreet Singh"},{"family":"Nahid","given":"Abdullah-Al"},{"family":"Abbas","given":"Robert"}],"issued":{"date-parts":[["2018",7]]}}}],"schema":"https://github.com/citation-style-language/schema/raw/master/csl-citation.json"} </w:instrText>
            </w:r>
            <w:r w:rsidR="00EE216A">
              <w:fldChar w:fldCharType="separate"/>
            </w:r>
            <w:r w:rsidR="000371EA" w:rsidRPr="000371EA">
              <w:rPr>
                <w:rFonts w:ascii="Calibri" w:hAnsi="Calibri" w:cs="Calibri"/>
              </w:rPr>
              <w:t>[22]</w:t>
            </w:r>
            <w:r w:rsidR="00EE216A">
              <w:fldChar w:fldCharType="end"/>
            </w:r>
          </w:p>
        </w:tc>
      </w:tr>
      <w:tr w:rsidR="00991C09" w14:paraId="5D2B5E90" w14:textId="3459353F" w:rsidTr="003F4974">
        <w:trPr>
          <w:trHeight w:val="340"/>
        </w:trPr>
        <w:tc>
          <w:tcPr>
            <w:cnfStyle w:val="001000000000" w:firstRow="0" w:lastRow="0" w:firstColumn="1" w:lastColumn="0" w:oddVBand="0" w:evenVBand="0" w:oddHBand="0" w:evenHBand="0" w:firstRowFirstColumn="0" w:firstRowLastColumn="0" w:lastRowFirstColumn="0" w:lastRowLastColumn="0"/>
            <w:tcW w:w="1555" w:type="dxa"/>
          </w:tcPr>
          <w:p w14:paraId="0144A286" w14:textId="0151645A" w:rsidR="00796B47" w:rsidRPr="00FD4252" w:rsidRDefault="00796B47" w:rsidP="00796B47">
            <w:r w:rsidRPr="00FD4252">
              <w:t>dp</w:t>
            </w:r>
            <w:del w:id="1687" w:author="Cailleret Levi (cailllev)" w:date="2020-12-14T10:57:00Z">
              <w:r w:rsidDel="00C30CE8">
                <w:delText>IDS</w:delText>
              </w:r>
            </w:del>
            <w:ins w:id="1688" w:author="Cailleret Levi (cailllev)" w:date="2020-12-14T10:57:00Z">
              <w:r w:rsidR="00C30CE8">
                <w:t>IPS</w:t>
              </w:r>
            </w:ins>
            <w:r>
              <w:t>1</w:t>
            </w:r>
            <w:r w:rsidRPr="00FD4252">
              <w:t>/d</w:t>
            </w:r>
            <w:r>
              <w:t>e</w:t>
            </w:r>
          </w:p>
        </w:tc>
        <w:tc>
          <w:tcPr>
            <w:tcW w:w="6237" w:type="dxa"/>
          </w:tcPr>
          <w:p w14:paraId="411BA8E6" w14:textId="622E0289" w:rsidR="00796B47" w:rsidRPr="00FD4252" w:rsidRDefault="00796B47" w:rsidP="00796B47">
            <w:pPr>
              <w:cnfStyle w:val="000000000000" w:firstRow="0" w:lastRow="0" w:firstColumn="0" w:lastColumn="0" w:oddVBand="0" w:evenVBand="0" w:oddHBand="0" w:evenHBand="0" w:firstRowFirstColumn="0" w:firstRowLastColumn="0" w:lastRowFirstColumn="0" w:lastRowLastColumn="0"/>
            </w:pPr>
            <w:r w:rsidRPr="00FD4252">
              <w:rPr>
                <w:noProof/>
              </w:rPr>
              <w:t xml:space="preserve">Veränderung von </w:t>
            </w:r>
            <w:r w:rsidRPr="00FD4252">
              <w:t>p</w:t>
            </w:r>
            <w:del w:id="1689" w:author="Cailleret Levi (cailllev)" w:date="2020-12-14T10:57:00Z">
              <w:r w:rsidRPr="00FD4252" w:rsidDel="00C30CE8">
                <w:delText>IDS</w:delText>
              </w:r>
            </w:del>
            <w:ins w:id="1690" w:author="Cailleret Levi (cailllev)" w:date="2020-12-14T10:57:00Z">
              <w:r w:rsidR="00C30CE8">
                <w:t>IPS</w:t>
              </w:r>
            </w:ins>
            <w:r w:rsidRPr="00FD4252">
              <w:t>1</w:t>
            </w:r>
            <w:r>
              <w:t xml:space="preserve"> </w:t>
            </w:r>
            <w:r w:rsidRPr="00FD4252">
              <w:rPr>
                <w:noProof/>
              </w:rPr>
              <w:t xml:space="preserve">nach </w:t>
            </w:r>
            <w:r>
              <w:rPr>
                <w:noProof/>
              </w:rPr>
              <w:t xml:space="preserve">erkennen und </w:t>
            </w:r>
            <w:ins w:id="1691" w:author="Cailleret Levi (cailllev)" w:date="2020-12-19T19:36:00Z">
              <w:r w:rsidR="00D35CCF">
                <w:rPr>
                  <w:noProof/>
                </w:rPr>
                <w:t>H</w:t>
              </w:r>
            </w:ins>
            <w:del w:id="1692" w:author="Cailleret Levi (cailllev)" w:date="2020-12-19T19:36:00Z">
              <w:r w:rsidDel="00D35CCF">
                <w:rPr>
                  <w:noProof/>
                </w:rPr>
                <w:delText>h</w:delText>
              </w:r>
            </w:del>
            <w:r>
              <w:rPr>
                <w:noProof/>
              </w:rPr>
              <w:t>erauswerfen des Angreifers.</w:t>
            </w:r>
          </w:p>
        </w:tc>
        <w:tc>
          <w:tcPr>
            <w:tcW w:w="1134" w:type="dxa"/>
          </w:tcPr>
          <w:p w14:paraId="5D5C7EE9" w14:textId="6684B26E" w:rsidR="00796B47" w:rsidRPr="00FD4252" w:rsidRDefault="00E67503" w:rsidP="00796B47">
            <w:pPr>
              <w:cnfStyle w:val="000000000000" w:firstRow="0" w:lastRow="0" w:firstColumn="0" w:lastColumn="0" w:oddVBand="0" w:evenVBand="0" w:oddHBand="0" w:evenHBand="0" w:firstRowFirstColumn="0" w:firstRowLastColumn="0" w:lastRowFirstColumn="0" w:lastRowLastColumn="0"/>
              <w:rPr>
                <w:noProof/>
              </w:rPr>
            </w:pPr>
            <w:r>
              <w:rPr>
                <w:noProof/>
              </w:rPr>
              <w:t>0.5</w:t>
            </w:r>
          </w:p>
        </w:tc>
      </w:tr>
      <w:tr w:rsidR="00C74BED" w14:paraId="3BC2C9D6" w14:textId="2479B390" w:rsidTr="003F497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5" w:type="dxa"/>
          </w:tcPr>
          <w:p w14:paraId="63D7ABE7" w14:textId="33B7E3B6" w:rsidR="00796B47" w:rsidRPr="00FD4252" w:rsidRDefault="00796B47" w:rsidP="00796B47">
            <w:r w:rsidRPr="00FD4252">
              <w:t>p</w:t>
            </w:r>
            <w:del w:id="1693" w:author="Cailleret Levi (cailllev)" w:date="2020-12-14T10:53:00Z">
              <w:r w:rsidRPr="00FD4252" w:rsidDel="00C30CE8">
                <w:delText>PS</w:delText>
              </w:r>
            </w:del>
            <w:ins w:id="1694" w:author="Cailleret Levi (cailllev)" w:date="2020-12-14T10:53:00Z">
              <w:r w:rsidR="00C30CE8">
                <w:t>DLPS</w:t>
              </w:r>
            </w:ins>
            <w:r w:rsidRPr="00FD4252">
              <w:t>1 0</w:t>
            </w:r>
          </w:p>
        </w:tc>
        <w:tc>
          <w:tcPr>
            <w:tcW w:w="6237" w:type="dxa"/>
          </w:tcPr>
          <w:p w14:paraId="63EAA4D7" w14:textId="4974BB6E" w:rsidR="00796B47" w:rsidRPr="00FD4252" w:rsidRDefault="00796B47" w:rsidP="00796B47">
            <w:pPr>
              <w:keepNext/>
              <w:cnfStyle w:val="000000100000" w:firstRow="0" w:lastRow="0" w:firstColumn="0" w:lastColumn="0" w:oddVBand="0" w:evenVBand="0" w:oddHBand="1" w:evenHBand="0" w:firstRowFirstColumn="0" w:firstRowLastColumn="0" w:lastRowFirstColumn="0" w:lastRowLastColumn="0"/>
            </w:pPr>
            <w:del w:id="1695" w:author="Cailleret Levi (cailllev)" w:date="2020-12-14T10:54:00Z">
              <w:r w:rsidRPr="00FD4252" w:rsidDel="00C30CE8">
                <w:delText>Prevention System</w:delText>
              </w:r>
            </w:del>
            <w:ins w:id="1696" w:author="Cailleret Levi (cailllev)" w:date="2020-12-14T10:54:00Z">
              <w:r w:rsidR="00C30CE8">
                <w:t>DLPS</w:t>
              </w:r>
            </w:ins>
            <w:del w:id="1697" w:author="Cailleret Levi (cailllev)" w:date="2020-12-14T10:54:00Z">
              <w:r w:rsidRPr="00FD4252" w:rsidDel="00C30CE8">
                <w:delText xml:space="preserve"> </w:delText>
              </w:r>
            </w:del>
            <w:r w:rsidRPr="00FD4252">
              <w:t>1 erkennt Angreifer</w:t>
            </w:r>
            <w:del w:id="1698" w:author="Cailleret Levi (cailllev)" w:date="2020-12-14T11:44:00Z">
              <w:r w:rsidRPr="00FD4252" w:rsidDel="0017206F">
                <w:delText>,</w:delText>
              </w:r>
            </w:del>
            <w:r w:rsidRPr="00FD4252">
              <w:t xml:space="preserve"> </w:t>
            </w:r>
            <w:r>
              <w:t>beim Daten</w:t>
            </w:r>
            <w:ins w:id="1699" w:author="Cailleret Levi (cailllev)" w:date="2020-12-19T19:36:00Z">
              <w:r w:rsidR="006C2A57">
                <w:t xml:space="preserve"> E</w:t>
              </w:r>
            </w:ins>
            <w:del w:id="1700" w:author="Cailleret Levi (cailllev)" w:date="2020-12-19T19:36:00Z">
              <w:r w:rsidDel="00DA7D2A">
                <w:delText xml:space="preserve"> e</w:delText>
              </w:r>
            </w:del>
            <w:r>
              <w:t>xtrahieren</w:t>
            </w:r>
            <w:r w:rsidRPr="00FD4252">
              <w:rPr>
                <w:noProof/>
              </w:rPr>
              <w:t>.</w:t>
            </w:r>
          </w:p>
        </w:tc>
        <w:tc>
          <w:tcPr>
            <w:tcW w:w="1134" w:type="dxa"/>
          </w:tcPr>
          <w:p w14:paraId="6BEA5B73" w14:textId="4D5D1BF6" w:rsidR="00796B47" w:rsidRPr="00FD4252" w:rsidRDefault="00E67503" w:rsidP="00796B47">
            <w:pPr>
              <w:keepNext/>
              <w:cnfStyle w:val="000000100000" w:firstRow="0" w:lastRow="0" w:firstColumn="0" w:lastColumn="0" w:oddVBand="0" w:evenVBand="0" w:oddHBand="1" w:evenHBand="0" w:firstRowFirstColumn="0" w:firstRowLastColumn="0" w:lastRowFirstColumn="0" w:lastRowLastColumn="0"/>
            </w:pPr>
            <w:r>
              <w:t>0.5</w:t>
            </w:r>
          </w:p>
        </w:tc>
      </w:tr>
      <w:tr w:rsidR="00991C09" w14:paraId="5CDF9A73" w14:textId="153067B0" w:rsidTr="003F4974">
        <w:trPr>
          <w:trHeight w:val="340"/>
        </w:trPr>
        <w:tc>
          <w:tcPr>
            <w:cnfStyle w:val="001000000000" w:firstRow="0" w:lastRow="0" w:firstColumn="1" w:lastColumn="0" w:oddVBand="0" w:evenVBand="0" w:oddHBand="0" w:evenHBand="0" w:firstRowFirstColumn="0" w:firstRowLastColumn="0" w:lastRowFirstColumn="0" w:lastRowLastColumn="0"/>
            <w:tcW w:w="1555" w:type="dxa"/>
          </w:tcPr>
          <w:p w14:paraId="3AC5E8A4" w14:textId="20324D93" w:rsidR="00796B47" w:rsidRPr="00FD4252" w:rsidRDefault="00796B47" w:rsidP="00796B47">
            <w:r w:rsidRPr="00FD4252">
              <w:t>dp</w:t>
            </w:r>
            <w:del w:id="1701" w:author="Cailleret Levi (cailllev)" w:date="2020-12-14T10:54:00Z">
              <w:r w:rsidRPr="00FD4252" w:rsidDel="00C30CE8">
                <w:delText>PS</w:delText>
              </w:r>
            </w:del>
            <w:ins w:id="1702" w:author="Cailleret Levi (cailllev)" w:date="2020-12-14T10:54:00Z">
              <w:r w:rsidR="00C30CE8">
                <w:t>DLPS</w:t>
              </w:r>
            </w:ins>
            <w:r w:rsidRPr="00FD4252">
              <w:t>1/d</w:t>
            </w:r>
            <w:r>
              <w:t>e</w:t>
            </w:r>
          </w:p>
        </w:tc>
        <w:tc>
          <w:tcPr>
            <w:tcW w:w="6237" w:type="dxa"/>
          </w:tcPr>
          <w:p w14:paraId="557AA382" w14:textId="7D3E4CBF" w:rsidR="00796B47" w:rsidRPr="00FD4252" w:rsidRDefault="00796B47" w:rsidP="00796B47">
            <w:pPr>
              <w:keepNext/>
              <w:cnfStyle w:val="000000000000" w:firstRow="0" w:lastRow="0" w:firstColumn="0" w:lastColumn="0" w:oddVBand="0" w:evenVBand="0" w:oddHBand="0" w:evenHBand="0" w:firstRowFirstColumn="0" w:firstRowLastColumn="0" w:lastRowFirstColumn="0" w:lastRowLastColumn="0"/>
            </w:pPr>
            <w:r w:rsidRPr="00FD4252">
              <w:rPr>
                <w:noProof/>
              </w:rPr>
              <w:t xml:space="preserve">Veränderung von </w:t>
            </w:r>
            <w:del w:id="1703" w:author="Cailleret Levi (cailllev)" w:date="2020-12-14T10:54:00Z">
              <w:r w:rsidRPr="00FD4252" w:rsidDel="00C30CE8">
                <w:delText>pPS1</w:delText>
              </w:r>
              <w:r w:rsidDel="00C30CE8">
                <w:delText xml:space="preserve"> </w:delText>
              </w:r>
            </w:del>
            <w:ins w:id="1704" w:author="Cailleret Levi (cailllev)" w:date="2020-12-14T10:54:00Z">
              <w:r w:rsidR="00C30CE8" w:rsidRPr="00FD4252">
                <w:t>p</w:t>
              </w:r>
              <w:r w:rsidR="00C30CE8">
                <w:t>DLPS</w:t>
              </w:r>
              <w:r w:rsidR="00C30CE8" w:rsidRPr="00FD4252">
                <w:t>1</w:t>
              </w:r>
              <w:r w:rsidR="00C30CE8">
                <w:t xml:space="preserve"> </w:t>
              </w:r>
            </w:ins>
            <w:r w:rsidRPr="00FD4252">
              <w:rPr>
                <w:noProof/>
              </w:rPr>
              <w:t xml:space="preserve">nach </w:t>
            </w:r>
            <w:del w:id="1705" w:author="Cailleret Levi (cailllev)" w:date="2020-12-19T19:36:00Z">
              <w:r w:rsidDel="006C2A57">
                <w:rPr>
                  <w:noProof/>
                </w:rPr>
                <w:delText xml:space="preserve">erkennen </w:delText>
              </w:r>
            </w:del>
            <w:ins w:id="1706" w:author="Cailleret Levi (cailllev)" w:date="2020-12-19T19:36:00Z">
              <w:r w:rsidR="006C2A57">
                <w:rPr>
                  <w:noProof/>
                </w:rPr>
                <w:t xml:space="preserve">Erkennen </w:t>
              </w:r>
            </w:ins>
            <w:r>
              <w:rPr>
                <w:noProof/>
              </w:rPr>
              <w:t xml:space="preserve">und </w:t>
            </w:r>
            <w:del w:id="1707" w:author="Cailleret Levi (cailllev)" w:date="2020-12-19T19:36:00Z">
              <w:r w:rsidDel="006C2A57">
                <w:rPr>
                  <w:noProof/>
                </w:rPr>
                <w:delText xml:space="preserve">herauswerfen </w:delText>
              </w:r>
            </w:del>
            <w:ins w:id="1708" w:author="Cailleret Levi (cailllev)" w:date="2020-12-19T19:36:00Z">
              <w:r w:rsidR="006C2A57">
                <w:rPr>
                  <w:noProof/>
                </w:rPr>
                <w:t xml:space="preserve">Herauswerfen </w:t>
              </w:r>
            </w:ins>
            <w:r>
              <w:rPr>
                <w:noProof/>
              </w:rPr>
              <w:t>des Angreifers.</w:t>
            </w:r>
          </w:p>
        </w:tc>
        <w:tc>
          <w:tcPr>
            <w:tcW w:w="1134" w:type="dxa"/>
          </w:tcPr>
          <w:p w14:paraId="7D067EDC" w14:textId="3291DEFB" w:rsidR="00796B47" w:rsidRPr="00FD4252" w:rsidRDefault="00E67503" w:rsidP="00DC4916">
            <w:pPr>
              <w:keepNext/>
              <w:cnfStyle w:val="000000000000" w:firstRow="0" w:lastRow="0" w:firstColumn="0" w:lastColumn="0" w:oddVBand="0" w:evenVBand="0" w:oddHBand="0" w:evenHBand="0" w:firstRowFirstColumn="0" w:firstRowLastColumn="0" w:lastRowFirstColumn="0" w:lastRowLastColumn="0"/>
              <w:rPr>
                <w:noProof/>
              </w:rPr>
            </w:pPr>
            <w:r>
              <w:rPr>
                <w:noProof/>
              </w:rPr>
              <w:t>0.5</w:t>
            </w:r>
          </w:p>
        </w:tc>
      </w:tr>
    </w:tbl>
    <w:p w14:paraId="09352105" w14:textId="455AF653" w:rsidR="00BF253E" w:rsidRDefault="00DC4D5D">
      <w:pPr>
        <w:pStyle w:val="Caption"/>
        <w:jc w:val="center"/>
        <w:pPrChange w:id="1709" w:author="Cailleret Levi (cailllev)" w:date="2020-12-16T08:54:00Z">
          <w:pPr>
            <w:pStyle w:val="Caption"/>
            <w:spacing w:after="0"/>
          </w:pPr>
        </w:pPrChange>
      </w:pPr>
      <w:ins w:id="1710" w:author="Cailleret Levi (cailllev)" w:date="2020-12-16T08:54:00Z">
        <w:r>
          <w:lastRenderedPageBreak/>
          <w:br/>
        </w:r>
        <w:bookmarkStart w:id="1711" w:name="_Toc59002711"/>
        <w:r>
          <w:t xml:space="preserve">Tabelle </w:t>
        </w:r>
      </w:ins>
      <w:ins w:id="1712" w:author="Cailleret Levi (cailllev)" w:date="2020-12-16T09:03:00Z">
        <w:r w:rsidR="003F0990">
          <w:fldChar w:fldCharType="begin"/>
        </w:r>
        <w:r w:rsidR="003F0990">
          <w:instrText xml:space="preserve"> SEQ Tabelle \* ARABIC </w:instrText>
        </w:r>
      </w:ins>
      <w:r w:rsidR="003F0990">
        <w:fldChar w:fldCharType="separate"/>
      </w:r>
      <w:ins w:id="1713" w:author="Cailleret Levi (cailllev)" w:date="2020-12-18T11:13:00Z">
        <w:r w:rsidR="00575D65">
          <w:rPr>
            <w:noProof/>
          </w:rPr>
          <w:t>4</w:t>
        </w:r>
      </w:ins>
      <w:ins w:id="1714" w:author="Cailleret Levi (cailllev)" w:date="2020-12-16T09:03:00Z">
        <w:r w:rsidR="003F0990">
          <w:fldChar w:fldCharType="end"/>
        </w:r>
      </w:ins>
      <w:ins w:id="1715" w:author="Cailleret Levi (cailllev)" w:date="2020-12-16T08:54:00Z">
        <w:r>
          <w:t>:</w:t>
        </w:r>
        <w:r w:rsidRPr="00DC4D5D">
          <w:t xml:space="preserve"> </w:t>
        </w:r>
        <w:r>
          <w:t>Legende und Beispielswahrscheinlichkeiten des Modell 2.0</w:t>
        </w:r>
      </w:ins>
      <w:bookmarkEnd w:id="1711"/>
    </w:p>
    <w:p w14:paraId="56407E3A" w14:textId="52DCCD7C" w:rsidR="00BF253E" w:rsidDel="00DC4D5D" w:rsidRDefault="00BF253E" w:rsidP="00BF253E">
      <w:pPr>
        <w:pStyle w:val="Caption"/>
        <w:spacing w:after="0"/>
        <w:ind w:left="2124" w:firstLine="708"/>
        <w:rPr>
          <w:del w:id="1716" w:author="Cailleret Levi (cailllev)" w:date="2020-12-16T08:54:00Z"/>
        </w:rPr>
      </w:pPr>
      <w:del w:id="1717" w:author="Cailleret Levi (cailllev)" w:date="2020-12-16T08:54:00Z">
        <w:r w:rsidDel="00DC4D5D">
          <w:delText xml:space="preserve">Figure </w:delText>
        </w:r>
        <w:r w:rsidDel="00DC4D5D">
          <w:rPr>
            <w:i w:val="0"/>
          </w:rPr>
          <w:fldChar w:fldCharType="begin"/>
        </w:r>
        <w:r w:rsidDel="00DC4D5D">
          <w:delInstrText xml:space="preserve"> SEQ Figure \* ARABIC </w:delInstrText>
        </w:r>
        <w:r w:rsidDel="00DC4D5D">
          <w:rPr>
            <w:i w:val="0"/>
          </w:rPr>
          <w:fldChar w:fldCharType="separate"/>
        </w:r>
        <w:r w:rsidDel="00DC4D5D">
          <w:rPr>
            <w:noProof/>
          </w:rPr>
          <w:delText>11</w:delText>
        </w:r>
        <w:r w:rsidDel="00DC4D5D">
          <w:rPr>
            <w:i w:val="0"/>
          </w:rPr>
          <w:fldChar w:fldCharType="end"/>
        </w:r>
        <w:r w:rsidDel="00DC4D5D">
          <w:delText xml:space="preserve">: Legende </w:delText>
        </w:r>
        <w:r w:rsidR="007E3C21" w:rsidDel="00DC4D5D">
          <w:delText>und Beispielsw</w:delText>
        </w:r>
        <w:r w:rsidDel="00DC4D5D">
          <w:delText>ahrscheinlichkeiten</w:delText>
        </w:r>
        <w:r w:rsidR="007E3C21" w:rsidDel="00DC4D5D">
          <w:delText xml:space="preserve"> des</w:delText>
        </w:r>
        <w:r w:rsidDel="00DC4D5D">
          <w:delText xml:space="preserve"> Modell 2.</w:delText>
        </w:r>
      </w:del>
      <w:del w:id="1718" w:author="Cailleret Levi (cailllev)" w:date="2020-12-14T08:37:00Z">
        <w:r w:rsidDel="000C5586">
          <w:delText>1</w:delText>
        </w:r>
      </w:del>
    </w:p>
    <w:p w14:paraId="4F3B53F4" w14:textId="6BF32D3A" w:rsidR="005C49FE" w:rsidDel="00691CFD" w:rsidRDefault="005C49FE">
      <w:pPr>
        <w:jc w:val="left"/>
        <w:rPr>
          <w:del w:id="1719" w:author="Cailleret Levi (cailllev)" w:date="2020-12-14T10:39:00Z"/>
        </w:rPr>
      </w:pPr>
      <w:del w:id="1720" w:author="Cailleret Levi (cailllev)" w:date="2020-12-14T10:39:00Z">
        <w:r w:rsidDel="00691CFD">
          <w:br w:type="page"/>
        </w:r>
      </w:del>
    </w:p>
    <w:p w14:paraId="357BD886" w14:textId="6AC2A62A" w:rsidR="005C49FE" w:rsidRPr="005C49FE" w:rsidRDefault="005C49FE">
      <w:pPr>
        <w:jc w:val="left"/>
        <w:rPr>
          <w:b/>
          <w:bCs/>
        </w:rPr>
      </w:pPr>
      <w:r>
        <w:rPr>
          <w:b/>
          <w:bCs/>
        </w:rPr>
        <w:t>Begründung der Werte</w:t>
      </w:r>
    </w:p>
    <w:p w14:paraId="24F9FEFF" w14:textId="4C6E7FC6" w:rsidR="00F71BE3" w:rsidRDefault="00240365" w:rsidP="006E072A">
      <w:r>
        <w:t>Die Werte für den Authorizer</w:t>
      </w:r>
      <w:r w:rsidR="00A4657A">
        <w:t xml:space="preserve"> (0.6)</w:t>
      </w:r>
      <w:r>
        <w:t>, den Planner</w:t>
      </w:r>
      <w:r w:rsidR="00A4657A">
        <w:t xml:space="preserve"> (0.6)</w:t>
      </w:r>
      <w:r>
        <w:t xml:space="preserve"> und die DBs</w:t>
      </w:r>
      <w:r w:rsidR="00A4657A">
        <w:t xml:space="preserve"> (0.4)</w:t>
      </w:r>
      <w:r>
        <w:t xml:space="preserve"> stammen von </w:t>
      </w:r>
      <w:r w:rsidR="00414C13">
        <w:t xml:space="preserve">der Arbeit von Zhuang et al. </w:t>
      </w:r>
      <w:r w:rsidR="00414C13">
        <w:fldChar w:fldCharType="begin"/>
      </w:r>
      <w:r w:rsidR="00DD197A">
        <w:instrText xml:space="preserve"> ADDIN ZOTERO_ITEM CSL_CITATION {"citationID":"NM3dpObw","properties":{"formattedCitation":"[18]","plainCitation":"[18]","noteIndex":0},"citationItems":[{"id":30,"uris":["http://zotero.org/users/6945396/items/7JV7MGJ7"],"uri":["http://zotero.org/users/6945396/items/7JV7MGJ7"],"itemData":{"id":30,"type":"paper-conference","abstract":"This paper presents a preliminary design for a moving-target defense (MTD) for computer networks to combat an attacker's asymmetric advantage. The MTD system reasons over a set of abstract models that capture the network's configuration and its operational and security goals to select adaptations that maintain the operational integrity of the network. The paper examines both a simple (purely random) MTD system as well as an intelligent MTD system that uses attack indicators to augment adaptation selection. A set of simulation-based experiments show that such an MTD system may in fact be able to reduce an attacker's success likelihood. These results are a preliminary step towards understanding and quantifying the impact of MTDs on computer networks.","container-title":"2013 6th International Symposium on Resilient Control Systems (ISRCS)","DOI":"10.1109/ISRCS.2013.6623770","event":"2013 6th International Symposium on Resilient Control Systems (ISRCS)","page":"162-169","source":"IEEE Xplore","title":"Investigating the application of moving target defenses to network security","author":[{"family":"Zhuang","given":"Rui"},{"family":"Zhang","given":"Su"},{"family":"Bardas","given":"Alex"},{"family":"DeLoach","given":"Scott A."},{"family":"Ou","given":"Xinming"},{"family":"Singhal","given":"Anoop"}],"issued":{"date-parts":[["2013",8]]}}}],"schema":"https://github.com/citation-style-language/schema/raw/master/csl-citation.json"} </w:instrText>
      </w:r>
      <w:r w:rsidR="00414C13">
        <w:fldChar w:fldCharType="separate"/>
      </w:r>
      <w:r w:rsidR="000371EA" w:rsidRPr="000371EA">
        <w:rPr>
          <w:rFonts w:ascii="Calibri" w:hAnsi="Calibri" w:cs="Calibri"/>
        </w:rPr>
        <w:t>[18]</w:t>
      </w:r>
      <w:r w:rsidR="00414C13">
        <w:fldChar w:fldCharType="end"/>
      </w:r>
      <w:r w:rsidR="003C08BE">
        <w:t>.</w:t>
      </w:r>
      <w:r w:rsidR="00674D2A">
        <w:t xml:space="preserve"> </w:t>
      </w:r>
      <w:commentRangeStart w:id="1721"/>
      <w:r w:rsidR="00674D2A">
        <w:t>Der Wert für die Veränderung nach einem Angriff</w:t>
      </w:r>
      <w:r w:rsidR="00A4657A">
        <w:t xml:space="preserve"> (0.1</w:t>
      </w:r>
      <w:r w:rsidR="0082331E">
        <w:t xml:space="preserve"> pro Schritt</w:t>
      </w:r>
      <w:r w:rsidR="00A4657A">
        <w:t xml:space="preserve">) ist so gesetzt, dass </w:t>
      </w:r>
      <w:r w:rsidR="00082805">
        <w:t>der Angreifer eine bessere Chance hat</w:t>
      </w:r>
      <w:r w:rsidR="005C49FE">
        <w:t xml:space="preserve">, </w:t>
      </w:r>
      <w:r w:rsidR="00D45097">
        <w:t xml:space="preserve">den Service </w:t>
      </w:r>
      <w:r w:rsidR="005C49FE">
        <w:t>im nächsten Schritt</w:t>
      </w:r>
      <w:r w:rsidR="00082805">
        <w:t xml:space="preserve"> unter </w:t>
      </w:r>
      <w:r w:rsidR="00A55598">
        <w:t>Kontrolle</w:t>
      </w:r>
      <w:r w:rsidR="00082805">
        <w:t xml:space="preserve"> zu bringen.</w:t>
      </w:r>
      <w:r w:rsidR="00136220">
        <w:t xml:space="preserve"> </w:t>
      </w:r>
      <w:commentRangeEnd w:id="1721"/>
      <w:r w:rsidR="00BA496D">
        <w:rPr>
          <w:rStyle w:val="CommentReference"/>
        </w:rPr>
        <w:commentReference w:id="1721"/>
      </w:r>
      <w:del w:id="1722" w:author="Cailleret Levi (cailllev)" w:date="2020-12-14T09:02:00Z">
        <w:r w:rsidR="009B6BF9" w:rsidDel="000D2D3E">
          <w:delText xml:space="preserve">Zudem </w:delText>
        </w:r>
      </w:del>
      <w:ins w:id="1723" w:author="Cailleret Levi (cailllev)" w:date="2020-12-14T09:02:00Z">
        <w:r w:rsidR="000D2D3E">
          <w:t xml:space="preserve">Trotzdem </w:t>
        </w:r>
      </w:ins>
      <w:r w:rsidR="009B6BF9">
        <w:t>ist so</w:t>
      </w:r>
      <w:r w:rsidR="009147D3">
        <w:t xml:space="preserve"> nicht garantiert, dass der Angreifer im nächsten Schritt den Service wirklich unter Kontrolle bringt, was auch realistisch ist.</w:t>
      </w:r>
      <w:ins w:id="1724" w:author="Cailleret Levi (cailllev)" w:date="2020-12-14T09:02:00Z">
        <w:r w:rsidR="000D2D3E">
          <w:t xml:space="preserve"> Als Beisp</w:t>
        </w:r>
      </w:ins>
      <w:ins w:id="1725" w:author="Cailleret Levi (cailllev)" w:date="2020-12-14T09:03:00Z">
        <w:r w:rsidR="000D2D3E">
          <w:t>iel: Beim Zeitschritt x hat der Angreifer eine Chance von 0.6</w:t>
        </w:r>
        <w:r w:rsidR="005C7DCF">
          <w:t xml:space="preserve">, den Authorizer unter Kontrolle zu bringen. </w:t>
        </w:r>
      </w:ins>
      <w:ins w:id="1726" w:author="Cailleret Levi (cailllev)" w:date="2020-12-14T09:04:00Z">
        <w:r w:rsidR="005C7DCF">
          <w:t>Der Zufallsgenerator entscheidet nun, dass der Angr</w:t>
        </w:r>
        <w:r w:rsidR="00BF1DAF">
          <w:t>eifer nicht eindringen kann. Der Angreifer ist beim Zeitschritt x+1 also immer noch</w:t>
        </w:r>
        <w:r w:rsidR="00443914">
          <w:t xml:space="preserve"> vor dem Author</w:t>
        </w:r>
      </w:ins>
      <w:ins w:id="1727" w:author="Cailleret Levi (cailllev)" w:date="2020-12-14T09:05:00Z">
        <w:r w:rsidR="00443914">
          <w:t>izer, allerdings ist seine Chance nun 0.7, um eine Stufe weiter</w:t>
        </w:r>
      </w:ins>
      <w:ins w:id="1728" w:author="Cailleret Levi (cailllev)" w:date="2020-12-14T13:10:00Z">
        <w:r w:rsidR="00526F44">
          <w:t xml:space="preserve"> ins Netzwerk</w:t>
        </w:r>
      </w:ins>
      <w:ins w:id="1729" w:author="Cailleret Levi (cailllev)" w:date="2020-12-14T09:05:00Z">
        <w:r w:rsidR="00443914">
          <w:t xml:space="preserve"> einzudringen.</w:t>
        </w:r>
      </w:ins>
    </w:p>
    <w:p w14:paraId="388E21FB" w14:textId="5A1331FF" w:rsidR="006C4270" w:rsidRDefault="00136220" w:rsidP="006E072A">
      <w:r>
        <w:t>Die Werte für die Honeypots (0.7) sind etwas höher als die</w:t>
      </w:r>
      <w:r w:rsidR="00B31C50">
        <w:t xml:space="preserve"> des Authorizers und die des Planners, </w:t>
      </w:r>
      <w:r w:rsidR="00C6296A">
        <w:t xml:space="preserve">weil ein Honeypot attraktiver sein soll wie das eigentliche Ziel. Ist der Angreifer einmal im Honeypot, </w:t>
      </w:r>
      <w:r w:rsidR="001073D1">
        <w:t xml:space="preserve">bleibt dieser </w:t>
      </w:r>
      <w:r w:rsidR="006177D5">
        <w:t xml:space="preserve">für mindestens einen Schritt </w:t>
      </w:r>
      <w:r w:rsidR="003643E1">
        <w:t>darin</w:t>
      </w:r>
      <w:r w:rsidR="006177D5">
        <w:t xml:space="preserve"> (0.0). Das </w:t>
      </w:r>
      <w:r w:rsidR="003643E1">
        <w:t>widerspiegelt</w:t>
      </w:r>
      <w:r w:rsidR="00791C59">
        <w:t xml:space="preserve"> das Ziel eines Honeypots, wie ein echtes Ziel zu wirken (das heisst der Angreifer will da gar nicht weg). Je länger er aber </w:t>
      </w:r>
      <w:r w:rsidR="003643E1">
        <w:t>sich darin befindet</w:t>
      </w:r>
      <w:r w:rsidR="0082331E">
        <w:t xml:space="preserve"> (0.1 pro Schritt)</w:t>
      </w:r>
      <w:r w:rsidR="003643E1">
        <w:t xml:space="preserve">, desto eher </w:t>
      </w:r>
      <w:r w:rsidR="0082331E">
        <w:t>fliegt</w:t>
      </w:r>
      <w:r w:rsidR="003643E1">
        <w:t xml:space="preserve"> </w:t>
      </w:r>
      <w:r w:rsidR="0082331E">
        <w:t>die Täuschung auf</w:t>
      </w:r>
      <w:ins w:id="1730" w:author="Cailleret Levi (cailllev)" w:date="2020-12-19T19:37:00Z">
        <w:r w:rsidR="006C2A57">
          <w:t>,</w:t>
        </w:r>
      </w:ins>
      <w:r w:rsidR="0082331E">
        <w:t xml:space="preserve"> und er gelangt zurück</w:t>
      </w:r>
      <w:r w:rsidR="008F12EF">
        <w:t>.</w:t>
      </w:r>
    </w:p>
    <w:p w14:paraId="0C812186" w14:textId="041F6ADD" w:rsidR="008F12EF" w:rsidRPr="00D97680" w:rsidRDefault="00055B70" w:rsidP="006E072A">
      <w:r>
        <w:t>Das</w:t>
      </w:r>
      <w:r w:rsidR="004E0DD6">
        <w:t xml:space="preserve"> "verwendete"</w:t>
      </w:r>
      <w:r>
        <w:t xml:space="preserve"> </w:t>
      </w:r>
      <w:del w:id="1731" w:author="Cailleret Levi (cailllev)" w:date="2020-12-14T10:57:00Z">
        <w:r w:rsidR="00925DF4" w:rsidDel="00C30CE8">
          <w:delText>IDS</w:delText>
        </w:r>
      </w:del>
      <w:ins w:id="1732" w:author="Cailleret Levi (cailllev)" w:date="2020-12-14T10:57:00Z">
        <w:r w:rsidR="00C30CE8">
          <w:t>IPS</w:t>
        </w:r>
      </w:ins>
      <w:r>
        <w:t xml:space="preserve"> ist sehr effektiv</w:t>
      </w:r>
      <w:r w:rsidR="00F413FB">
        <w:t>, einen Angriff zu erkennen</w:t>
      </w:r>
      <w:r w:rsidR="00400514">
        <w:t xml:space="preserve"> (0.9911)</w:t>
      </w:r>
      <w:r w:rsidR="00F413FB">
        <w:t>. Da</w:t>
      </w:r>
      <w:r w:rsidR="00400514">
        <w:t xml:space="preserve">s wird von der Arbeit von </w:t>
      </w:r>
      <w:r w:rsidR="00D97680" w:rsidRPr="00D97680">
        <w:rPr>
          <w:rFonts w:ascii="Calibri" w:hAnsi="Calibri" w:cs="Calibri"/>
        </w:rPr>
        <w:t>S. Dhaliwal et a</w:t>
      </w:r>
      <w:r w:rsidR="00D97680">
        <w:rPr>
          <w:rFonts w:ascii="Calibri" w:hAnsi="Calibri" w:cs="Calibri"/>
        </w:rPr>
        <w:t>l.</w:t>
      </w:r>
      <w:r w:rsidR="004E0DD6">
        <w:rPr>
          <w:rFonts w:ascii="Calibri" w:hAnsi="Calibri" w:cs="Calibri"/>
        </w:rPr>
        <w:t xml:space="preserve"> ermittelt.</w:t>
      </w:r>
      <w:r w:rsidR="004E374F">
        <w:rPr>
          <w:rFonts w:ascii="Calibri" w:hAnsi="Calibri" w:cs="Calibri"/>
        </w:rPr>
        <w:t xml:space="preserve"> </w:t>
      </w:r>
      <w:r w:rsidR="009561B7">
        <w:rPr>
          <w:rFonts w:ascii="Calibri" w:hAnsi="Calibri" w:cs="Calibri"/>
        </w:rPr>
        <w:fldChar w:fldCharType="begin"/>
      </w:r>
      <w:r w:rsidR="000371EA">
        <w:rPr>
          <w:rFonts w:ascii="Calibri" w:hAnsi="Calibri" w:cs="Calibri"/>
        </w:rPr>
        <w:instrText xml:space="preserve"> ADDIN ZOTERO_ITEM CSL_CITATION {"citationID":"TKto9CPw","properties":{"formattedCitation":"[22]","plainCitation":"[22]","noteIndex":0},"citationItems":[{"id":87,"uris":["http://zotero.org/users/6945396/items/XEPBSHKF"],"uri":["http://zotero.org/users/6945396/items/XEPBSHKF"],"itemData":{"id":87,"type":"article-journal","abstract":"As the world is on the verge of venturing into fifth-generation communication technology and embracing concepts such as virtualization and cloudification, the most crucial aspect remains &amp;ldquo;security&amp;rdquo;, as more and more data get attached to the internet. This paper reflects a model designed to measure the various parameters of data in a network such as accuracy, precision, confusion matrix, and others. XGBoost is employed on the NSL-KDD (network socket layer-knowledge discovery in databases) dataset to get the desired results. The whole motive is to learn about the integrity of data and have a higher accuracy in the prediction of data. By doing so, the amount of mischievous data floating in a network can be minimized, making the network a secure place to share information. The more secure a network is, the fewer situations where data is hacked or modified. By changing various parameters of the model, future research can be done to get the most out of the data entering and leaving a network. The most important player in the network is data, and getting to know it more closely and precisely is half the work done. Studying data in a network and analyzing the pattern and volume of data leads to the emergence of a solid Intrusion Detection System (IDS), that keeps the network healthy and a safe place to share confidential information.","container-title":"Information","DOI":"10.3390/info9070149","issue":"7","language":"en","note":"number: 7\npublisher: Multidisciplinary Digital Publishing Institute","page":"149","source":"www.mdpi.com","title":"Effective Intrusion Detection System Using XGBoost","volume":"9","author":[{"family":"Dhaliwal","given":"Sukhpreet Singh"},{"family":"Nahid","given":"Abdullah-Al"},{"family":"Abbas","given":"Robert"}],"issued":{"date-parts":[["2018",7]]}}}],"schema":"https://github.com/citation-style-language/schema/raw/master/csl-citation.json"} </w:instrText>
      </w:r>
      <w:r w:rsidR="009561B7">
        <w:rPr>
          <w:rFonts w:ascii="Calibri" w:hAnsi="Calibri" w:cs="Calibri"/>
        </w:rPr>
        <w:fldChar w:fldCharType="separate"/>
      </w:r>
      <w:r w:rsidR="000371EA" w:rsidRPr="000371EA">
        <w:rPr>
          <w:rFonts w:ascii="Calibri" w:hAnsi="Calibri" w:cs="Calibri"/>
        </w:rPr>
        <w:t>[22]</w:t>
      </w:r>
      <w:r w:rsidR="009561B7">
        <w:rPr>
          <w:rFonts w:ascii="Calibri" w:hAnsi="Calibri" w:cs="Calibri"/>
        </w:rPr>
        <w:fldChar w:fldCharType="end"/>
      </w:r>
      <w:r w:rsidR="004E0DD6">
        <w:rPr>
          <w:rFonts w:ascii="Calibri" w:hAnsi="Calibri" w:cs="Calibri"/>
        </w:rPr>
        <w:t xml:space="preserve"> </w:t>
      </w:r>
      <w:r w:rsidR="002D5A45">
        <w:rPr>
          <w:rFonts w:ascii="Calibri" w:hAnsi="Calibri" w:cs="Calibri"/>
        </w:rPr>
        <w:t xml:space="preserve">Trotzdem ist das Modell so aufgebaut, dass sich die </w:t>
      </w:r>
      <w:r w:rsidR="00071C0C">
        <w:rPr>
          <w:rFonts w:ascii="Calibri" w:hAnsi="Calibri" w:cs="Calibri"/>
        </w:rPr>
        <w:t xml:space="preserve">der Angreifer lernen kann und ein statisches </w:t>
      </w:r>
      <w:del w:id="1733" w:author="Cailleret Levi (cailllev)" w:date="2020-12-14T10:57:00Z">
        <w:r w:rsidR="00925DF4" w:rsidDel="00C30CE8">
          <w:delText>IDS</w:delText>
        </w:r>
      </w:del>
      <w:ins w:id="1734" w:author="Cailleret Levi (cailllev)" w:date="2020-12-14T10:57:00Z">
        <w:r w:rsidR="00C30CE8">
          <w:t>IPS</w:t>
        </w:r>
      </w:ins>
      <w:r w:rsidR="008051BC">
        <w:t xml:space="preserve"> schnell umgehen werden kann. Nach Erkennung eines Angriffes wird die Chance, den Angreifer nochmals zu erwischen, </w:t>
      </w:r>
      <w:r w:rsidR="003C22EA">
        <w:t>halbiert</w:t>
      </w:r>
      <w:r w:rsidR="002A7B99">
        <w:t xml:space="preserve"> (0.5)</w:t>
      </w:r>
      <w:r w:rsidR="003C22EA">
        <w:t xml:space="preserve">. Wenn nun aber das </w:t>
      </w:r>
      <w:del w:id="1735" w:author="Cailleret Levi (cailllev)" w:date="2020-12-14T10:57:00Z">
        <w:r w:rsidR="00925DF4" w:rsidDel="00C30CE8">
          <w:delText>IDS</w:delText>
        </w:r>
      </w:del>
      <w:ins w:id="1736" w:author="Cailleret Levi (cailllev)" w:date="2020-12-14T10:57:00Z">
        <w:r w:rsidR="00C30CE8">
          <w:t>IPS</w:t>
        </w:r>
      </w:ins>
      <w:r w:rsidR="00925DF4">
        <w:t xml:space="preserve"> ausgewechselt wird</w:t>
      </w:r>
      <w:r w:rsidR="006B42C0">
        <w:t xml:space="preserve">, gilt wieder die ursprüngliche Wahrscheinlichkeit (0.9911). Was es allgemein bei </w:t>
      </w:r>
      <w:del w:id="1737" w:author="Cailleret Levi (cailllev)" w:date="2020-12-14T10:57:00Z">
        <w:r w:rsidR="006B42C0" w:rsidDel="00C30CE8">
          <w:delText>IDS</w:delText>
        </w:r>
      </w:del>
      <w:ins w:id="1738" w:author="Cailleret Levi (cailllev)" w:date="2020-12-14T10:57:00Z">
        <w:r w:rsidR="00C30CE8">
          <w:t>IPS</w:t>
        </w:r>
      </w:ins>
      <w:r w:rsidR="006B42C0">
        <w:t xml:space="preserve"> zu bedenken gibt, ist, dass</w:t>
      </w:r>
      <w:r w:rsidR="00B946F8">
        <w:t xml:space="preserve"> zum Teil</w:t>
      </w:r>
      <w:r w:rsidR="006B42C0">
        <w:t xml:space="preserve"> auch legitime Benutzer des Netzwerkes</w:t>
      </w:r>
      <w:r w:rsidR="00F326BE">
        <w:t xml:space="preserve"> als Angreifer </w:t>
      </w:r>
      <w:r w:rsidR="00B946F8">
        <w:t>bezeichnet werden</w:t>
      </w:r>
      <w:ins w:id="1739" w:author="Cailleret Levi (cailllev)" w:date="2020-12-19T19:37:00Z">
        <w:r w:rsidR="00012E6B">
          <w:t>,</w:t>
        </w:r>
      </w:ins>
      <w:r w:rsidR="00B946F8">
        <w:t xml:space="preserve"> und vom </w:t>
      </w:r>
      <w:r w:rsidR="00F25FB0">
        <w:t>Netzwerk</w:t>
      </w:r>
      <w:r w:rsidR="00B946F8">
        <w:t xml:space="preserve"> gekickt werden. Das </w:t>
      </w:r>
      <w:r w:rsidR="000377D5">
        <w:t xml:space="preserve">muss aber unabhängig gelöst werden, ob die Verteidigung nun MTD implementiert oder nicht. Für das </w:t>
      </w:r>
      <w:del w:id="1740" w:author="Cailleret Levi (cailllev)" w:date="2020-12-14T10:54:00Z">
        <w:r w:rsidR="000377D5" w:rsidDel="00C30CE8">
          <w:delText>PS</w:delText>
        </w:r>
      </w:del>
      <w:ins w:id="1741" w:author="Cailleret Levi (cailllev)" w:date="2020-12-14T10:54:00Z">
        <w:r w:rsidR="00C30CE8">
          <w:t>DLPS</w:t>
        </w:r>
      </w:ins>
      <w:r w:rsidR="000377D5">
        <w:t xml:space="preserve"> </w:t>
      </w:r>
      <w:r w:rsidR="00307DA4">
        <w:t>sind effektive Zahlen selten, womit hier angenommen werden muss, dass es die Hälfte der Daten</w:t>
      </w:r>
      <w:r w:rsidR="00A5218B">
        <w:t>e</w:t>
      </w:r>
      <w:r w:rsidR="00307DA4">
        <w:t>xtra</w:t>
      </w:r>
      <w:r w:rsidR="00A647CC">
        <w:t>ktion</w:t>
      </w:r>
      <w:ins w:id="1742" w:author="Cailleret Levi (cailllev)" w:date="2020-12-14T10:56:00Z">
        <w:r w:rsidR="00C30CE8">
          <w:t>en</w:t>
        </w:r>
      </w:ins>
      <w:r w:rsidR="00307DA4">
        <w:t xml:space="preserve"> erkennt und ebenfalls ineffektiver wird</w:t>
      </w:r>
      <w:r w:rsidR="00EA0BE6">
        <w:t xml:space="preserve"> nach Verhinderung einer </w:t>
      </w:r>
      <w:r w:rsidR="00A647CC">
        <w:t>Datenextraktion</w:t>
      </w:r>
      <w:r w:rsidR="00085E37">
        <w:t>.</w:t>
      </w:r>
    </w:p>
    <w:p w14:paraId="1007A856" w14:textId="774282EB" w:rsidR="00E85870" w:rsidRDefault="00E85870">
      <w:pPr>
        <w:jc w:val="left"/>
      </w:pPr>
      <w:r>
        <w:br w:type="page"/>
      </w:r>
    </w:p>
    <w:p w14:paraId="0FC2D2D7" w14:textId="77777777" w:rsidR="00FA40D1" w:rsidRDefault="00FA40D1" w:rsidP="00FA40D1">
      <w:pPr>
        <w:pStyle w:val="Heading3"/>
      </w:pPr>
      <w:bookmarkStart w:id="1743" w:name="_Toc59300837"/>
      <w:r>
        <w:lastRenderedPageBreak/>
        <w:t>Verteidiger</w:t>
      </w:r>
      <w:bookmarkEnd w:id="1743"/>
    </w:p>
    <w:p w14:paraId="401F39B4" w14:textId="5C71E137" w:rsidR="00FA40D1" w:rsidRDefault="00FA40D1" w:rsidP="00FA40D1">
      <w:r>
        <w:t xml:space="preserve">Die </w:t>
      </w:r>
      <w:r w:rsidR="00DA583A">
        <w:t>RL</w:t>
      </w:r>
      <w:r w:rsidR="00EC6FFE">
        <w:t xml:space="preserve"> </w:t>
      </w:r>
      <w:r>
        <w:t xml:space="preserve">Agenten bilden die Verteidiger in </w:t>
      </w:r>
      <w:r w:rsidR="00FB7784">
        <w:t>der</w:t>
      </w:r>
      <w:r>
        <w:t xml:space="preserve"> Simulation. Diese können nun aktiv bei jedem Zeitschritt ihre Aktion wählen</w:t>
      </w:r>
      <w:r w:rsidR="006225B4">
        <w:t xml:space="preserve"> (</w:t>
      </w:r>
      <w:r w:rsidR="00994FE4">
        <w:t xml:space="preserve">siehe </w:t>
      </w:r>
      <w:del w:id="1744" w:author="Cailleret Levi (cailllev)" w:date="2020-12-16T09:32:00Z">
        <w:r w:rsidR="00994FE4" w:rsidDel="002A2307">
          <w:delText xml:space="preserve">Figure </w:delText>
        </w:r>
      </w:del>
      <w:ins w:id="1745" w:author="Cailleret Levi (cailllev)" w:date="2020-12-16T09:32:00Z">
        <w:r w:rsidR="002A2307">
          <w:t>Abbildung 8</w:t>
        </w:r>
      </w:ins>
      <w:del w:id="1746" w:author="Cailleret Levi (cailllev)" w:date="2020-12-16T09:32:00Z">
        <w:r w:rsidR="00994FE4" w:rsidDel="002A2307">
          <w:delText>12</w:delText>
        </w:r>
      </w:del>
      <w:r w:rsidR="006225B4">
        <w:t>)</w:t>
      </w:r>
      <w:r>
        <w:t xml:space="preserve">. Im normalen Modus können sie pro Zeitschritt einen Service neustarten und ein </w:t>
      </w:r>
      <w:del w:id="1747" w:author="Cailleret Levi (cailllev)" w:date="2020-12-14T11:03:00Z">
        <w:r w:rsidDel="00026CFA">
          <w:delText>Detection</w:delText>
        </w:r>
      </w:del>
      <w:ins w:id="1748" w:author="Bernhard Tellenbach" w:date="2020-12-12T15:59:00Z">
        <w:del w:id="1749" w:author="Cailleret Levi (cailllev)" w:date="2020-12-14T11:03:00Z">
          <w:r w:rsidR="00655397" w:rsidDel="00026CFA">
            <w:delText>-</w:delText>
          </w:r>
        </w:del>
      </w:ins>
      <w:del w:id="1750" w:author="Cailleret Levi (cailllev)" w:date="2020-12-14T11:03:00Z">
        <w:r w:rsidDel="00026CFA">
          <w:delText xml:space="preserve"> System</w:delText>
        </w:r>
      </w:del>
      <w:ins w:id="1751" w:author="Cailleret Levi (cailllev)" w:date="2020-12-14T11:42:00Z">
        <w:r w:rsidR="00105D80">
          <w:t>Präventions</w:t>
        </w:r>
      </w:ins>
      <w:ins w:id="1752" w:author="Cailleret Levi (cailllev)" w:date="2020-12-14T11:03:00Z">
        <w:r w:rsidR="00026CFA">
          <w:t>system</w:t>
        </w:r>
      </w:ins>
      <w:r w:rsidR="00E736E7">
        <w:t xml:space="preserve"> </w:t>
      </w:r>
      <w:r w:rsidR="00E4652E">
        <w:t>auswechseln</w:t>
      </w:r>
      <w:r>
        <w:t>. Dies führt bei beiden dazu, dass die Übergangs</w:t>
      </w:r>
      <w:r w:rsidR="00FF6A62">
        <w:t>-</w:t>
      </w:r>
      <w:r>
        <w:t xml:space="preserve">wahrscheinlichkeit wieder zurückgesetzt wird, d.h. alles was der Angreifer über diese Systeme </w:t>
      </w:r>
      <w:r w:rsidR="00FF6A62">
        <w:t xml:space="preserve">gerade eben </w:t>
      </w:r>
      <w:r>
        <w:t xml:space="preserve">erlernte, ist wieder </w:t>
      </w:r>
      <w:r w:rsidR="00482F49">
        <w:t>schon wieder ungültig</w:t>
      </w:r>
      <w:r w:rsidR="00316155">
        <w:t xml:space="preserve"> und kann von ihm nicht mehr verwendet werden</w:t>
      </w:r>
      <w:r>
        <w:t xml:space="preserve">. </w:t>
      </w:r>
    </w:p>
    <w:p w14:paraId="08F57FB1" w14:textId="080D2F74" w:rsidR="00FA40D1" w:rsidRDefault="00FA40D1" w:rsidP="00FA40D1">
      <w:r>
        <w:t>Als Vergleich</w:t>
      </w:r>
      <w:r w:rsidR="00316155">
        <w:t xml:space="preserve"> zu den beiden </w:t>
      </w:r>
      <w:r w:rsidR="00DA583A">
        <w:t>RL</w:t>
      </w:r>
      <w:r w:rsidR="00316155">
        <w:t xml:space="preserve"> Agenten</w:t>
      </w:r>
      <w:r>
        <w:t xml:space="preserve"> wird eine zufällige Verteidigung (herkömmliche MTDs), eine statische Verteidigung (kein MTD) und eine </w:t>
      </w:r>
      <w:r w:rsidR="00240365">
        <w:t>eigen</w:t>
      </w:r>
      <w:del w:id="1753" w:author="Cailleret Levi (cailllev)" w:date="2020-12-19T19:37:00Z">
        <w:r w:rsidDel="005609CC">
          <w:delText xml:space="preserve"> </w:delText>
        </w:r>
      </w:del>
      <w:r>
        <w:t>definierte Verteidigung</w:t>
      </w:r>
      <w:r w:rsidR="00B815E4">
        <w:t>, der D</w:t>
      </w:r>
      <w:r>
        <w:t>efender2000</w:t>
      </w:r>
      <w:r w:rsidR="00B815E4">
        <w:t>,</w:t>
      </w:r>
      <w:r>
        <w:t xml:space="preserve"> simuliert. Genauere Angaben zu den Agenten und zur </w:t>
      </w:r>
      <w:r w:rsidR="00240365">
        <w:t>eigen</w:t>
      </w:r>
      <w:del w:id="1754" w:author="Cailleret Levi (cailllev)" w:date="2020-12-19T19:37:00Z">
        <w:r w:rsidDel="005609CC">
          <w:delText xml:space="preserve"> </w:delText>
        </w:r>
      </w:del>
      <w:r>
        <w:t xml:space="preserve">definierten Verteidigung sind im Kapitel </w:t>
      </w:r>
      <w:r w:rsidR="00902780">
        <w:t>3.4</w:t>
      </w:r>
      <w:r>
        <w:t xml:space="preserve"> respektive </w:t>
      </w:r>
      <w:r w:rsidR="00902780">
        <w:t>3.5</w:t>
      </w:r>
      <w:ins w:id="1755" w:author="Bernhard Tellenbach" w:date="2020-12-12T16:00:00Z">
        <w:r w:rsidR="00090024">
          <w:t xml:space="preserve"> zu finden</w:t>
        </w:r>
      </w:ins>
      <w:r>
        <w:t>.</w:t>
      </w:r>
    </w:p>
    <w:p w14:paraId="34EE01C5" w14:textId="77777777" w:rsidR="00710876" w:rsidRDefault="00710876" w:rsidP="00FA40D1"/>
    <w:p w14:paraId="75AD9083" w14:textId="0C94259A" w:rsidR="0004356C" w:rsidRPr="00A679EE" w:rsidRDefault="00994FE4" w:rsidP="0004356C">
      <w:pPr>
        <w:rPr>
          <w:b/>
        </w:rPr>
      </w:pPr>
      <w:r>
        <w:rPr>
          <w:b/>
        </w:rPr>
        <w:t>Ein Zeitschritt aus Sicht des Agenten</w:t>
      </w:r>
    </w:p>
    <w:p w14:paraId="4D3497BA" w14:textId="77777777" w:rsidR="0004356C" w:rsidRDefault="0004356C" w:rsidP="00FA40D1"/>
    <w:p w14:paraId="2A71D7D4" w14:textId="77777777" w:rsidR="00837913" w:rsidRDefault="0004356C">
      <w:pPr>
        <w:pStyle w:val="Caption"/>
        <w:keepNext/>
        <w:spacing w:after="0"/>
        <w:rPr>
          <w:ins w:id="1756" w:author="Cailleret Levi (cailllev)" w:date="2020-12-16T08:55:00Z"/>
        </w:rPr>
        <w:pPrChange w:id="1757" w:author="Cailleret Levi (cailllev)" w:date="2020-12-16T08:55:00Z">
          <w:pPr>
            <w:pStyle w:val="Caption"/>
            <w:spacing w:after="0"/>
          </w:pPr>
        </w:pPrChange>
      </w:pPr>
      <w:r>
        <w:rPr>
          <w:noProof/>
        </w:rPr>
        <w:drawing>
          <wp:inline distT="0" distB="0" distL="0" distR="0" wp14:anchorId="6414F904" wp14:editId="5D0CA8F2">
            <wp:extent cx="5731510" cy="242437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424377"/>
                    </a:xfrm>
                    <a:prstGeom prst="rect">
                      <a:avLst/>
                    </a:prstGeom>
                  </pic:spPr>
                </pic:pic>
              </a:graphicData>
            </a:graphic>
          </wp:inline>
        </w:drawing>
      </w:r>
    </w:p>
    <w:p w14:paraId="654FDC9A" w14:textId="24F0A72B" w:rsidR="0004356C" w:rsidRDefault="00837913">
      <w:pPr>
        <w:pStyle w:val="Caption"/>
        <w:jc w:val="center"/>
        <w:pPrChange w:id="1758" w:author="Cailleret Levi (cailllev)" w:date="2020-12-16T08:55:00Z">
          <w:pPr>
            <w:pStyle w:val="Caption"/>
            <w:spacing w:after="0"/>
          </w:pPr>
        </w:pPrChange>
      </w:pPr>
      <w:bookmarkStart w:id="1759" w:name="_Toc59002587"/>
      <w:ins w:id="1760" w:author="Cailleret Levi (cailllev)" w:date="2020-12-16T08:55:00Z">
        <w:r>
          <w:t xml:space="preserve">Abbildung </w:t>
        </w:r>
        <w:r>
          <w:fldChar w:fldCharType="begin"/>
        </w:r>
        <w:r>
          <w:instrText xml:space="preserve"> SEQ Abbildung \* ARABIC </w:instrText>
        </w:r>
      </w:ins>
      <w:r>
        <w:fldChar w:fldCharType="separate"/>
      </w:r>
      <w:ins w:id="1761" w:author="Cailleret Levi (cailllev)" w:date="2020-12-18T11:13:00Z">
        <w:r w:rsidR="00575D65">
          <w:rPr>
            <w:noProof/>
          </w:rPr>
          <w:t>8</w:t>
        </w:r>
      </w:ins>
      <w:ins w:id="1762" w:author="Cailleret Levi (cailllev)" w:date="2020-12-16T08:55:00Z">
        <w:r>
          <w:fldChar w:fldCharType="end"/>
        </w:r>
        <w:r>
          <w:t>: Ein Zeitschritt aus Sicht des Agenten</w:t>
        </w:r>
      </w:ins>
      <w:bookmarkEnd w:id="1759"/>
    </w:p>
    <w:p w14:paraId="1F53B0EB" w14:textId="24D03C57" w:rsidR="001C2A7E" w:rsidDel="00837913" w:rsidRDefault="001C2A7E" w:rsidP="00425CBF">
      <w:pPr>
        <w:pStyle w:val="Caption"/>
        <w:spacing w:after="0"/>
        <w:jc w:val="center"/>
        <w:rPr>
          <w:del w:id="1763" w:author="Cailleret Levi (cailllev)" w:date="2020-12-16T08:55:00Z"/>
        </w:rPr>
      </w:pPr>
    </w:p>
    <w:p w14:paraId="43CEEF24" w14:textId="75190AFB" w:rsidR="0004356C" w:rsidRPr="000B38D1" w:rsidDel="00837913" w:rsidRDefault="0004356C" w:rsidP="00425CBF">
      <w:pPr>
        <w:pStyle w:val="Caption"/>
        <w:spacing w:after="0"/>
        <w:jc w:val="center"/>
        <w:rPr>
          <w:del w:id="1764" w:author="Cailleret Levi (cailllev)" w:date="2020-12-16T08:55:00Z"/>
        </w:rPr>
      </w:pPr>
      <w:del w:id="1765" w:author="Cailleret Levi (cailllev)" w:date="2020-12-16T08:55:00Z">
        <w:r w:rsidDel="00837913">
          <w:delText xml:space="preserve">Figure </w:delText>
        </w:r>
        <w:r w:rsidDel="00837913">
          <w:rPr>
            <w:i w:val="0"/>
          </w:rPr>
          <w:fldChar w:fldCharType="begin"/>
        </w:r>
        <w:r w:rsidDel="00837913">
          <w:delInstrText xml:space="preserve"> SEQ Figure \* ARABIC </w:delInstrText>
        </w:r>
        <w:r w:rsidDel="00837913">
          <w:rPr>
            <w:i w:val="0"/>
          </w:rPr>
          <w:fldChar w:fldCharType="separate"/>
        </w:r>
        <w:r w:rsidDel="00837913">
          <w:rPr>
            <w:noProof/>
          </w:rPr>
          <w:delText>12</w:delText>
        </w:r>
        <w:r w:rsidDel="00837913">
          <w:rPr>
            <w:i w:val="0"/>
          </w:rPr>
          <w:fldChar w:fldCharType="end"/>
        </w:r>
        <w:r w:rsidDel="00837913">
          <w:delText xml:space="preserve">: </w:delText>
        </w:r>
        <w:r w:rsidR="00994FE4" w:rsidDel="00837913">
          <w:delText>Ein Zeitschritt aus Sicht des Agenten</w:delText>
        </w:r>
      </w:del>
    </w:p>
    <w:p w14:paraId="390B30A4" w14:textId="74B900D5" w:rsidR="0004356C" w:rsidRPr="003939CD" w:rsidRDefault="0004356C" w:rsidP="00FA40D1"/>
    <w:p w14:paraId="4D305FD9" w14:textId="543DDB5A" w:rsidR="00FA40D1" w:rsidRDefault="00FA40D1" w:rsidP="00FA40D1">
      <w:pPr>
        <w:pStyle w:val="Heading3"/>
      </w:pPr>
      <w:bookmarkStart w:id="1766" w:name="_Toc59300838"/>
      <w:r>
        <w:t>Zeitschritt t</w:t>
      </w:r>
      <w:bookmarkEnd w:id="1766"/>
    </w:p>
    <w:p w14:paraId="53D9EAA9" w14:textId="77A67474" w:rsidR="00FA40D1" w:rsidDel="00D9777D" w:rsidRDefault="00DF21A9" w:rsidP="00FA40D1">
      <w:pPr>
        <w:rPr>
          <w:del w:id="1767" w:author="Cailleret Levi (cailllev)" w:date="2020-12-14T09:35:00Z"/>
        </w:rPr>
      </w:pPr>
      <w:r>
        <w:t>Die</w:t>
      </w:r>
      <w:r w:rsidR="00FA40D1">
        <w:t xml:space="preserve"> Simulation ist zeitlich diskretisiert, das heisst</w:t>
      </w:r>
      <w:ins w:id="1768" w:author="Cailleret Levi (cailllev)" w:date="2020-12-19T19:37:00Z">
        <w:r w:rsidR="005609CC">
          <w:t>,</w:t>
        </w:r>
      </w:ins>
      <w:r w:rsidR="00FA40D1">
        <w:t xml:space="preserve"> der Angreifer sowie die Agenten können nur alle x Sekunden mit dem Modell interagieren. Der Angreifer und die Agenten sind somit unabhängig von einem konkreten Zeitschritt.</w:t>
      </w:r>
    </w:p>
    <w:p w14:paraId="5ACC90FF" w14:textId="5093F7E6" w:rsidR="000F20DC" w:rsidRDefault="00FA40D1" w:rsidP="00FA40D1">
      <w:pPr>
        <w:rPr>
          <w:ins w:id="1769" w:author="Cailleret Levi (cailllev)" w:date="2020-12-14T09:34:00Z"/>
        </w:rPr>
      </w:pPr>
      <w:del w:id="1770" w:author="Cailleret Levi (cailllev)" w:date="2020-12-14T09:35:00Z">
        <w:r w:rsidDel="00D9777D">
          <w:delText xml:space="preserve">Für </w:delText>
        </w:r>
        <w:r w:rsidR="00DF21A9" w:rsidDel="00D9777D">
          <w:delText>dieses</w:delText>
        </w:r>
        <w:r w:rsidDel="00D9777D">
          <w:delText xml:space="preserve"> Modell </w:delText>
        </w:r>
        <w:r w:rsidR="00DE3243" w:rsidDel="00D9777D">
          <w:delText>wird der</w:delText>
        </w:r>
        <w:r w:rsidDel="00D9777D">
          <w:delText xml:space="preserve"> Zeitschritt auf 10 Sekunden</w:delText>
        </w:r>
        <w:r w:rsidR="00DE3243" w:rsidDel="00D9777D">
          <w:delText xml:space="preserve"> gesetzt</w:delText>
        </w:r>
      </w:del>
      <w:del w:id="1771" w:author="Cailleret Levi (cailllev)" w:date="2020-12-19T19:37:00Z">
        <w:r w:rsidDel="00BA18DE">
          <w:delText>.</w:delText>
        </w:r>
      </w:del>
      <w:ins w:id="1772" w:author="Cailleret Levi (cailllev)" w:date="2020-12-14T09:36:00Z">
        <w:r w:rsidR="00D9777D">
          <w:t xml:space="preserve"> </w:t>
        </w:r>
      </w:ins>
      <w:ins w:id="1773" w:author="Cailleret Levi (cailllev)" w:date="2020-12-19T19:38:00Z">
        <w:r w:rsidR="00BA18DE">
          <w:t>Die</w:t>
        </w:r>
      </w:ins>
      <w:ins w:id="1774" w:author="Cailleret Levi (cailllev)" w:date="2020-12-14T09:36:00Z">
        <w:r w:rsidR="00D9777D">
          <w:t xml:space="preserve"> Dauer des Zeitschrittes</w:t>
        </w:r>
      </w:ins>
      <w:ins w:id="1775" w:author="Cailleret Levi (cailllev)" w:date="2020-12-19T19:38:00Z">
        <w:r w:rsidR="00BA18DE">
          <w:t xml:space="preserve"> wirkt sich nur auf die </w:t>
        </w:r>
      </w:ins>
      <w:ins w:id="1776" w:author="Cailleret Levi (cailllev)" w:date="2020-12-14T09:34:00Z">
        <w:r w:rsidR="008240F8">
          <w:t>Wahrscheinlichkeiten</w:t>
        </w:r>
      </w:ins>
      <w:ins w:id="1777" w:author="Cailleret Levi (cailllev)" w:date="2020-12-19T19:38:00Z">
        <w:r w:rsidR="00BA18DE">
          <w:t xml:space="preserve"> aus</w:t>
        </w:r>
      </w:ins>
      <w:ins w:id="1778" w:author="Cailleret Levi (cailllev)" w:date="2020-12-14T09:34:00Z">
        <w:r w:rsidR="008240F8">
          <w:t>. Hat der Angreifer eine Minute, steigen seine Chancen</w:t>
        </w:r>
      </w:ins>
      <w:ins w:id="1779" w:author="Cailleret Levi (cailllev)" w:date="2020-12-19T19:38:00Z">
        <w:r w:rsidR="007D4F77">
          <w:t>,</w:t>
        </w:r>
      </w:ins>
      <w:ins w:id="1780" w:author="Cailleret Levi (cailllev)" w:date="2020-12-14T09:34:00Z">
        <w:r w:rsidR="008240F8">
          <w:t xml:space="preserve"> im Vergleich</w:t>
        </w:r>
      </w:ins>
      <w:ins w:id="1781" w:author="Cailleret Levi (cailllev)" w:date="2020-12-19T19:38:00Z">
        <w:r w:rsidR="007D4F77">
          <w:t xml:space="preserve"> dazu,</w:t>
        </w:r>
      </w:ins>
      <w:ins w:id="1782" w:author="Cailleret Levi (cailllev)" w:date="2020-12-14T09:36:00Z">
        <w:r w:rsidR="00DC192C">
          <w:t xml:space="preserve"> </w:t>
        </w:r>
      </w:ins>
      <w:ins w:id="1783" w:author="Cailleret Levi (cailllev)" w:date="2020-12-18T09:21:00Z">
        <w:r w:rsidR="005F20AF">
          <w:t xml:space="preserve">wenn er nur </w:t>
        </w:r>
      </w:ins>
      <w:ins w:id="1784" w:author="Cailleret Levi (cailllev)" w:date="2020-12-14T09:36:00Z">
        <w:r w:rsidR="00DC192C">
          <w:t>5 Sekunden</w:t>
        </w:r>
      </w:ins>
      <w:ins w:id="1785" w:author="Cailleret Levi (cailllev)" w:date="2020-12-18T09:21:00Z">
        <w:r w:rsidR="005F20AF">
          <w:t xml:space="preserve"> hätte</w:t>
        </w:r>
        <w:r w:rsidR="00CC172B">
          <w:t xml:space="preserve"> pro MTD Aktion</w:t>
        </w:r>
      </w:ins>
      <w:ins w:id="1786" w:author="Cailleret Levi (cailllev)" w:date="2020-12-14T09:36:00Z">
        <w:r w:rsidR="00DC192C">
          <w:t xml:space="preserve">. </w:t>
        </w:r>
      </w:ins>
      <w:ins w:id="1787" w:author="Cailleret Levi (cailllev)" w:date="2020-12-14T09:37:00Z">
        <w:r w:rsidR="00327F5D">
          <w:t>F</w:t>
        </w:r>
        <w:r w:rsidR="00DC192C">
          <w:t xml:space="preserve">ür die verwendeten </w:t>
        </w:r>
        <w:r w:rsidR="00327F5D">
          <w:t>Wahrscheinlichkeiten wird ein Zeitschritt von 10 Sekunden angenommen.</w:t>
        </w:r>
      </w:ins>
    </w:p>
    <w:p w14:paraId="6A0C45A3" w14:textId="63EB6D6E" w:rsidR="009B7F26" w:rsidRDefault="00FA40D1" w:rsidP="00FA40D1">
      <w:del w:id="1788" w:author="Cailleret Levi (cailllev)" w:date="2020-12-14T09:33:00Z">
        <w:r w:rsidDel="000F20DC">
          <w:delText xml:space="preserve"> </w:delText>
        </w:r>
      </w:del>
      <w:r>
        <w:t>Bei einem kleineren Zeitschritt wäre das Modell für normale Benutzer</w:t>
      </w:r>
      <w:del w:id="1789" w:author="Cailleret Levi (cailllev)" w:date="2020-12-19T19:38:00Z">
        <w:r w:rsidDel="005D2D2C">
          <w:delText>n</w:delText>
        </w:r>
      </w:del>
      <w:r>
        <w:t xml:space="preserve"> nicht mehr </w:t>
      </w:r>
      <w:del w:id="1790" w:author="Cailleret Levi (cailllev)" w:date="2020-12-19T19:38:00Z">
        <w:r w:rsidDel="005D2D2C">
          <w:delText>nutzbar</w:delText>
        </w:r>
      </w:del>
      <w:ins w:id="1791" w:author="Cailleret Levi (cailllev)" w:date="2020-12-19T19:38:00Z">
        <w:r w:rsidR="005D2D2C">
          <w:t>brauchbar</w:t>
        </w:r>
      </w:ins>
      <w:r>
        <w:t xml:space="preserve">, weil das Modell nur noch mit Service </w:t>
      </w:r>
      <w:ins w:id="1792" w:author="Cailleret Levi (cailllev)" w:date="2020-12-19T19:38:00Z">
        <w:r w:rsidR="005D2D2C">
          <w:t>N</w:t>
        </w:r>
      </w:ins>
      <w:del w:id="1793" w:author="Cailleret Levi (cailllev)" w:date="2020-12-19T19:38:00Z">
        <w:r w:rsidDel="005D2D2C">
          <w:delText>n</w:delText>
        </w:r>
      </w:del>
      <w:r>
        <w:t xml:space="preserve">eustarten oder </w:t>
      </w:r>
      <w:del w:id="1794" w:author="Cailleret Levi (cailllev)" w:date="2020-12-14T11:36:00Z">
        <w:r w:rsidR="00C93545" w:rsidDel="00F75FB5">
          <w:delText>Detektionssystem</w:delText>
        </w:r>
      </w:del>
      <w:ins w:id="1795" w:author="Cailleret Levi (cailllev)" w:date="2020-12-14T11:36:00Z">
        <w:r w:rsidR="00F75FB5">
          <w:t>Präventionssystem</w:t>
        </w:r>
      </w:ins>
      <w:r>
        <w:t xml:space="preserve"> </w:t>
      </w:r>
      <w:ins w:id="1796" w:author="Cailleret Levi (cailllev)" w:date="2020-12-19T19:38:00Z">
        <w:r w:rsidR="005D2D2C">
          <w:t>A</w:t>
        </w:r>
      </w:ins>
      <w:del w:id="1797" w:author="Cailleret Levi (cailllev)" w:date="2020-12-19T19:38:00Z">
        <w:r w:rsidR="005B0A83" w:rsidDel="005D2D2C">
          <w:delText>a</w:delText>
        </w:r>
      </w:del>
      <w:r w:rsidR="005B0A83">
        <w:t>uswechseln</w:t>
      </w:r>
      <w:r>
        <w:t xml:space="preserve"> beschäftigt wäre. Bei einem grösseren Zeitschritt hat der Angreifer bessere Chancen</w:t>
      </w:r>
      <w:ins w:id="1798" w:author="Cailleret Levi (cailllev)" w:date="2020-12-19T19:39:00Z">
        <w:r w:rsidR="005D2D2C">
          <w:t>,</w:t>
        </w:r>
      </w:ins>
      <w:r>
        <w:t xml:space="preserve"> das Modell unter Kontrolle zu bringen. Ein Angriff kann durchaus weniger als 10 Sekunden in Anspruch nehmen</w:t>
      </w:r>
      <w:r w:rsidR="008B277C">
        <w:t>. A</w:t>
      </w:r>
      <w:r>
        <w:t>llerdings hat der Angreifer in seinem besten Falle 10 Sekunden</w:t>
      </w:r>
      <w:r w:rsidR="008D236A">
        <w:t xml:space="preserve"> Zeit,</w:t>
      </w:r>
      <w:r>
        <w:t xml:space="preserve"> den Service zu untersuchen </w:t>
      </w:r>
      <w:r w:rsidR="00F75EDF">
        <w:t>und die Antwort des Service z</w:t>
      </w:r>
      <w:r w:rsidR="00FD7A36">
        <w:t>u analysieren</w:t>
      </w:r>
      <w:r>
        <w:t>, bevor diese Informationen wieder nutzlos werden.</w:t>
      </w:r>
    </w:p>
    <w:p w14:paraId="7E442D83" w14:textId="77777777" w:rsidR="009B7F26" w:rsidRDefault="009B7F26">
      <w:pPr>
        <w:jc w:val="left"/>
      </w:pPr>
      <w:r>
        <w:br w:type="page"/>
      </w:r>
    </w:p>
    <w:p w14:paraId="4BD96A53" w14:textId="1378AF3C" w:rsidR="00FA40D1" w:rsidRDefault="00FA40D1" w:rsidP="00FA40D1">
      <w:pPr>
        <w:pStyle w:val="Heading3"/>
      </w:pPr>
      <w:bookmarkStart w:id="1799" w:name="_Toc59300839"/>
      <w:r>
        <w:lastRenderedPageBreak/>
        <w:t>Aktionen und Auswirkungen</w:t>
      </w:r>
      <w:bookmarkEnd w:id="1799"/>
    </w:p>
    <w:p w14:paraId="17E74E51" w14:textId="13A3E89C" w:rsidR="008B6A3A" w:rsidRDefault="008B6A3A" w:rsidP="008B6A3A">
      <w:del w:id="1800" w:author="Bernhard Tellenbach" w:date="2020-12-12T16:04:00Z">
        <w:r w:rsidDel="00E04204">
          <w:delText>In de</w:delText>
        </w:r>
        <w:r w:rsidR="00644E8E" w:rsidDel="00E04204">
          <w:delText>r</w:delText>
        </w:r>
        <w:r w:rsidDel="00E04204">
          <w:delText xml:space="preserve"> </w:delText>
        </w:r>
        <w:r w:rsidR="00644E8E" w:rsidDel="00E04204">
          <w:delText>f</w:delText>
        </w:r>
        <w:r w:rsidDel="00E04204">
          <w:delText>olgenden Tabellen</w:delText>
        </w:r>
      </w:del>
      <w:ins w:id="1801" w:author="Bernhard Tellenbach" w:date="2020-12-12T16:04:00Z">
        <w:r w:rsidR="00E04204">
          <w:t xml:space="preserve">In </w:t>
        </w:r>
      </w:ins>
      <w:ins w:id="1802" w:author="Cailleret Levi (cailllev)" w:date="2020-12-19T19:39:00Z">
        <w:r w:rsidR="00353CB0">
          <w:t xml:space="preserve">der </w:t>
        </w:r>
      </w:ins>
      <w:ins w:id="1803" w:author="Bernhard Tellenbach" w:date="2020-12-12T16:04:00Z">
        <w:del w:id="1804" w:author="Cailleret Levi (cailllev)" w:date="2020-12-19T19:39:00Z">
          <w:r w:rsidR="00E04204" w:rsidDel="00353CB0">
            <w:delText>de</w:delText>
          </w:r>
        </w:del>
        <w:del w:id="1805" w:author="Cailleret Levi (cailllev)" w:date="2020-12-16T09:33:00Z">
          <w:r w:rsidR="00E04204" w:rsidDel="004957B8">
            <w:delText>n</w:delText>
          </w:r>
        </w:del>
        <w:del w:id="1806" w:author="Cailleret Levi (cailllev)" w:date="2020-12-19T19:39:00Z">
          <w:r w:rsidR="00E04204" w:rsidDel="00353CB0">
            <w:delText xml:space="preserve"> folgenden </w:delText>
          </w:r>
        </w:del>
        <w:r w:rsidR="00E04204">
          <w:t>Tabelle</w:t>
        </w:r>
      </w:ins>
      <w:ins w:id="1807" w:author="Cailleret Levi (cailllev)" w:date="2020-12-16T09:34:00Z">
        <w:r w:rsidR="004D033F">
          <w:t xml:space="preserve"> 5</w:t>
        </w:r>
      </w:ins>
      <w:ins w:id="1808" w:author="Bernhard Tellenbach" w:date="2020-12-12T16:04:00Z">
        <w:del w:id="1809" w:author="Cailleret Levi (cailllev)" w:date="2020-12-16T09:34:00Z">
          <w:r w:rsidR="00E04204" w:rsidDel="004D033F">
            <w:delText>n</w:delText>
          </w:r>
        </w:del>
      </w:ins>
      <w:r>
        <w:t xml:space="preserve"> werden nochmals die möglichen</w:t>
      </w:r>
      <w:r w:rsidR="00DF75CB">
        <w:t xml:space="preserve"> Aktionen der Agenten aufgelistet</w:t>
      </w:r>
      <w:r w:rsidR="00644E8E">
        <w:t xml:space="preserve">. In der </w:t>
      </w:r>
      <w:del w:id="1810" w:author="Cailleret Levi (cailllev)" w:date="2020-12-16T09:33:00Z">
        <w:r w:rsidR="00644E8E" w:rsidDel="004957B8">
          <w:delText xml:space="preserve">nächsten </w:delText>
        </w:r>
      </w:del>
      <w:r w:rsidR="00644E8E">
        <w:t>Tabelle</w:t>
      </w:r>
      <w:ins w:id="1811" w:author="Cailleret Levi (cailllev)" w:date="2020-12-16T09:36:00Z">
        <w:r w:rsidR="00622A75">
          <w:t xml:space="preserve"> 6</w:t>
        </w:r>
      </w:ins>
      <w:ins w:id="1812" w:author="Cailleret Levi (cailllev)" w:date="2020-12-16T09:33:00Z">
        <w:r w:rsidR="004957B8">
          <w:t xml:space="preserve"> auf der nächsten Seite</w:t>
        </w:r>
      </w:ins>
      <w:del w:id="1813" w:author="Bernhard Tellenbach" w:date="2020-12-12T16:04:00Z">
        <w:r w:rsidR="00644E8E" w:rsidDel="00E04204">
          <w:delText>n</w:delText>
        </w:r>
      </w:del>
      <w:r w:rsidR="00644E8E">
        <w:t xml:space="preserve"> werden die Kosten</w:t>
      </w:r>
      <w:ins w:id="1814" w:author="Cailleret Levi (cailllev)" w:date="2020-12-16T09:35:00Z">
        <w:r w:rsidR="00AC521B">
          <w:t xml:space="preserve"> der Aktionen und Zuständen</w:t>
        </w:r>
      </w:ins>
      <w:r w:rsidR="00644E8E">
        <w:t xml:space="preserve"> aufgelistet. Diese werden benötigt, damit die Aktionen der Agenten bewertet werden können</w:t>
      </w:r>
      <w:ins w:id="1815" w:author="Cailleret Levi (cailllev)" w:date="2020-12-19T19:39:00Z">
        <w:r w:rsidR="00353CB0">
          <w:t>,</w:t>
        </w:r>
      </w:ins>
      <w:r w:rsidR="00644E8E">
        <w:t xml:space="preserve"> </w:t>
      </w:r>
      <w:r w:rsidR="009B6D39">
        <w:t>sich die Agenten</w:t>
      </w:r>
      <w:r w:rsidR="00644E8E">
        <w:t xml:space="preserve"> </w:t>
      </w:r>
      <w:r w:rsidR="00F6730C">
        <w:t xml:space="preserve">somit </w:t>
      </w:r>
      <w:r w:rsidR="009B6D39">
        <w:t>in ihren Aktionen verbessern können</w:t>
      </w:r>
      <w:ins w:id="1816" w:author="Cailleret Levi (cailllev)" w:date="2020-12-19T19:39:00Z">
        <w:r w:rsidR="00EE5664">
          <w:t>,</w:t>
        </w:r>
      </w:ins>
      <w:r w:rsidR="009B6D39">
        <w:t xml:space="preserve"> und schlussendlich das Netzwerk besser</w:t>
      </w:r>
      <w:r w:rsidR="00F6730C">
        <w:t xml:space="preserve"> verteidigen.</w:t>
      </w:r>
    </w:p>
    <w:p w14:paraId="48A6CE69" w14:textId="77777777" w:rsidR="00710876" w:rsidRPr="008B6A3A" w:rsidRDefault="00710876" w:rsidP="008B6A3A"/>
    <w:p w14:paraId="25376A7E" w14:textId="3C536B96" w:rsidR="006C628E" w:rsidRDefault="006C628E" w:rsidP="00EE1E53">
      <w:pPr>
        <w:rPr>
          <w:b/>
          <w:bCs/>
        </w:rPr>
      </w:pPr>
      <w:r w:rsidRPr="00E25F76">
        <w:rPr>
          <w:b/>
          <w:bCs/>
        </w:rPr>
        <w:t>Legende der möglichen Aktionen:</w:t>
      </w:r>
    </w:p>
    <w:p w14:paraId="57A79C76" w14:textId="77777777" w:rsidR="006C628E" w:rsidRDefault="006C628E" w:rsidP="00EE1E53">
      <w:pPr>
        <w:rPr>
          <w:b/>
          <w:bCs/>
        </w:rPr>
      </w:pPr>
    </w:p>
    <w:tbl>
      <w:tblPr>
        <w:tblStyle w:val="GridTable7Colorful-Accent1"/>
        <w:tblW w:w="9070" w:type="dxa"/>
        <w:tblLook w:val="04A0" w:firstRow="1" w:lastRow="0" w:firstColumn="1" w:lastColumn="0" w:noHBand="0" w:noVBand="1"/>
      </w:tblPr>
      <w:tblGrid>
        <w:gridCol w:w="3686"/>
        <w:gridCol w:w="5384"/>
      </w:tblGrid>
      <w:tr w:rsidR="0092740C" w14:paraId="5B3A0483" w14:textId="77777777" w:rsidTr="00C71D41">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3686" w:type="dxa"/>
          </w:tcPr>
          <w:p w14:paraId="1AA1ECDF" w14:textId="5BF62525" w:rsidR="006C628E" w:rsidRPr="006C628E" w:rsidRDefault="006C628E" w:rsidP="00EE1E53">
            <w:r w:rsidRPr="006C628E">
              <w:t>Aktion</w:t>
            </w:r>
          </w:p>
        </w:tc>
        <w:tc>
          <w:tcPr>
            <w:tcW w:w="5384" w:type="dxa"/>
          </w:tcPr>
          <w:p w14:paraId="5108D757" w14:textId="421EA6F0" w:rsidR="006C628E" w:rsidRPr="006C628E" w:rsidRDefault="00921320" w:rsidP="00EE1E53">
            <w:pPr>
              <w:cnfStyle w:val="100000000000" w:firstRow="1" w:lastRow="0" w:firstColumn="0" w:lastColumn="0" w:oddVBand="0" w:evenVBand="0" w:oddHBand="0" w:evenHBand="0" w:firstRowFirstColumn="0" w:firstRowLastColumn="0" w:lastRowFirstColumn="0" w:lastRowLastColumn="0"/>
            </w:pPr>
            <w:r>
              <w:t>Auswirkung</w:t>
            </w:r>
          </w:p>
        </w:tc>
      </w:tr>
      <w:tr w:rsidR="0092740C" w14:paraId="0833A441" w14:textId="77777777" w:rsidTr="00C71D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686" w:type="dxa"/>
          </w:tcPr>
          <w:p w14:paraId="5BCC029C" w14:textId="348DBC6A" w:rsidR="006C628E" w:rsidRPr="006C628E" w:rsidRDefault="006C628E" w:rsidP="00EE1E53">
            <w:r>
              <w:t>Authorizer</w:t>
            </w:r>
            <w:r w:rsidR="00436F76">
              <w:t xml:space="preserve"> neustarten</w:t>
            </w:r>
          </w:p>
        </w:tc>
        <w:tc>
          <w:tcPr>
            <w:tcW w:w="5384" w:type="dxa"/>
          </w:tcPr>
          <w:p w14:paraId="3C8CFF87" w14:textId="5F374F90" w:rsidR="006C628E" w:rsidRPr="006C628E" w:rsidRDefault="00CC7710" w:rsidP="00EE1E53">
            <w:pPr>
              <w:cnfStyle w:val="000000100000" w:firstRow="0" w:lastRow="0" w:firstColumn="0" w:lastColumn="0" w:oddVBand="0" w:evenVBand="0" w:oddHBand="1" w:evenHBand="0" w:firstRowFirstColumn="0" w:firstRowLastColumn="0" w:lastRowFirstColumn="0" w:lastRowLastColumn="0"/>
            </w:pPr>
            <w:commentRangeStart w:id="1817"/>
            <w:r>
              <w:rPr>
                <w:noProof/>
              </w:rPr>
              <w:t xml:space="preserve">Kickt den Angreifer aus dem </w:t>
            </w:r>
            <w:del w:id="1818" w:author="Cailleret Levi (cailllev)" w:date="2020-12-19T19:39:00Z">
              <w:r w:rsidDel="00EE5664">
                <w:rPr>
                  <w:noProof/>
                </w:rPr>
                <w:delText>authorizer</w:delText>
              </w:r>
            </w:del>
            <w:ins w:id="1819" w:author="Cailleret Levi (cailllev)" w:date="2020-12-19T19:39:00Z">
              <w:r w:rsidR="00EE5664">
                <w:rPr>
                  <w:noProof/>
                </w:rPr>
                <w:t>Authorizer</w:t>
              </w:r>
            </w:ins>
            <w:r>
              <w:rPr>
                <w:noProof/>
              </w:rPr>
              <w:t>, setzt pa auf pa 0.</w:t>
            </w:r>
            <w:commentRangeEnd w:id="1817"/>
            <w:r w:rsidR="004576A2">
              <w:rPr>
                <w:rStyle w:val="CommentReference"/>
                <w:color w:val="auto"/>
              </w:rPr>
              <w:commentReference w:id="1817"/>
            </w:r>
          </w:p>
        </w:tc>
      </w:tr>
      <w:tr w:rsidR="00D42F6C" w14:paraId="5CF5FCE7" w14:textId="77777777" w:rsidTr="00C71D41">
        <w:trPr>
          <w:trHeight w:val="340"/>
        </w:trPr>
        <w:tc>
          <w:tcPr>
            <w:cnfStyle w:val="001000000000" w:firstRow="0" w:lastRow="0" w:firstColumn="1" w:lastColumn="0" w:oddVBand="0" w:evenVBand="0" w:oddHBand="0" w:evenHBand="0" w:firstRowFirstColumn="0" w:firstRowLastColumn="0" w:lastRowFirstColumn="0" w:lastRowLastColumn="0"/>
            <w:tcW w:w="3686" w:type="dxa"/>
          </w:tcPr>
          <w:p w14:paraId="3D7404CF" w14:textId="7C4C3238" w:rsidR="008F0112" w:rsidRDefault="008F0112" w:rsidP="00EE1E53">
            <w:r>
              <w:t>Planner</w:t>
            </w:r>
            <w:r w:rsidR="00436F76">
              <w:t xml:space="preserve"> neustarten</w:t>
            </w:r>
          </w:p>
        </w:tc>
        <w:tc>
          <w:tcPr>
            <w:tcW w:w="5384" w:type="dxa"/>
          </w:tcPr>
          <w:p w14:paraId="26E93DD6" w14:textId="67F431EF" w:rsidR="008F0112" w:rsidRPr="006C628E" w:rsidRDefault="008F0112" w:rsidP="00EE1E53">
            <w:pPr>
              <w:cnfStyle w:val="000000000000" w:firstRow="0" w:lastRow="0" w:firstColumn="0" w:lastColumn="0" w:oddVBand="0" w:evenVBand="0" w:oddHBand="0" w:evenHBand="0" w:firstRowFirstColumn="0" w:firstRowLastColumn="0" w:lastRowFirstColumn="0" w:lastRowLastColumn="0"/>
            </w:pPr>
            <w:r>
              <w:rPr>
                <w:noProof/>
              </w:rPr>
              <w:t xml:space="preserve">Kickt den Angreifer aus dem </w:t>
            </w:r>
            <w:ins w:id="1820" w:author="Cailleret Levi (cailllev)" w:date="2020-12-19T19:39:00Z">
              <w:r w:rsidR="00EE5664">
                <w:rPr>
                  <w:noProof/>
                </w:rPr>
                <w:t>P</w:t>
              </w:r>
            </w:ins>
            <w:del w:id="1821" w:author="Cailleret Levi (cailllev)" w:date="2020-12-19T19:39:00Z">
              <w:r w:rsidDel="00EE5664">
                <w:rPr>
                  <w:noProof/>
                </w:rPr>
                <w:delText>p</w:delText>
              </w:r>
            </w:del>
            <w:r>
              <w:rPr>
                <w:noProof/>
              </w:rPr>
              <w:t>lanner, setzt pp auf pp 0.</w:t>
            </w:r>
          </w:p>
        </w:tc>
      </w:tr>
      <w:tr w:rsidR="0092740C" w14:paraId="2E044DE4" w14:textId="77777777" w:rsidTr="00C71D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686" w:type="dxa"/>
          </w:tcPr>
          <w:p w14:paraId="40310CA8" w14:textId="34C731FB" w:rsidR="006C628E" w:rsidRPr="006C628E" w:rsidRDefault="00436F76" w:rsidP="00EE1E53">
            <w:r>
              <w:t>DB neustarten</w:t>
            </w:r>
          </w:p>
        </w:tc>
        <w:tc>
          <w:tcPr>
            <w:tcW w:w="5384" w:type="dxa"/>
          </w:tcPr>
          <w:p w14:paraId="34BF67F7" w14:textId="5136FB1E" w:rsidR="006C628E" w:rsidRPr="006C628E" w:rsidRDefault="008F0112" w:rsidP="00EE1E53">
            <w:pPr>
              <w:cnfStyle w:val="000000100000" w:firstRow="0" w:lastRow="0" w:firstColumn="0" w:lastColumn="0" w:oddVBand="0" w:evenVBand="0" w:oddHBand="1" w:evenHBand="0" w:firstRowFirstColumn="0" w:firstRowLastColumn="0" w:lastRowFirstColumn="0" w:lastRowLastColumn="0"/>
            </w:pPr>
            <w:r>
              <w:rPr>
                <w:noProof/>
              </w:rPr>
              <w:t>Kickt den Angreifer aus der DB, setzt pdb auf pdb 0.</w:t>
            </w:r>
          </w:p>
        </w:tc>
      </w:tr>
      <w:tr w:rsidR="00D42F6C" w14:paraId="2774F4DA" w14:textId="77777777" w:rsidTr="00C71D41">
        <w:trPr>
          <w:trHeight w:val="340"/>
        </w:trPr>
        <w:tc>
          <w:tcPr>
            <w:cnfStyle w:val="001000000000" w:firstRow="0" w:lastRow="0" w:firstColumn="1" w:lastColumn="0" w:oddVBand="0" w:evenVBand="0" w:oddHBand="0" w:evenHBand="0" w:firstRowFirstColumn="0" w:firstRowLastColumn="0" w:lastRowFirstColumn="0" w:lastRowLastColumn="0"/>
            <w:tcW w:w="3686" w:type="dxa"/>
          </w:tcPr>
          <w:p w14:paraId="762CF187" w14:textId="72E0B228" w:rsidR="006C628E" w:rsidRPr="006C628E" w:rsidRDefault="006C628E" w:rsidP="00EE1E53">
            <w:del w:id="1822" w:author="Cailleret Levi (cailllev)" w:date="2020-12-14T10:57:00Z">
              <w:r w:rsidDel="00C30CE8">
                <w:delText>I</w:delText>
              </w:r>
              <w:r w:rsidR="0033012E" w:rsidDel="00C30CE8">
                <w:delText>D</w:delText>
              </w:r>
              <w:r w:rsidDel="00C30CE8">
                <w:delText>S</w:delText>
              </w:r>
            </w:del>
            <w:ins w:id="1823" w:author="Cailleret Levi (cailllev)" w:date="2020-12-14T10:57:00Z">
              <w:r w:rsidR="00C30CE8">
                <w:t>IPS</w:t>
              </w:r>
            </w:ins>
            <w:r w:rsidR="00436F76">
              <w:t xml:space="preserve"> </w:t>
            </w:r>
            <w:r w:rsidR="007F48E6">
              <w:t>auswechseln</w:t>
            </w:r>
          </w:p>
        </w:tc>
        <w:tc>
          <w:tcPr>
            <w:tcW w:w="5384" w:type="dxa"/>
          </w:tcPr>
          <w:p w14:paraId="353AAFBF" w14:textId="25D86EA3" w:rsidR="006C628E" w:rsidRPr="006C628E" w:rsidRDefault="008F0112" w:rsidP="00EE1E53">
            <w:pPr>
              <w:cnfStyle w:val="000000000000" w:firstRow="0" w:lastRow="0" w:firstColumn="0" w:lastColumn="0" w:oddVBand="0" w:evenVBand="0" w:oddHBand="0" w:evenHBand="0" w:firstRowFirstColumn="0" w:firstRowLastColumn="0" w:lastRowFirstColumn="0" w:lastRowLastColumn="0"/>
            </w:pPr>
            <w:r>
              <w:t>Setzt p</w:t>
            </w:r>
            <w:del w:id="1824" w:author="Cailleret Levi (cailllev)" w:date="2020-12-14T10:57:00Z">
              <w:r w:rsidDel="00C30CE8">
                <w:delText>IDS</w:delText>
              </w:r>
            </w:del>
            <w:ins w:id="1825" w:author="Cailleret Levi (cailllev)" w:date="2020-12-14T10:57:00Z">
              <w:r w:rsidR="00C30CE8">
                <w:t>IPS</w:t>
              </w:r>
            </w:ins>
            <w:r>
              <w:t xml:space="preserve"> zurück auf p</w:t>
            </w:r>
            <w:del w:id="1826" w:author="Cailleret Levi (cailllev)" w:date="2020-12-14T10:57:00Z">
              <w:r w:rsidDel="00C30CE8">
                <w:delText>IDS</w:delText>
              </w:r>
            </w:del>
            <w:ins w:id="1827" w:author="Cailleret Levi (cailllev)" w:date="2020-12-14T10:57:00Z">
              <w:r w:rsidR="00C30CE8">
                <w:t>IPS</w:t>
              </w:r>
            </w:ins>
            <w:r>
              <w:t xml:space="preserve"> 0.</w:t>
            </w:r>
          </w:p>
        </w:tc>
      </w:tr>
      <w:tr w:rsidR="0092740C" w14:paraId="53D00978" w14:textId="77777777" w:rsidTr="00C71D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686" w:type="dxa"/>
          </w:tcPr>
          <w:p w14:paraId="4CE20717" w14:textId="691BD50B" w:rsidR="006C628E" w:rsidRPr="006C628E" w:rsidRDefault="00C30CE8" w:rsidP="00EE1E53">
            <w:ins w:id="1828" w:author="Cailleret Levi (cailllev)" w:date="2020-12-14T10:54:00Z">
              <w:r>
                <w:t>DL</w:t>
              </w:r>
            </w:ins>
            <w:r w:rsidR="006C628E">
              <w:t>PS</w:t>
            </w:r>
            <w:r w:rsidR="000E2D06">
              <w:t xml:space="preserve"> </w:t>
            </w:r>
            <w:r w:rsidR="007F48E6">
              <w:t>auswechseln</w:t>
            </w:r>
          </w:p>
        </w:tc>
        <w:tc>
          <w:tcPr>
            <w:tcW w:w="5384" w:type="dxa"/>
          </w:tcPr>
          <w:p w14:paraId="1636EA87" w14:textId="0A2A2576" w:rsidR="006C628E" w:rsidRPr="006C628E" w:rsidRDefault="008F0112" w:rsidP="00EE1E53">
            <w:pPr>
              <w:cnfStyle w:val="000000100000" w:firstRow="0" w:lastRow="0" w:firstColumn="0" w:lastColumn="0" w:oddVBand="0" w:evenVBand="0" w:oddHBand="1" w:evenHBand="0" w:firstRowFirstColumn="0" w:firstRowLastColumn="0" w:lastRowFirstColumn="0" w:lastRowLastColumn="0"/>
            </w:pPr>
            <w:r>
              <w:t xml:space="preserve">Setzt </w:t>
            </w:r>
            <w:del w:id="1829" w:author="Cailleret Levi (cailllev)" w:date="2020-12-14T10:55:00Z">
              <w:r w:rsidDel="00C30CE8">
                <w:delText xml:space="preserve">pPS </w:delText>
              </w:r>
            </w:del>
            <w:ins w:id="1830" w:author="Cailleret Levi (cailllev)" w:date="2020-12-14T10:55:00Z">
              <w:r w:rsidR="00C30CE8">
                <w:t>pDL</w:t>
              </w:r>
            </w:ins>
            <w:ins w:id="1831" w:author="Cailleret Levi (cailllev)" w:date="2020-12-14T10:57:00Z">
              <w:r w:rsidR="00C30CE8">
                <w:t>PS</w:t>
              </w:r>
            </w:ins>
            <w:ins w:id="1832" w:author="Cailleret Levi (cailllev)" w:date="2020-12-14T10:55:00Z">
              <w:r w:rsidR="00C30CE8">
                <w:t xml:space="preserve"> </w:t>
              </w:r>
            </w:ins>
            <w:r>
              <w:t>zurück auf p</w:t>
            </w:r>
            <w:ins w:id="1833" w:author="Cailleret Levi (cailllev)" w:date="2020-12-14T10:55:00Z">
              <w:r w:rsidR="00C30CE8">
                <w:t>DL</w:t>
              </w:r>
            </w:ins>
            <w:r>
              <w:t>PS 0.</w:t>
            </w:r>
          </w:p>
        </w:tc>
      </w:tr>
      <w:tr w:rsidR="00D42F6C" w14:paraId="310829DF" w14:textId="77777777" w:rsidTr="00C71D41">
        <w:trPr>
          <w:trHeight w:val="340"/>
        </w:trPr>
        <w:tc>
          <w:tcPr>
            <w:cnfStyle w:val="001000000000" w:firstRow="0" w:lastRow="0" w:firstColumn="1" w:lastColumn="0" w:oddVBand="0" w:evenVBand="0" w:oddHBand="0" w:evenHBand="0" w:firstRowFirstColumn="0" w:firstRowLastColumn="0" w:lastRowFirstColumn="0" w:lastRowLastColumn="0"/>
            <w:tcW w:w="3686" w:type="dxa"/>
          </w:tcPr>
          <w:p w14:paraId="6F0824EC" w14:textId="7190EE83" w:rsidR="006C628E" w:rsidRPr="006C628E" w:rsidRDefault="003F4974" w:rsidP="00EE1E53">
            <w:r>
              <w:t>Angreifer entdecken</w:t>
            </w:r>
          </w:p>
        </w:tc>
        <w:tc>
          <w:tcPr>
            <w:tcW w:w="5384" w:type="dxa"/>
          </w:tcPr>
          <w:p w14:paraId="267D53E4" w14:textId="35DDC581" w:rsidR="006C628E" w:rsidRPr="006C628E" w:rsidRDefault="008F0112" w:rsidP="00EE1E53">
            <w:pPr>
              <w:cnfStyle w:val="000000000000" w:firstRow="0" w:lastRow="0" w:firstColumn="0" w:lastColumn="0" w:oddVBand="0" w:evenVBand="0" w:oddHBand="0" w:evenHBand="0" w:firstRowFirstColumn="0" w:firstRowLastColumn="0" w:lastRowFirstColumn="0" w:lastRowLastColumn="0"/>
            </w:pPr>
            <w:r>
              <w:t xml:space="preserve">Kickt den Angreifer aus dem </w:t>
            </w:r>
            <w:r w:rsidR="00C93545">
              <w:t>Netzwerk</w:t>
            </w:r>
            <w:r>
              <w:t>.</w:t>
            </w:r>
          </w:p>
        </w:tc>
      </w:tr>
      <w:tr w:rsidR="0092740C" w14:paraId="603D2912" w14:textId="77777777" w:rsidTr="00C71D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686" w:type="dxa"/>
          </w:tcPr>
          <w:p w14:paraId="213B13E6" w14:textId="608CF244" w:rsidR="006C628E" w:rsidRPr="0033012E" w:rsidRDefault="003F4974" w:rsidP="00EE1E53">
            <w:r w:rsidRPr="0033012E">
              <w:t>Datenextraktion</w:t>
            </w:r>
          </w:p>
        </w:tc>
        <w:tc>
          <w:tcPr>
            <w:tcW w:w="5384" w:type="dxa"/>
          </w:tcPr>
          <w:p w14:paraId="727727C2" w14:textId="2310BE9B" w:rsidR="006C628E" w:rsidRPr="0033012E" w:rsidRDefault="008F0112" w:rsidP="00EE1E53">
            <w:pPr>
              <w:cnfStyle w:val="000000100000" w:firstRow="0" w:lastRow="0" w:firstColumn="0" w:lastColumn="0" w:oddVBand="0" w:evenVBand="0" w:oddHBand="1" w:evenHBand="0" w:firstRowFirstColumn="0" w:firstRowLastColumn="0" w:lastRowFirstColumn="0" w:lastRowLastColumn="0"/>
            </w:pPr>
            <w:r w:rsidRPr="0033012E">
              <w:t>Angreifer gewinnt.</w:t>
            </w:r>
          </w:p>
        </w:tc>
      </w:tr>
      <w:tr w:rsidR="00D42F6C" w14:paraId="02FF383E" w14:textId="77777777" w:rsidTr="00C71D41">
        <w:trPr>
          <w:trHeight w:val="340"/>
        </w:trPr>
        <w:tc>
          <w:tcPr>
            <w:cnfStyle w:val="001000000000" w:firstRow="0" w:lastRow="0" w:firstColumn="1" w:lastColumn="0" w:oddVBand="0" w:evenVBand="0" w:oddHBand="0" w:evenHBand="0" w:firstRowFirstColumn="0" w:firstRowLastColumn="0" w:lastRowFirstColumn="0" w:lastRowLastColumn="0"/>
            <w:tcW w:w="3686" w:type="dxa"/>
          </w:tcPr>
          <w:p w14:paraId="255D9173" w14:textId="6AD47E47" w:rsidR="006C628E" w:rsidRPr="0033012E" w:rsidRDefault="006C628E" w:rsidP="00EE1E53">
            <w:r w:rsidRPr="0033012E">
              <w:t xml:space="preserve">X </w:t>
            </w:r>
            <w:r w:rsidR="003F4974" w:rsidRPr="0033012E">
              <w:t>Zeitschritte ohne Datenextraktion</w:t>
            </w:r>
          </w:p>
        </w:tc>
        <w:tc>
          <w:tcPr>
            <w:tcW w:w="5384" w:type="dxa"/>
          </w:tcPr>
          <w:p w14:paraId="11A1B090" w14:textId="05F7BD82" w:rsidR="006C628E" w:rsidRPr="0033012E" w:rsidRDefault="008F0112" w:rsidP="00DC4916">
            <w:pPr>
              <w:keepNext/>
              <w:cnfStyle w:val="000000000000" w:firstRow="0" w:lastRow="0" w:firstColumn="0" w:lastColumn="0" w:oddVBand="0" w:evenVBand="0" w:oddHBand="0" w:evenHBand="0" w:firstRowFirstColumn="0" w:firstRowLastColumn="0" w:lastRowFirstColumn="0" w:lastRowLastColumn="0"/>
            </w:pPr>
            <w:r w:rsidRPr="0033012E">
              <w:t>MTD gewinnt.</w:t>
            </w:r>
          </w:p>
        </w:tc>
      </w:tr>
    </w:tbl>
    <w:p w14:paraId="208558FB" w14:textId="1713AD18" w:rsidR="008B2AEE" w:rsidRDefault="00DB5A21">
      <w:pPr>
        <w:pStyle w:val="Caption"/>
        <w:jc w:val="center"/>
        <w:pPrChange w:id="1834" w:author="Cailleret Levi (cailllev)" w:date="2020-12-16T08:56:00Z">
          <w:pPr>
            <w:pStyle w:val="Caption"/>
            <w:spacing w:after="0"/>
          </w:pPr>
        </w:pPrChange>
      </w:pPr>
      <w:ins w:id="1835" w:author="Cailleret Levi (cailllev)" w:date="2020-12-16T08:56:00Z">
        <w:r>
          <w:br/>
        </w:r>
        <w:bookmarkStart w:id="1836" w:name="_Toc59002712"/>
        <w:r>
          <w:t xml:space="preserve">Tabelle </w:t>
        </w:r>
      </w:ins>
      <w:ins w:id="1837" w:author="Cailleret Levi (cailllev)" w:date="2020-12-16T09:03:00Z">
        <w:r w:rsidR="003F0990">
          <w:fldChar w:fldCharType="begin"/>
        </w:r>
        <w:r w:rsidR="003F0990">
          <w:instrText xml:space="preserve"> SEQ Tabelle \* ARABIC </w:instrText>
        </w:r>
      </w:ins>
      <w:r w:rsidR="003F0990">
        <w:fldChar w:fldCharType="separate"/>
      </w:r>
      <w:ins w:id="1838" w:author="Cailleret Levi (cailllev)" w:date="2020-12-18T11:13:00Z">
        <w:r w:rsidR="00575D65">
          <w:rPr>
            <w:noProof/>
          </w:rPr>
          <w:t>5</w:t>
        </w:r>
      </w:ins>
      <w:ins w:id="1839" w:author="Cailleret Levi (cailllev)" w:date="2020-12-16T09:03:00Z">
        <w:r w:rsidR="003F0990">
          <w:fldChar w:fldCharType="end"/>
        </w:r>
      </w:ins>
      <w:ins w:id="1840" w:author="Cailleret Levi (cailllev)" w:date="2020-12-16T08:56:00Z">
        <w:r>
          <w:t>: Legender der möglichen Aktionen und Zustände</w:t>
        </w:r>
      </w:ins>
      <w:bookmarkEnd w:id="1836"/>
    </w:p>
    <w:p w14:paraId="0601FCFD" w14:textId="0C28BC86" w:rsidR="008F0112" w:rsidRPr="000B38D1" w:rsidDel="00DB5A21" w:rsidRDefault="008B2AEE">
      <w:pPr>
        <w:rPr>
          <w:del w:id="1841" w:author="Cailleret Levi (cailllev)" w:date="2020-12-16T08:56:00Z"/>
        </w:rPr>
        <w:pPrChange w:id="1842" w:author="Cailleret Levi (cailllev)" w:date="2020-12-16T08:57:00Z">
          <w:pPr>
            <w:pStyle w:val="Caption"/>
            <w:spacing w:after="0"/>
            <w:ind w:left="1416" w:firstLine="708"/>
          </w:pPr>
        </w:pPrChange>
      </w:pPr>
      <w:del w:id="1843" w:author="Cailleret Levi (cailllev)" w:date="2020-12-16T08:56:00Z">
        <w:r w:rsidDel="00DB5A21">
          <w:delText xml:space="preserve">Figure </w:delText>
        </w:r>
        <w:r w:rsidDel="00DB5A21">
          <w:fldChar w:fldCharType="begin"/>
        </w:r>
        <w:r w:rsidDel="00DB5A21">
          <w:delInstrText xml:space="preserve"> SEQ Figure \* ARABIC </w:delInstrText>
        </w:r>
        <w:r w:rsidDel="00DB5A21">
          <w:fldChar w:fldCharType="separate"/>
        </w:r>
        <w:r w:rsidR="0004356C" w:rsidDel="00DB5A21">
          <w:rPr>
            <w:noProof/>
          </w:rPr>
          <w:delText>13</w:delText>
        </w:r>
        <w:r w:rsidDel="00DB5A21">
          <w:fldChar w:fldCharType="end"/>
        </w:r>
        <w:r w:rsidDel="00DB5A21">
          <w:delText xml:space="preserve">: Legender der </w:delText>
        </w:r>
        <w:r w:rsidR="007F76DE" w:rsidDel="00DB5A21">
          <w:delText>möglichen</w:delText>
        </w:r>
        <w:r w:rsidDel="00DB5A21">
          <w:delText xml:space="preserve"> </w:delText>
        </w:r>
        <w:r w:rsidR="007F76DE" w:rsidDel="00DB5A21">
          <w:delText>Aktionen</w:delText>
        </w:r>
        <w:r w:rsidDel="00DB5A21">
          <w:delText xml:space="preserve"> und Zustände</w:delText>
        </w:r>
      </w:del>
    </w:p>
    <w:p w14:paraId="72A449AE" w14:textId="04CAEC9E" w:rsidR="008B2AEE" w:rsidRDefault="008B2AEE" w:rsidP="00DC4916">
      <w:pPr>
        <w:rPr>
          <w:ins w:id="1844" w:author="Cailleret Levi (cailllev)" w:date="2020-12-14T09:06:00Z"/>
          <w:b/>
        </w:rPr>
      </w:pPr>
    </w:p>
    <w:p w14:paraId="77E42EDB" w14:textId="52208A8D" w:rsidR="00826B4F" w:rsidRDefault="00826B4F" w:rsidP="000B38D1">
      <w:pPr>
        <w:rPr>
          <w:ins w:id="1845" w:author="Cailleret Levi (cailllev)" w:date="2020-12-14T09:06:00Z"/>
          <w:b/>
        </w:rPr>
      </w:pPr>
      <w:ins w:id="1846" w:author="Cailleret Levi (cailllev)" w:date="2020-12-14T09:06:00Z">
        <w:r>
          <w:rPr>
            <w:b/>
          </w:rPr>
          <w:t>Begründung der Auswirkungen</w:t>
        </w:r>
      </w:ins>
      <w:ins w:id="1847" w:author="Cailleret Levi (cailllev)" w:date="2020-12-14T09:23:00Z">
        <w:r w:rsidR="00910481">
          <w:rPr>
            <w:b/>
          </w:rPr>
          <w:t xml:space="preserve"> eines </w:t>
        </w:r>
      </w:ins>
      <w:ins w:id="1848" w:author="Cailleret Levi (cailllev)" w:date="2020-12-14T09:29:00Z">
        <w:r w:rsidR="00420647">
          <w:rPr>
            <w:b/>
          </w:rPr>
          <w:t>Service-</w:t>
        </w:r>
      </w:ins>
      <w:ins w:id="1849" w:author="Cailleret Levi (cailllev)" w:date="2020-12-14T09:23:00Z">
        <w:r w:rsidR="00910481">
          <w:rPr>
            <w:b/>
          </w:rPr>
          <w:t>Neustarts</w:t>
        </w:r>
      </w:ins>
    </w:p>
    <w:p w14:paraId="59D7C2BD" w14:textId="69451A0C" w:rsidR="00563880" w:rsidRDefault="002F4A82" w:rsidP="000B38D1">
      <w:pPr>
        <w:rPr>
          <w:ins w:id="1850" w:author="Cailleret Levi (cailllev)" w:date="2020-12-14T09:11:00Z"/>
          <w:bCs/>
        </w:rPr>
      </w:pPr>
      <w:ins w:id="1851" w:author="Cailleret Levi (cailllev)" w:date="2020-12-14T09:07:00Z">
        <w:r>
          <w:rPr>
            <w:bCs/>
          </w:rPr>
          <w:t xml:space="preserve">Das Neustarten eines Service hat </w:t>
        </w:r>
      </w:ins>
      <w:ins w:id="1852" w:author="Cailleret Levi (cailllev)" w:date="2020-12-19T19:39:00Z">
        <w:r w:rsidR="006D61B9">
          <w:rPr>
            <w:bCs/>
          </w:rPr>
          <w:t>die</w:t>
        </w:r>
      </w:ins>
      <w:ins w:id="1853" w:author="Cailleret Levi (cailllev)" w:date="2020-12-14T09:07:00Z">
        <w:r>
          <w:rPr>
            <w:bCs/>
          </w:rPr>
          <w:t xml:space="preserve"> Kon</w:t>
        </w:r>
        <w:r w:rsidR="00D33C8D">
          <w:rPr>
            <w:bCs/>
          </w:rPr>
          <w:t xml:space="preserve">sequenz, </w:t>
        </w:r>
      </w:ins>
      <w:ins w:id="1854" w:author="Cailleret Levi (cailllev)" w:date="2020-12-19T19:39:00Z">
        <w:r w:rsidR="006D61B9">
          <w:rPr>
            <w:bCs/>
          </w:rPr>
          <w:t>dass der</w:t>
        </w:r>
      </w:ins>
      <w:ins w:id="1855" w:author="Cailleret Levi (cailllev)" w:date="2020-12-14T09:07:00Z">
        <w:r w:rsidR="00D33C8D">
          <w:rPr>
            <w:bCs/>
          </w:rPr>
          <w:t xml:space="preserve"> Angreifer eine </w:t>
        </w:r>
      </w:ins>
      <w:ins w:id="1856" w:author="Cailleret Levi (cailllev)" w:date="2020-12-14T09:08:00Z">
        <w:r w:rsidR="00D33C8D">
          <w:rPr>
            <w:bCs/>
          </w:rPr>
          <w:t xml:space="preserve">Stufe zurück </w:t>
        </w:r>
      </w:ins>
      <w:ins w:id="1857" w:author="Cailleret Levi (cailllev)" w:date="2020-12-19T19:40:00Z">
        <w:r w:rsidR="006D61B9">
          <w:rPr>
            <w:bCs/>
          </w:rPr>
          <w:t xml:space="preserve">versetzt wird </w:t>
        </w:r>
      </w:ins>
      <w:ins w:id="1858" w:author="Cailleret Levi (cailllev)" w:date="2020-12-14T09:08:00Z">
        <w:r w:rsidR="00D33C8D">
          <w:rPr>
            <w:bCs/>
          </w:rPr>
          <w:t>Netzwerk</w:t>
        </w:r>
        <w:r w:rsidR="00161C35">
          <w:rPr>
            <w:bCs/>
          </w:rPr>
          <w:t xml:space="preserve"> und seine erlangten Informationen unnütz zu machen. Das heisst</w:t>
        </w:r>
      </w:ins>
      <w:ins w:id="1859" w:author="Cailleret Levi (cailllev)" w:date="2020-12-19T19:40:00Z">
        <w:r w:rsidR="00E958BF">
          <w:rPr>
            <w:bCs/>
          </w:rPr>
          <w:t>,</w:t>
        </w:r>
      </w:ins>
      <w:ins w:id="1860" w:author="Cailleret Levi (cailllev)" w:date="2020-12-14T09:08:00Z">
        <w:r w:rsidR="00161C35">
          <w:rPr>
            <w:bCs/>
          </w:rPr>
          <w:t xml:space="preserve"> der Angreifer </w:t>
        </w:r>
      </w:ins>
      <w:ins w:id="1861" w:author="Cailleret Levi (cailllev)" w:date="2020-12-14T09:09:00Z">
        <w:r w:rsidR="00D95818">
          <w:rPr>
            <w:bCs/>
          </w:rPr>
          <w:t>muss wieder von Anfang an lernen (z.B. pa 0)</w:t>
        </w:r>
        <w:r w:rsidR="004575A6">
          <w:rPr>
            <w:bCs/>
          </w:rPr>
          <w:t xml:space="preserve">, um in den Service zu gelangen. Diese Arbeit </w:t>
        </w:r>
      </w:ins>
      <w:ins w:id="1862" w:author="Cailleret Levi (cailllev)" w:date="2020-12-14T09:10:00Z">
        <w:r w:rsidR="004575A6">
          <w:rPr>
            <w:bCs/>
          </w:rPr>
          <w:t>spezifiziert dabei nicht die exakte</w:t>
        </w:r>
        <w:r w:rsidR="00F664BA">
          <w:rPr>
            <w:bCs/>
          </w:rPr>
          <w:t xml:space="preserve"> Funktionsweise, als Beispiele können aber folgende </w:t>
        </w:r>
      </w:ins>
      <w:ins w:id="1863" w:author="Cailleret Levi (cailllev)" w:date="2020-12-14T09:17:00Z">
        <w:r w:rsidR="003A67CA">
          <w:rPr>
            <w:bCs/>
          </w:rPr>
          <w:t>drei</w:t>
        </w:r>
      </w:ins>
      <w:ins w:id="1864" w:author="Cailleret Levi (cailllev)" w:date="2020-12-14T09:10:00Z">
        <w:r w:rsidR="00F664BA">
          <w:rPr>
            <w:bCs/>
          </w:rPr>
          <w:t xml:space="preserve"> </w:t>
        </w:r>
        <w:r w:rsidR="00FA39C2">
          <w:rPr>
            <w:bCs/>
          </w:rPr>
          <w:t>Aspekte</w:t>
        </w:r>
      </w:ins>
      <w:ins w:id="1865" w:author="Cailleret Levi (cailllev)" w:date="2020-12-14T09:11:00Z">
        <w:r w:rsidR="00FA39C2">
          <w:rPr>
            <w:bCs/>
          </w:rPr>
          <w:t xml:space="preserve"> genannt werden:</w:t>
        </w:r>
      </w:ins>
    </w:p>
    <w:p w14:paraId="755D4C08" w14:textId="53CDE0A8" w:rsidR="00FA39C2" w:rsidRDefault="00FA39C2" w:rsidP="00FA39C2">
      <w:pPr>
        <w:rPr>
          <w:ins w:id="1866" w:author="Cailleret Levi (cailllev)" w:date="2020-12-14T09:16:00Z"/>
          <w:bCs/>
        </w:rPr>
      </w:pPr>
      <w:ins w:id="1867" w:author="Cailleret Levi (cailllev)" w:date="2020-12-14T09:11:00Z">
        <w:r w:rsidRPr="009C6F15">
          <w:rPr>
            <w:b/>
          </w:rPr>
          <w:t>Buffer Overflow A</w:t>
        </w:r>
      </w:ins>
      <w:ins w:id="1868" w:author="Cailleret Levi (cailllev)" w:date="2020-12-14T09:12:00Z">
        <w:r w:rsidR="00E4743F" w:rsidRPr="009C6F15">
          <w:rPr>
            <w:b/>
            <w:rPrChange w:id="1869" w:author="Cailleret Levi (cailllev)" w:date="2020-12-14T09:12:00Z">
              <w:rPr>
                <w:b/>
                <w:lang w:val="en-US"/>
              </w:rPr>
            </w:rPrChange>
          </w:rPr>
          <w:t>ngriff</w:t>
        </w:r>
      </w:ins>
      <w:ins w:id="1870" w:author="Cailleret Levi (cailllev)" w:date="2020-12-14T09:11:00Z">
        <w:r w:rsidRPr="009C6F15">
          <w:rPr>
            <w:b/>
          </w:rPr>
          <w:t xml:space="preserve">: </w:t>
        </w:r>
        <w:r w:rsidRPr="009C6F15">
          <w:rPr>
            <w:bCs/>
          </w:rPr>
          <w:t xml:space="preserve">Mit </w:t>
        </w:r>
      </w:ins>
      <w:ins w:id="1871" w:author="Cailleret Levi (cailllev)" w:date="2020-12-14T11:42:00Z">
        <w:r w:rsidR="00625FD1">
          <w:rPr>
            <w:bCs/>
          </w:rPr>
          <w:t>"</w:t>
        </w:r>
      </w:ins>
      <w:ins w:id="1872" w:author="Cailleret Levi (cailllev)" w:date="2020-12-14T09:11:00Z">
        <w:r w:rsidR="001A16D7" w:rsidRPr="001E2F1A">
          <w:rPr>
            <w:bCs/>
          </w:rPr>
          <w:t>A</w:t>
        </w:r>
        <w:r w:rsidR="001A16D7" w:rsidRPr="001E2F1A">
          <w:rPr>
            <w:bCs/>
            <w:rPrChange w:id="1873" w:author="Cailleret Levi (cailllev)" w:date="2020-12-15T15:32:00Z">
              <w:rPr>
                <w:bCs/>
                <w:lang w:val="en-US"/>
              </w:rPr>
            </w:rPrChange>
          </w:rPr>
          <w:t>ddress Space Layout Optimization</w:t>
        </w:r>
      </w:ins>
      <w:ins w:id="1874" w:author="Cailleret Levi (cailllev)" w:date="2020-12-14T11:42:00Z">
        <w:r w:rsidR="00625FD1">
          <w:rPr>
            <w:bCs/>
          </w:rPr>
          <w:t>"</w:t>
        </w:r>
      </w:ins>
      <w:ins w:id="1875" w:author="Cailleret Levi (cailllev)" w:date="2020-12-14T09:11:00Z">
        <w:r w:rsidR="001A16D7" w:rsidRPr="009C6F15">
          <w:rPr>
            <w:bCs/>
            <w:rPrChange w:id="1876" w:author="Cailleret Levi (cailllev)" w:date="2020-12-14T09:12:00Z">
              <w:rPr>
                <w:bCs/>
                <w:lang w:val="en-US"/>
              </w:rPr>
            </w:rPrChange>
          </w:rPr>
          <w:t xml:space="preserve"> </w:t>
        </w:r>
      </w:ins>
      <w:ins w:id="1877" w:author="Cailleret Levi (cailllev)" w:date="2020-12-14T09:12:00Z">
        <w:r w:rsidR="001A16D7" w:rsidRPr="009C6F15">
          <w:rPr>
            <w:bCs/>
            <w:rPrChange w:id="1878" w:author="Cailleret Levi (cailllev)" w:date="2020-12-14T09:12:00Z">
              <w:rPr>
                <w:bCs/>
                <w:lang w:val="en-US"/>
              </w:rPr>
            </w:rPrChange>
          </w:rPr>
          <w:t>(ASLR)</w:t>
        </w:r>
        <w:r w:rsidR="00E4743F" w:rsidRPr="009C6F15">
          <w:rPr>
            <w:bCs/>
            <w:rPrChange w:id="1879" w:author="Cailleret Levi (cailllev)" w:date="2020-12-14T09:12:00Z">
              <w:rPr>
                <w:bCs/>
                <w:lang w:val="en-US"/>
              </w:rPr>
            </w:rPrChange>
          </w:rPr>
          <w:t xml:space="preserve"> werden die </w:t>
        </w:r>
        <w:r w:rsidR="009C6F15" w:rsidRPr="009C6F15">
          <w:rPr>
            <w:bCs/>
            <w:rPrChange w:id="1880" w:author="Cailleret Levi (cailllev)" w:date="2020-12-14T09:12:00Z">
              <w:rPr>
                <w:bCs/>
                <w:lang w:val="en-US"/>
              </w:rPr>
            </w:rPrChange>
          </w:rPr>
          <w:t>Adressen, die e</w:t>
        </w:r>
        <w:r w:rsidR="009C6F15">
          <w:rPr>
            <w:bCs/>
          </w:rPr>
          <w:t>in Angreifer</w:t>
        </w:r>
      </w:ins>
      <w:ins w:id="1881" w:author="Cailleret Levi (cailllev)" w:date="2020-12-14T11:43:00Z">
        <w:r w:rsidR="00757BB6">
          <w:rPr>
            <w:bCs/>
          </w:rPr>
          <w:t xml:space="preserve"> für einen </w:t>
        </w:r>
        <w:r w:rsidR="00E60C0D">
          <w:rPr>
            <w:bCs/>
          </w:rPr>
          <w:t>erfolgreichen Angriff</w:t>
        </w:r>
      </w:ins>
      <w:ins w:id="1882" w:author="Cailleret Levi (cailllev)" w:date="2020-12-14T09:12:00Z">
        <w:r w:rsidR="009C6F15">
          <w:rPr>
            <w:bCs/>
          </w:rPr>
          <w:t xml:space="preserve"> a</w:t>
        </w:r>
      </w:ins>
      <w:ins w:id="1883" w:author="Cailleret Levi (cailllev)" w:date="2020-12-14T09:13:00Z">
        <w:r w:rsidR="009C6F15">
          <w:rPr>
            <w:bCs/>
          </w:rPr>
          <w:t>ufrufen muss, bei jedem Start des Programms neu ausgelegt</w:t>
        </w:r>
        <w:r w:rsidR="005F44A3">
          <w:rPr>
            <w:bCs/>
          </w:rPr>
          <w:t xml:space="preserve">. Somit </w:t>
        </w:r>
      </w:ins>
      <w:ins w:id="1884" w:author="Cailleret Levi (cailllev)" w:date="2020-12-14T09:16:00Z">
        <w:r w:rsidR="003A67CA">
          <w:rPr>
            <w:bCs/>
          </w:rPr>
          <w:t>werden</w:t>
        </w:r>
      </w:ins>
      <w:ins w:id="1885" w:author="Cailleret Levi (cailllev)" w:date="2020-12-14T09:13:00Z">
        <w:r w:rsidR="005F44A3">
          <w:rPr>
            <w:bCs/>
          </w:rPr>
          <w:t xml:space="preserve"> bei jedem Start jegliche </w:t>
        </w:r>
      </w:ins>
      <w:ins w:id="1886" w:author="Cailleret Levi (cailllev)" w:date="2020-12-14T09:14:00Z">
        <w:r w:rsidR="00DF7551">
          <w:rPr>
            <w:bCs/>
          </w:rPr>
          <w:t>Informationen aus vorherigen Angriffen ungültig.</w:t>
        </w:r>
      </w:ins>
    </w:p>
    <w:p w14:paraId="67266554" w14:textId="1B05241D" w:rsidR="00BF0501" w:rsidRPr="00BF0501" w:rsidRDefault="00213E55" w:rsidP="00FA39C2">
      <w:pPr>
        <w:rPr>
          <w:ins w:id="1887" w:author="Cailleret Levi (cailllev)" w:date="2020-12-14T09:14:00Z"/>
          <w:bCs/>
        </w:rPr>
      </w:pPr>
      <w:ins w:id="1888" w:author="Cailleret Levi (cailllev)" w:date="2020-12-14T09:17:00Z">
        <w:r w:rsidRPr="00C7114B">
          <w:rPr>
            <w:b/>
            <w:rPrChange w:id="1889" w:author="Cailleret Levi (cailllev)" w:date="2020-12-14T09:19:00Z">
              <w:rPr>
                <w:bCs/>
              </w:rPr>
            </w:rPrChange>
          </w:rPr>
          <w:t>Se</w:t>
        </w:r>
      </w:ins>
      <w:ins w:id="1890" w:author="Cailleret Levi (cailllev)" w:date="2020-12-14T09:18:00Z">
        <w:r w:rsidRPr="00C7114B">
          <w:rPr>
            <w:b/>
            <w:rPrChange w:id="1891" w:author="Cailleret Levi (cailllev)" w:date="2020-12-14T09:19:00Z">
              <w:rPr>
                <w:bCs/>
              </w:rPr>
            </w:rPrChange>
          </w:rPr>
          <w:t>ssion</w:t>
        </w:r>
      </w:ins>
      <w:ins w:id="1892" w:author="Cailleret Levi (cailllev)" w:date="2020-12-14T09:16:00Z">
        <w:r w:rsidR="00BF0501" w:rsidRPr="00C7114B">
          <w:rPr>
            <w:b/>
            <w:rPrChange w:id="1893" w:author="Cailleret Levi (cailllev)" w:date="2020-12-14T09:19:00Z">
              <w:rPr>
                <w:bCs/>
              </w:rPr>
            </w:rPrChange>
          </w:rPr>
          <w:t xml:space="preserve"> Key Brute Force Angriff</w:t>
        </w:r>
        <w:r w:rsidR="00BF0501" w:rsidRPr="00BF0501">
          <w:rPr>
            <w:bCs/>
          </w:rPr>
          <w:t>: B</w:t>
        </w:r>
        <w:r w:rsidR="00BF0501" w:rsidRPr="00BF0501">
          <w:rPr>
            <w:bCs/>
            <w:rPrChange w:id="1894" w:author="Cailleret Levi (cailllev)" w:date="2020-12-14T09:16:00Z">
              <w:rPr>
                <w:bCs/>
                <w:lang w:val="en-US"/>
              </w:rPr>
            </w:rPrChange>
          </w:rPr>
          <w:t>ei je</w:t>
        </w:r>
        <w:r w:rsidR="00BF0501">
          <w:rPr>
            <w:bCs/>
          </w:rPr>
          <w:t xml:space="preserve">dem </w:t>
        </w:r>
        <w:r w:rsidR="003A67CA">
          <w:rPr>
            <w:bCs/>
          </w:rPr>
          <w:t xml:space="preserve">Neustart werden die alten </w:t>
        </w:r>
      </w:ins>
      <w:ins w:id="1895" w:author="Cailleret Levi (cailllev)" w:date="2020-12-14T09:18:00Z">
        <w:r>
          <w:rPr>
            <w:bCs/>
          </w:rPr>
          <w:t>Session</w:t>
        </w:r>
      </w:ins>
      <w:ins w:id="1896" w:author="Cailleret Levi (cailllev)" w:date="2020-12-14T09:16:00Z">
        <w:r w:rsidR="003A67CA">
          <w:rPr>
            <w:bCs/>
          </w:rPr>
          <w:t xml:space="preserve"> Keys ungültig und </w:t>
        </w:r>
      </w:ins>
      <w:ins w:id="1897" w:author="Cailleret Levi (cailllev)" w:date="2020-12-14T09:17:00Z">
        <w:r w:rsidR="00ED4D97">
          <w:rPr>
            <w:bCs/>
          </w:rPr>
          <w:t>werden neu generiert</w:t>
        </w:r>
      </w:ins>
      <w:ins w:id="1898" w:author="Cailleret Levi (cailllev)" w:date="2020-12-14T09:18:00Z">
        <w:r>
          <w:rPr>
            <w:bCs/>
          </w:rPr>
          <w:t xml:space="preserve">. Dabei wird der </w:t>
        </w:r>
        <w:r w:rsidR="00BD70AC">
          <w:rPr>
            <w:bCs/>
          </w:rPr>
          <w:t>Fortschritts des Angreifers ebenfalls vernichtet. Als Ausnahme gilt wiederum, wenn der Neustart zu spät kommt</w:t>
        </w:r>
      </w:ins>
      <w:ins w:id="1899" w:author="Cailleret Levi (cailllev)" w:date="2020-12-19T19:40:00Z">
        <w:r w:rsidR="00E958BF">
          <w:rPr>
            <w:bCs/>
          </w:rPr>
          <w:t>,</w:t>
        </w:r>
      </w:ins>
      <w:ins w:id="1900" w:author="Cailleret Levi (cailllev)" w:date="2020-12-14T09:19:00Z">
        <w:r w:rsidR="00BD70AC">
          <w:rPr>
            <w:bCs/>
          </w:rPr>
          <w:t xml:space="preserve"> und der Angreifer</w:t>
        </w:r>
        <w:r w:rsidR="00C7114B">
          <w:rPr>
            <w:bCs/>
          </w:rPr>
          <w:t xml:space="preserve"> schon einen Weg in den Service gefunden hat.</w:t>
        </w:r>
      </w:ins>
    </w:p>
    <w:p w14:paraId="3E5D5984" w14:textId="62AF591D" w:rsidR="00910481" w:rsidRDefault="005678DB" w:rsidP="00FA39C2">
      <w:pPr>
        <w:rPr>
          <w:ins w:id="1901" w:author="Cailleret Levi (cailllev)" w:date="2020-12-14T09:23:00Z"/>
          <w:bCs/>
        </w:rPr>
      </w:pPr>
      <w:ins w:id="1902" w:author="Cailleret Levi (cailllev)" w:date="2020-12-14T09:15:00Z">
        <w:r w:rsidRPr="00C7114B">
          <w:rPr>
            <w:b/>
            <w:rPrChange w:id="1903" w:author="Cailleret Levi (cailllev)" w:date="2020-12-14T09:19:00Z">
              <w:rPr>
                <w:bCs/>
              </w:rPr>
            </w:rPrChange>
          </w:rPr>
          <w:t>Reverse Shell</w:t>
        </w:r>
        <w:r>
          <w:rPr>
            <w:bCs/>
          </w:rPr>
          <w:t>:</w:t>
        </w:r>
        <w:r w:rsidR="00FE4591">
          <w:rPr>
            <w:bCs/>
          </w:rPr>
          <w:t xml:space="preserve"> Bei einem erfolgreichen Angriff</w:t>
        </w:r>
      </w:ins>
      <w:ins w:id="1904" w:author="Cailleret Levi (cailllev)" w:date="2020-12-14T09:19:00Z">
        <w:r w:rsidR="00F079A4">
          <w:rPr>
            <w:bCs/>
          </w:rPr>
          <w:t xml:space="preserve"> wird sehr häufig eine sogenannte Reverse </w:t>
        </w:r>
      </w:ins>
      <w:ins w:id="1905" w:author="Cailleret Levi (cailllev)" w:date="2020-12-14T09:20:00Z">
        <w:r w:rsidR="00F079A4">
          <w:rPr>
            <w:bCs/>
          </w:rPr>
          <w:t>Shell erstellt. Somit kann der Angreifer d</w:t>
        </w:r>
        <w:r w:rsidR="00505014">
          <w:rPr>
            <w:bCs/>
          </w:rPr>
          <w:t>en Service (oder zumindest einen Teil</w:t>
        </w:r>
      </w:ins>
      <w:ins w:id="1906" w:author="Cailleret Levi (cailllev)" w:date="2020-12-14T09:29:00Z">
        <w:r w:rsidR="00CE28F3">
          <w:rPr>
            <w:bCs/>
          </w:rPr>
          <w:t xml:space="preserve"> vom Service</w:t>
        </w:r>
      </w:ins>
      <w:ins w:id="1907" w:author="Cailleret Levi (cailllev)" w:date="2020-12-14T09:20:00Z">
        <w:r w:rsidR="00505014">
          <w:rPr>
            <w:bCs/>
          </w:rPr>
          <w:t>)</w:t>
        </w:r>
      </w:ins>
      <w:ins w:id="1908" w:author="Cailleret Levi (cailllev)" w:date="2020-12-14T09:29:00Z">
        <w:r w:rsidR="00CE28F3">
          <w:rPr>
            <w:bCs/>
          </w:rPr>
          <w:t xml:space="preserve"> unter seine Kontrolle bringen</w:t>
        </w:r>
      </w:ins>
      <w:ins w:id="1909" w:author="Cailleret Levi (cailllev)" w:date="2020-12-14T09:20:00Z">
        <w:r w:rsidR="00505014">
          <w:rPr>
            <w:bCs/>
          </w:rPr>
          <w:t xml:space="preserve">. </w:t>
        </w:r>
        <w:r w:rsidR="001E142D">
          <w:rPr>
            <w:bCs/>
          </w:rPr>
          <w:t xml:space="preserve">Wird nach einem Neustart </w:t>
        </w:r>
      </w:ins>
      <w:ins w:id="1910" w:author="Cailleret Levi (cailllev)" w:date="2020-12-14T13:12:00Z">
        <w:r w:rsidR="005818B9">
          <w:rPr>
            <w:bCs/>
          </w:rPr>
          <w:t>zudem</w:t>
        </w:r>
      </w:ins>
      <w:ins w:id="1911" w:author="Cailleret Levi (cailllev)" w:date="2020-12-14T09:20:00Z">
        <w:r w:rsidR="001E142D">
          <w:rPr>
            <w:bCs/>
          </w:rPr>
          <w:t xml:space="preserve"> ein</w:t>
        </w:r>
      </w:ins>
      <w:ins w:id="1912" w:author="Cailleret Levi (cailllev)" w:date="2020-12-14T09:21:00Z">
        <w:r w:rsidR="001E142D">
          <w:rPr>
            <w:bCs/>
          </w:rPr>
          <w:t xml:space="preserve">e andere Software oder gar ein anderes OS benutzt, </w:t>
        </w:r>
        <w:r w:rsidR="005E2530">
          <w:rPr>
            <w:bCs/>
          </w:rPr>
          <w:t xml:space="preserve">ist der Command zur Erstellung der Reverse Shell </w:t>
        </w:r>
        <w:r w:rsidR="004812B4">
          <w:rPr>
            <w:bCs/>
          </w:rPr>
          <w:t>meist ungültig. Zudem wird</w:t>
        </w:r>
      </w:ins>
      <w:ins w:id="1913" w:author="Cailleret Levi (cailllev)" w:date="2020-12-14T09:22:00Z">
        <w:r w:rsidR="004812B4">
          <w:rPr>
            <w:bCs/>
          </w:rPr>
          <w:t xml:space="preserve"> der Prozess</w:t>
        </w:r>
        <w:r w:rsidR="007212DC">
          <w:rPr>
            <w:bCs/>
          </w:rPr>
          <w:t>, auf dem</w:t>
        </w:r>
        <w:r w:rsidR="004812B4">
          <w:rPr>
            <w:bCs/>
          </w:rPr>
          <w:t xml:space="preserve"> d</w:t>
        </w:r>
        <w:r w:rsidR="007212DC">
          <w:rPr>
            <w:bCs/>
          </w:rPr>
          <w:t xml:space="preserve">ie </w:t>
        </w:r>
        <w:r w:rsidR="004812B4">
          <w:rPr>
            <w:bCs/>
          </w:rPr>
          <w:t xml:space="preserve">Reverse Shell </w:t>
        </w:r>
        <w:r w:rsidR="007212DC">
          <w:rPr>
            <w:bCs/>
          </w:rPr>
          <w:t>läuft</w:t>
        </w:r>
        <w:r w:rsidR="00FC6CD0">
          <w:rPr>
            <w:bCs/>
          </w:rPr>
          <w:t>,</w:t>
        </w:r>
        <w:r w:rsidR="007212DC">
          <w:rPr>
            <w:bCs/>
          </w:rPr>
          <w:t xml:space="preserve"> bei </w:t>
        </w:r>
        <w:r w:rsidR="004812B4">
          <w:rPr>
            <w:bCs/>
          </w:rPr>
          <w:t>einem Neustart des Service</w:t>
        </w:r>
      </w:ins>
      <w:ins w:id="1914" w:author="Cailleret Levi (cailllev)" w:date="2020-12-14T09:23:00Z">
        <w:r w:rsidR="00FC6CD0">
          <w:rPr>
            <w:bCs/>
          </w:rPr>
          <w:t xml:space="preserve"> unterbrochen. Somit wird der Angreifer eine Stufe </w:t>
        </w:r>
      </w:ins>
      <w:ins w:id="1915" w:author="Cailleret Levi (cailllev)" w:date="2020-12-14T09:37:00Z">
        <w:r w:rsidR="00327F5D">
          <w:rPr>
            <w:bCs/>
          </w:rPr>
          <w:t>zurückversetzt</w:t>
        </w:r>
        <w:r w:rsidR="00DF1E02">
          <w:rPr>
            <w:bCs/>
          </w:rPr>
          <w:t xml:space="preserve"> im Netzwerk</w:t>
        </w:r>
      </w:ins>
      <w:ins w:id="1916" w:author="Cailleret Levi (cailllev)" w:date="2020-12-14T09:38:00Z">
        <w:r w:rsidR="00DF1E02">
          <w:rPr>
            <w:bCs/>
          </w:rPr>
          <w:t>, also auf den vorhergehenden Service</w:t>
        </w:r>
      </w:ins>
      <w:ins w:id="1917" w:author="Cailleret Levi (cailllev)" w:date="2020-12-14T09:23:00Z">
        <w:r w:rsidR="00910481">
          <w:rPr>
            <w:bCs/>
          </w:rPr>
          <w:t>.</w:t>
        </w:r>
      </w:ins>
    </w:p>
    <w:p w14:paraId="15B14F6B" w14:textId="77777777" w:rsidR="00910481" w:rsidRDefault="00910481">
      <w:pPr>
        <w:jc w:val="left"/>
        <w:rPr>
          <w:ins w:id="1918" w:author="Cailleret Levi (cailllev)" w:date="2020-12-14T09:23:00Z"/>
          <w:bCs/>
        </w:rPr>
      </w:pPr>
      <w:ins w:id="1919" w:author="Cailleret Levi (cailllev)" w:date="2020-12-14T09:23:00Z">
        <w:r>
          <w:rPr>
            <w:bCs/>
          </w:rPr>
          <w:br w:type="page"/>
        </w:r>
      </w:ins>
    </w:p>
    <w:p w14:paraId="24E7489E" w14:textId="0961669A" w:rsidR="00910481" w:rsidRDefault="00910481" w:rsidP="00910481">
      <w:pPr>
        <w:rPr>
          <w:ins w:id="1920" w:author="Cailleret Levi (cailllev)" w:date="2020-12-14T09:24:00Z"/>
          <w:b/>
        </w:rPr>
      </w:pPr>
      <w:ins w:id="1921" w:author="Cailleret Levi (cailllev)" w:date="2020-12-14T09:24:00Z">
        <w:r>
          <w:rPr>
            <w:b/>
          </w:rPr>
          <w:lastRenderedPageBreak/>
          <w:t xml:space="preserve">Begründung der Auswirkungen einer </w:t>
        </w:r>
      </w:ins>
      <w:ins w:id="1922" w:author="Cailleret Levi (cailllev)" w:date="2020-12-14T11:36:00Z">
        <w:r w:rsidR="00F75FB5">
          <w:rPr>
            <w:b/>
          </w:rPr>
          <w:t>Präventionssystem</w:t>
        </w:r>
      </w:ins>
      <w:ins w:id="1923" w:author="Cailleret Levi (cailllev)" w:date="2020-12-14T09:29:00Z">
        <w:r w:rsidR="00420647">
          <w:rPr>
            <w:b/>
          </w:rPr>
          <w:t>-</w:t>
        </w:r>
      </w:ins>
      <w:ins w:id="1924" w:author="Cailleret Levi (cailllev)" w:date="2020-12-14T09:24:00Z">
        <w:r>
          <w:rPr>
            <w:b/>
          </w:rPr>
          <w:t>Auswechslung</w:t>
        </w:r>
      </w:ins>
    </w:p>
    <w:p w14:paraId="38F85BEF" w14:textId="070F4D5E" w:rsidR="00F406F9" w:rsidRDefault="00910481" w:rsidP="00910481">
      <w:pPr>
        <w:rPr>
          <w:ins w:id="1925" w:author="Cailleret Levi (cailllev)" w:date="2020-12-14T09:31:00Z"/>
          <w:bCs/>
        </w:rPr>
      </w:pPr>
      <w:ins w:id="1926" w:author="Cailleret Levi (cailllev)" w:date="2020-12-14T09:24:00Z">
        <w:r>
          <w:rPr>
            <w:bCs/>
          </w:rPr>
          <w:t xml:space="preserve">Nach dem Auswechseln eines </w:t>
        </w:r>
      </w:ins>
      <w:ins w:id="1927" w:author="Cailleret Levi (cailllev)" w:date="2020-12-14T11:42:00Z">
        <w:r w:rsidR="00105D80">
          <w:rPr>
            <w:bCs/>
          </w:rPr>
          <w:t>Präven</w:t>
        </w:r>
      </w:ins>
      <w:ins w:id="1928" w:author="Cailleret Levi (cailllev)" w:date="2020-12-14T09:24:00Z">
        <w:r>
          <w:rPr>
            <w:bCs/>
          </w:rPr>
          <w:t>tionssystems</w:t>
        </w:r>
        <w:r w:rsidR="0070425D">
          <w:rPr>
            <w:bCs/>
          </w:rPr>
          <w:t xml:space="preserve"> weiss der Angreifer</w:t>
        </w:r>
      </w:ins>
      <w:ins w:id="1929" w:author="Cailleret Levi (cailllev)" w:date="2020-12-14T09:25:00Z">
        <w:r w:rsidR="0070425D">
          <w:rPr>
            <w:bCs/>
          </w:rPr>
          <w:t xml:space="preserve"> nicht mehr, welche Angriffe unentdeckt bleiben und welche</w:t>
        </w:r>
        <w:r w:rsidR="00B4235F">
          <w:rPr>
            <w:bCs/>
          </w:rPr>
          <w:t xml:space="preserve"> erfolgreich sein werden. Daher muss er wieder von </w:t>
        </w:r>
      </w:ins>
      <w:ins w:id="1930" w:author="Cailleret Levi (cailllev)" w:date="2020-12-19T19:40:00Z">
        <w:r w:rsidR="00E958BF">
          <w:rPr>
            <w:bCs/>
          </w:rPr>
          <w:t>V</w:t>
        </w:r>
      </w:ins>
      <w:ins w:id="1931" w:author="Cailleret Levi (cailllev)" w:date="2020-12-14T09:25:00Z">
        <w:r w:rsidR="00B4235F">
          <w:rPr>
            <w:bCs/>
          </w:rPr>
          <w:t>orne beginnen</w:t>
        </w:r>
      </w:ins>
      <w:ins w:id="1932" w:author="Cailleret Levi (cailllev)" w:date="2020-12-14T09:26:00Z">
        <w:r w:rsidR="0069331F">
          <w:rPr>
            <w:bCs/>
          </w:rPr>
          <w:t xml:space="preserve">. Was </w:t>
        </w:r>
      </w:ins>
      <w:ins w:id="1933" w:author="Cailleret Levi (cailllev)" w:date="2020-12-19T19:40:00Z">
        <w:r w:rsidR="00E958BF">
          <w:rPr>
            <w:bCs/>
          </w:rPr>
          <w:t xml:space="preserve">in dem Modell </w:t>
        </w:r>
      </w:ins>
      <w:ins w:id="1934" w:author="Cailleret Levi (cailllev)" w:date="2020-12-14T09:26:00Z">
        <w:r w:rsidR="0069331F">
          <w:rPr>
            <w:bCs/>
          </w:rPr>
          <w:t>nicht berücksichtigt wird,</w:t>
        </w:r>
        <w:r w:rsidR="0059686C">
          <w:rPr>
            <w:bCs/>
          </w:rPr>
          <w:t xml:space="preserve"> ist, dass der Angreifer nach einer gewissen Zeit alle </w:t>
        </w:r>
      </w:ins>
      <w:ins w:id="1935" w:author="Cailleret Levi (cailllev)" w:date="2020-12-14T11:36:00Z">
        <w:r w:rsidR="00F75FB5">
          <w:rPr>
            <w:bCs/>
          </w:rPr>
          <w:t>Präventionssysteme</w:t>
        </w:r>
      </w:ins>
      <w:ins w:id="1936" w:author="Cailleret Levi (cailllev)" w:date="2020-12-14T09:27:00Z">
        <w:r w:rsidR="00EB315C">
          <w:rPr>
            <w:bCs/>
          </w:rPr>
          <w:t xml:space="preserve"> kennt und raten könnte, welcher Angriff erfolgreich sein wird. Dem wird</w:t>
        </w:r>
        <w:r w:rsidR="000244D7">
          <w:rPr>
            <w:bCs/>
          </w:rPr>
          <w:t xml:space="preserve"> entgegengewirkt, i</w:t>
        </w:r>
      </w:ins>
      <w:ins w:id="1937" w:author="Cailleret Levi (cailllev)" w:date="2020-12-14T09:28:00Z">
        <w:r w:rsidR="000244D7">
          <w:rPr>
            <w:bCs/>
          </w:rPr>
          <w:t xml:space="preserve">ndem </w:t>
        </w:r>
        <w:r w:rsidR="00F42CAB">
          <w:rPr>
            <w:bCs/>
          </w:rPr>
          <w:t xml:space="preserve">die Effektivität des </w:t>
        </w:r>
      </w:ins>
      <w:ins w:id="1938" w:author="Cailleret Levi (cailllev)" w:date="2020-12-14T11:42:00Z">
        <w:r w:rsidR="00105D80">
          <w:rPr>
            <w:bCs/>
          </w:rPr>
          <w:t xml:space="preserve">Präventionssystems </w:t>
        </w:r>
      </w:ins>
      <w:ins w:id="1939" w:author="Cailleret Levi (cailllev)" w:date="2020-12-14T09:28:00Z">
        <w:r w:rsidR="000244D7">
          <w:rPr>
            <w:bCs/>
          </w:rPr>
          <w:t>nach jedem erfolglosen Angriff</w:t>
        </w:r>
        <w:r w:rsidR="00F42CAB">
          <w:rPr>
            <w:bCs/>
          </w:rPr>
          <w:t xml:space="preserve"> halbiert wird. </w:t>
        </w:r>
      </w:ins>
    </w:p>
    <w:p w14:paraId="597A2AC6" w14:textId="3A916950" w:rsidR="005678DB" w:rsidRDefault="00AB4F76" w:rsidP="00910481">
      <w:pPr>
        <w:rPr>
          <w:ins w:id="1940" w:author="Cailleret Levi (cailllev)" w:date="2020-12-14T09:24:00Z"/>
          <w:bCs/>
        </w:rPr>
      </w:pPr>
      <w:ins w:id="1941" w:author="Cailleret Levi (cailllev)" w:date="2020-12-14T09:30:00Z">
        <w:r>
          <w:rPr>
            <w:bCs/>
          </w:rPr>
          <w:t xml:space="preserve">Wenn nun alle verwendeten </w:t>
        </w:r>
      </w:ins>
      <w:ins w:id="1942" w:author="Cailleret Levi (cailllev)" w:date="2020-12-14T11:36:00Z">
        <w:r w:rsidR="00F75FB5">
          <w:rPr>
            <w:bCs/>
          </w:rPr>
          <w:t>Präventionssysteme</w:t>
        </w:r>
      </w:ins>
      <w:ins w:id="1943" w:author="Cailleret Levi (cailllev)" w:date="2020-12-14T09:31:00Z">
        <w:r w:rsidR="00F406F9">
          <w:rPr>
            <w:bCs/>
          </w:rPr>
          <w:t xml:space="preserve"> dieselbe Schwachstelle haben, ist das Auswechseln nutzlos. </w:t>
        </w:r>
      </w:ins>
      <w:ins w:id="1944" w:author="Cailleret Levi (cailllev)" w:date="2020-12-14T09:38:00Z">
        <w:r w:rsidR="003B6D66">
          <w:rPr>
            <w:bCs/>
          </w:rPr>
          <w:t>Dies ist jedoch eine allgemein bekannte Herausforderung im Bereich der MTD und wird in</w:t>
        </w:r>
      </w:ins>
      <w:ins w:id="1945" w:author="Cailleret Levi (cailllev)" w:date="2020-12-14T09:39:00Z">
        <w:r w:rsidR="003B6D66">
          <w:rPr>
            <w:bCs/>
          </w:rPr>
          <w:t xml:space="preserve"> diesem Modell nicht genauer</w:t>
        </w:r>
        <w:r w:rsidR="00077129">
          <w:rPr>
            <w:bCs/>
          </w:rPr>
          <w:t xml:space="preserve"> analysiert</w:t>
        </w:r>
      </w:ins>
      <w:ins w:id="1946" w:author="Cailleret Levi (cailllev)" w:date="2020-12-14T09:45:00Z">
        <w:r w:rsidR="00434388">
          <w:rPr>
            <w:bCs/>
          </w:rPr>
          <w:t xml:space="preserve"> </w:t>
        </w:r>
      </w:ins>
      <w:r w:rsidR="00077129">
        <w:rPr>
          <w:bCs/>
        </w:rPr>
        <w:fldChar w:fldCharType="begin"/>
      </w:r>
      <w:r w:rsidR="000371EA">
        <w:rPr>
          <w:bCs/>
        </w:rPr>
        <w:instrText xml:space="preserve"> ADDIN ZOTERO_ITEM CSL_CITATION {"citationID":"wDWOYbFk","properties":{"formattedCitation":"[2]","plainCitation":"[2]","noteIndex":0},"citationItems":[{"id":12,"uris":["http://zotero.org/users/6945396/items/ZFP8A3JE"],"uri":["http://zotero.org/users/6945396/items/ZFP8A3JE"],"itemData":{"id":12,"type":"article-journal","abstract":"Network defenses based on traditional tools, techniques, and procedures (TTP) fail to account for the attacker's inherent advantage present due to the static nature of network services and configurations. To take away this asymmetric advantage, Moving Target Defense (MTD) continuously shifts the configuration of the underlying system, in turn reducing the success rate of cyberattacks. In this survey, we analyze the recent advancements made in the development of MTDs and highlight (1) how these defenses can be defined using common terminology, (2) can be made more effective with the use of artificial intelligence techniques for decision making, (3) be implemented in practice and (4) evaluated. We first define an MTD using a simple and yet general notation that captures the key aspects of such defenses. We then categorize these defenses into different sub-classes depending on what they move, when they move and how they move. In trying to answer the latter question, we showcase the use of domain knowledge and game-theoretic modeling can help the defender come up with effective and efficient movement strategies. Second, to understand the practicality of these defense methods, we discuss how various MTDs have been implemented and find that networking technologies such as Software Defined Networking and Network Function Virtualization act as key enablers for implementing these dynamic defenses. We then briefly highlight MTD test-beds and case-studies to aid readers who want to examine or deploy existing MTD techniques. Third, our survey categorizes proposed MTDs based on the qualitative and quantitative metrics they utilize to evaluate their effectiveness in terms of security and performance. We use well-defined metrics such as risk analysis and performance costs for qualitative evaluation and metrics based on Confidentiality, Integrity, Availability (CIA), attack representation, QoS impact, and targeted threat models for quantitative evaluation. Finally, we show that our categorization of MTDs is effective in identifying novel research areas and highlight directions for future research.","container-title":"IEEE Communications Surveys Tutorials","DOI":"10.1109/COMST.2020.2982955","ISSN":"1553-877X","issue":"3","note":"event: IEEE Communications Surveys Tutorials","page":"1909-1941","source":"IEEE Xplore","title":"A Survey of Moving Target Defenses for Network Security","volume":"22","author":[{"family":"Sengupta","given":"Sailik"},{"family":"Chowdhary","given":"Ankur"},{"family":"Sabur","given":"Abdulhakim"},{"family":"Alshamrani","given":"Adel"},{"family":"Huang","given":"Dijiang"},{"family":"Kambhampati","given":"Subbarao"}],"issued":{"date-parts":[["2020"]],"season":"thirdquarter"}}}],"schema":"https://github.com/citation-style-language/schema/raw/master/csl-citation.json"} </w:instrText>
      </w:r>
      <w:r w:rsidR="00077129">
        <w:rPr>
          <w:bCs/>
        </w:rPr>
        <w:fldChar w:fldCharType="separate"/>
      </w:r>
      <w:r w:rsidR="000371EA" w:rsidRPr="000371EA">
        <w:rPr>
          <w:rFonts w:ascii="Calibri" w:hAnsi="Calibri" w:cs="Calibri"/>
        </w:rPr>
        <w:t>[2]</w:t>
      </w:r>
      <w:r w:rsidR="00077129">
        <w:rPr>
          <w:bCs/>
        </w:rPr>
        <w:fldChar w:fldCharType="end"/>
      </w:r>
      <w:ins w:id="1947" w:author="Cailleret Levi (cailllev)" w:date="2020-12-14T09:45:00Z">
        <w:r w:rsidR="00434388">
          <w:rPr>
            <w:bCs/>
          </w:rPr>
          <w:t>.</w:t>
        </w:r>
      </w:ins>
    </w:p>
    <w:p w14:paraId="2F5765DE" w14:textId="77777777" w:rsidR="00910481" w:rsidRPr="009C6F15" w:rsidRDefault="00910481" w:rsidP="00910481">
      <w:pPr>
        <w:rPr>
          <w:bCs/>
          <w:rPrChange w:id="1948" w:author="Cailleret Levi (cailllev)" w:date="2020-12-14T09:12:00Z">
            <w:rPr>
              <w:b/>
            </w:rPr>
          </w:rPrChange>
        </w:rPr>
      </w:pPr>
    </w:p>
    <w:p w14:paraId="10C814D3" w14:textId="35234CFE" w:rsidR="000B38D1" w:rsidRPr="00A679EE" w:rsidRDefault="000B38D1" w:rsidP="000B38D1">
      <w:pPr>
        <w:rPr>
          <w:b/>
        </w:rPr>
      </w:pPr>
      <w:r w:rsidRPr="00A679EE">
        <w:rPr>
          <w:b/>
        </w:rPr>
        <w:t>Kosten der MTD-Aktionen</w:t>
      </w:r>
      <w:ins w:id="1949" w:author="Cailleret Levi (cailllev)" w:date="2020-12-14T10:26:00Z">
        <w:r w:rsidR="001020C7">
          <w:rPr>
            <w:b/>
          </w:rPr>
          <w:t xml:space="preserve"> </w:t>
        </w:r>
        <w:r w:rsidR="001F2376">
          <w:rPr>
            <w:b/>
          </w:rPr>
          <w:t>und</w:t>
        </w:r>
        <w:r w:rsidR="001020C7">
          <w:rPr>
            <w:b/>
          </w:rPr>
          <w:t xml:space="preserve"> MTD-Zustände</w:t>
        </w:r>
        <w:r w:rsidR="001F2376">
          <w:rPr>
            <w:b/>
          </w:rPr>
          <w:t>n</w:t>
        </w:r>
      </w:ins>
    </w:p>
    <w:p w14:paraId="38C0ED82" w14:textId="3C656D94" w:rsidR="00CE0B38" w:rsidRDefault="00CE0B38">
      <w:pPr>
        <w:jc w:val="left"/>
      </w:pPr>
    </w:p>
    <w:tbl>
      <w:tblPr>
        <w:tblStyle w:val="GridTable7Colorful-Accent1"/>
        <w:tblW w:w="9070" w:type="dxa"/>
        <w:tblLook w:val="04A0" w:firstRow="1" w:lastRow="0" w:firstColumn="1" w:lastColumn="0" w:noHBand="0" w:noVBand="1"/>
      </w:tblPr>
      <w:tblGrid>
        <w:gridCol w:w="3686"/>
        <w:gridCol w:w="5384"/>
        <w:tblGridChange w:id="1950">
          <w:tblGrid>
            <w:gridCol w:w="25"/>
            <w:gridCol w:w="3661"/>
            <w:gridCol w:w="25"/>
            <w:gridCol w:w="5359"/>
            <w:gridCol w:w="25"/>
          </w:tblGrid>
        </w:tblGridChange>
      </w:tblGrid>
      <w:tr w:rsidR="0092740C" w14:paraId="0FC56A6E" w14:textId="77777777" w:rsidTr="000F714E">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3686" w:type="dxa"/>
          </w:tcPr>
          <w:p w14:paraId="79E948E0" w14:textId="76F1A416" w:rsidR="000B38D1" w:rsidRDefault="001A01FA">
            <w:pPr>
              <w:jc w:val="left"/>
              <w:rPr>
                <w:noProof/>
              </w:rPr>
            </w:pPr>
            <w:r>
              <w:rPr>
                <w:noProof/>
              </w:rPr>
              <w:t>Aktion</w:t>
            </w:r>
          </w:p>
        </w:tc>
        <w:tc>
          <w:tcPr>
            <w:tcW w:w="5384" w:type="dxa"/>
          </w:tcPr>
          <w:p w14:paraId="059DBF6D" w14:textId="1342BB15" w:rsidR="000B38D1" w:rsidRDefault="001A01FA">
            <w:pPr>
              <w:jc w:val="left"/>
              <w:cnfStyle w:val="100000000000" w:firstRow="1" w:lastRow="0" w:firstColumn="0" w:lastColumn="0" w:oddVBand="0" w:evenVBand="0" w:oddHBand="0" w:evenHBand="0" w:firstRowFirstColumn="0" w:firstRowLastColumn="0" w:lastRowFirstColumn="0" w:lastRowLastColumn="0"/>
            </w:pPr>
            <w:r>
              <w:t>Kosten</w:t>
            </w:r>
          </w:p>
        </w:tc>
      </w:tr>
      <w:tr w:rsidR="0092740C" w14:paraId="3B54DF20" w14:textId="77777777" w:rsidTr="00EF5ACA">
        <w:tblPrEx>
          <w:tblW w:w="9070" w:type="dxa"/>
          <w:tblPrExChange w:id="1951" w:author="Cailleret Levi (cailllev)" w:date="2020-12-16T09:34:00Z">
            <w:tblPrEx>
              <w:tblW w:w="9070" w:type="dxa"/>
            </w:tblPrEx>
          </w:tblPrExChange>
        </w:tblPrEx>
        <w:trPr>
          <w:cnfStyle w:val="000000100000" w:firstRow="0" w:lastRow="0" w:firstColumn="0" w:lastColumn="0" w:oddVBand="0" w:evenVBand="0" w:oddHBand="1" w:evenHBand="0" w:firstRowFirstColumn="0" w:firstRowLastColumn="0" w:lastRowFirstColumn="0" w:lastRowLastColumn="0"/>
          <w:trHeight w:val="340"/>
          <w:trPrChange w:id="1952" w:author="Cailleret Levi (cailllev)" w:date="2020-12-16T09:34:00Z">
            <w:trPr>
              <w:gridBefore w:val="1"/>
              <w:trHeight w:val="397"/>
            </w:trPr>
          </w:trPrChange>
        </w:trPr>
        <w:tc>
          <w:tcPr>
            <w:cnfStyle w:val="001000000000" w:firstRow="0" w:lastRow="0" w:firstColumn="1" w:lastColumn="0" w:oddVBand="0" w:evenVBand="0" w:oddHBand="0" w:evenHBand="0" w:firstRowFirstColumn="0" w:firstRowLastColumn="0" w:lastRowFirstColumn="0" w:lastRowLastColumn="0"/>
            <w:tcW w:w="0" w:type="dxa"/>
            <w:tcPrChange w:id="1953" w:author="Cailleret Levi (cailllev)" w:date="2020-12-16T09:34:00Z">
              <w:tcPr>
                <w:tcW w:w="3686" w:type="dxa"/>
                <w:gridSpan w:val="2"/>
              </w:tcPr>
            </w:tcPrChange>
          </w:tcPr>
          <w:p w14:paraId="1D080F41" w14:textId="7F162A4E" w:rsidR="000B38D1" w:rsidRDefault="000B38D1">
            <w:pPr>
              <w:jc w:val="left"/>
              <w:cnfStyle w:val="001000100000" w:firstRow="0" w:lastRow="0" w:firstColumn="1" w:lastColumn="0" w:oddVBand="0" w:evenVBand="0" w:oddHBand="1" w:evenHBand="0" w:firstRowFirstColumn="0" w:firstRowLastColumn="0" w:lastRowFirstColumn="0" w:lastRowLastColumn="0"/>
            </w:pPr>
            <w:r>
              <w:rPr>
                <w:noProof/>
              </w:rPr>
              <w:t>Authorizer</w:t>
            </w:r>
            <w:r w:rsidR="000F714E">
              <w:rPr>
                <w:noProof/>
              </w:rPr>
              <w:t xml:space="preserve"> </w:t>
            </w:r>
            <w:r w:rsidR="000F714E">
              <w:t>neustarten</w:t>
            </w:r>
          </w:p>
        </w:tc>
        <w:tc>
          <w:tcPr>
            <w:tcW w:w="0" w:type="dxa"/>
            <w:tcPrChange w:id="1954" w:author="Cailleret Levi (cailllev)" w:date="2020-12-16T09:34:00Z">
              <w:tcPr>
                <w:tcW w:w="5384" w:type="dxa"/>
                <w:gridSpan w:val="2"/>
              </w:tcPr>
            </w:tcPrChange>
          </w:tcPr>
          <w:p w14:paraId="593E050E" w14:textId="38955D9B" w:rsidR="000B38D1" w:rsidRDefault="000B38D1">
            <w:pPr>
              <w:jc w:val="left"/>
              <w:cnfStyle w:val="000000100000" w:firstRow="0" w:lastRow="0" w:firstColumn="0" w:lastColumn="0" w:oddVBand="0" w:evenVBand="0" w:oddHBand="1" w:evenHBand="0" w:firstRowFirstColumn="0" w:firstRowLastColumn="0" w:lastRowFirstColumn="0" w:lastRowLastColumn="0"/>
            </w:pPr>
            <w:r>
              <w:t>5</w:t>
            </w:r>
          </w:p>
        </w:tc>
      </w:tr>
      <w:tr w:rsidR="00D42F6C" w14:paraId="7D72F0D4" w14:textId="77777777" w:rsidTr="00EF5ACA">
        <w:tblPrEx>
          <w:tblW w:w="9070" w:type="dxa"/>
          <w:tblPrExChange w:id="1955" w:author="Cailleret Levi (cailllev)" w:date="2020-12-16T09:34:00Z">
            <w:tblPrEx>
              <w:tblW w:w="9070" w:type="dxa"/>
            </w:tblPrEx>
          </w:tblPrExChange>
        </w:tblPrEx>
        <w:trPr>
          <w:trHeight w:val="340"/>
          <w:trPrChange w:id="1956" w:author="Cailleret Levi (cailllev)" w:date="2020-12-16T09:34:00Z">
            <w:trPr>
              <w:gridBefore w:val="1"/>
              <w:trHeight w:val="397"/>
            </w:trPr>
          </w:trPrChange>
        </w:trPr>
        <w:tc>
          <w:tcPr>
            <w:cnfStyle w:val="001000000000" w:firstRow="0" w:lastRow="0" w:firstColumn="1" w:lastColumn="0" w:oddVBand="0" w:evenVBand="0" w:oddHBand="0" w:evenHBand="0" w:firstRowFirstColumn="0" w:firstRowLastColumn="0" w:lastRowFirstColumn="0" w:lastRowLastColumn="0"/>
            <w:tcW w:w="0" w:type="dxa"/>
            <w:tcPrChange w:id="1957" w:author="Cailleret Levi (cailllev)" w:date="2020-12-16T09:34:00Z">
              <w:tcPr>
                <w:tcW w:w="3686" w:type="dxa"/>
                <w:gridSpan w:val="2"/>
              </w:tcPr>
            </w:tcPrChange>
          </w:tcPr>
          <w:p w14:paraId="42009DD3" w14:textId="194EE21F" w:rsidR="000B38D1" w:rsidRDefault="000B38D1">
            <w:pPr>
              <w:jc w:val="left"/>
            </w:pPr>
            <w:r>
              <w:t>Planner</w:t>
            </w:r>
            <w:r w:rsidR="000F714E">
              <w:t xml:space="preserve"> neustarten</w:t>
            </w:r>
          </w:p>
        </w:tc>
        <w:tc>
          <w:tcPr>
            <w:tcW w:w="0" w:type="dxa"/>
            <w:tcPrChange w:id="1958" w:author="Cailleret Levi (cailllev)" w:date="2020-12-16T09:34:00Z">
              <w:tcPr>
                <w:tcW w:w="5384" w:type="dxa"/>
                <w:gridSpan w:val="2"/>
              </w:tcPr>
            </w:tcPrChange>
          </w:tcPr>
          <w:p w14:paraId="2CB38145" w14:textId="0D66284C" w:rsidR="000B38D1" w:rsidRDefault="000B38D1">
            <w:pPr>
              <w:jc w:val="left"/>
              <w:cnfStyle w:val="000000000000" w:firstRow="0" w:lastRow="0" w:firstColumn="0" w:lastColumn="0" w:oddVBand="0" w:evenVBand="0" w:oddHBand="0" w:evenHBand="0" w:firstRowFirstColumn="0" w:firstRowLastColumn="0" w:lastRowFirstColumn="0" w:lastRowLastColumn="0"/>
            </w:pPr>
            <w:r>
              <w:t>5</w:t>
            </w:r>
          </w:p>
        </w:tc>
      </w:tr>
      <w:tr w:rsidR="0092740C" w14:paraId="02DDF234" w14:textId="77777777" w:rsidTr="00EF5ACA">
        <w:tblPrEx>
          <w:tblW w:w="9070" w:type="dxa"/>
          <w:tblPrExChange w:id="1959" w:author="Cailleret Levi (cailllev)" w:date="2020-12-16T09:34:00Z">
            <w:tblPrEx>
              <w:tblW w:w="9070" w:type="dxa"/>
            </w:tblPrEx>
          </w:tblPrExChange>
        </w:tblPrEx>
        <w:trPr>
          <w:cnfStyle w:val="000000100000" w:firstRow="0" w:lastRow="0" w:firstColumn="0" w:lastColumn="0" w:oddVBand="0" w:evenVBand="0" w:oddHBand="1" w:evenHBand="0" w:firstRowFirstColumn="0" w:firstRowLastColumn="0" w:lastRowFirstColumn="0" w:lastRowLastColumn="0"/>
          <w:trHeight w:val="340"/>
          <w:trPrChange w:id="1960" w:author="Cailleret Levi (cailllev)" w:date="2020-12-16T09:34:00Z">
            <w:trPr>
              <w:gridBefore w:val="1"/>
              <w:trHeight w:val="397"/>
            </w:trPr>
          </w:trPrChange>
        </w:trPr>
        <w:tc>
          <w:tcPr>
            <w:cnfStyle w:val="001000000000" w:firstRow="0" w:lastRow="0" w:firstColumn="1" w:lastColumn="0" w:oddVBand="0" w:evenVBand="0" w:oddHBand="0" w:evenHBand="0" w:firstRowFirstColumn="0" w:firstRowLastColumn="0" w:lastRowFirstColumn="0" w:lastRowLastColumn="0"/>
            <w:tcW w:w="0" w:type="dxa"/>
            <w:tcPrChange w:id="1961" w:author="Cailleret Levi (cailllev)" w:date="2020-12-16T09:34:00Z">
              <w:tcPr>
                <w:tcW w:w="3686" w:type="dxa"/>
                <w:gridSpan w:val="2"/>
              </w:tcPr>
            </w:tcPrChange>
          </w:tcPr>
          <w:p w14:paraId="3D8E0122" w14:textId="78DB9C31" w:rsidR="000B38D1" w:rsidRDefault="000F714E">
            <w:pPr>
              <w:jc w:val="left"/>
              <w:cnfStyle w:val="001000100000" w:firstRow="0" w:lastRow="0" w:firstColumn="1" w:lastColumn="0" w:oddVBand="0" w:evenVBand="0" w:oddHBand="1" w:evenHBand="0" w:firstRowFirstColumn="0" w:firstRowLastColumn="0" w:lastRowFirstColumn="0" w:lastRowLastColumn="0"/>
            </w:pPr>
            <w:r>
              <w:t>D</w:t>
            </w:r>
            <w:r w:rsidR="000B38D1">
              <w:t>B</w:t>
            </w:r>
            <w:r>
              <w:t xml:space="preserve"> neustarten</w:t>
            </w:r>
          </w:p>
        </w:tc>
        <w:tc>
          <w:tcPr>
            <w:tcW w:w="0" w:type="dxa"/>
            <w:tcPrChange w:id="1962" w:author="Cailleret Levi (cailllev)" w:date="2020-12-16T09:34:00Z">
              <w:tcPr>
                <w:tcW w:w="5384" w:type="dxa"/>
                <w:gridSpan w:val="2"/>
              </w:tcPr>
            </w:tcPrChange>
          </w:tcPr>
          <w:p w14:paraId="0BCE429B" w14:textId="25D3855F" w:rsidR="000B38D1" w:rsidRDefault="000B38D1">
            <w:pPr>
              <w:jc w:val="left"/>
              <w:cnfStyle w:val="000000100000" w:firstRow="0" w:lastRow="0" w:firstColumn="0" w:lastColumn="0" w:oddVBand="0" w:evenVBand="0" w:oddHBand="1" w:evenHBand="0" w:firstRowFirstColumn="0" w:firstRowLastColumn="0" w:lastRowFirstColumn="0" w:lastRowLastColumn="0"/>
            </w:pPr>
            <w:r>
              <w:t>5</w:t>
            </w:r>
          </w:p>
        </w:tc>
      </w:tr>
      <w:tr w:rsidR="00D42F6C" w14:paraId="02B26DB8" w14:textId="77777777" w:rsidTr="00EF5ACA">
        <w:tblPrEx>
          <w:tblW w:w="9070" w:type="dxa"/>
          <w:tblPrExChange w:id="1963" w:author="Cailleret Levi (cailllev)" w:date="2020-12-16T09:34:00Z">
            <w:tblPrEx>
              <w:tblW w:w="9070" w:type="dxa"/>
            </w:tblPrEx>
          </w:tblPrExChange>
        </w:tblPrEx>
        <w:trPr>
          <w:trHeight w:val="340"/>
          <w:trPrChange w:id="1964" w:author="Cailleret Levi (cailllev)" w:date="2020-12-16T09:34:00Z">
            <w:trPr>
              <w:gridBefore w:val="1"/>
              <w:trHeight w:val="397"/>
            </w:trPr>
          </w:trPrChange>
        </w:trPr>
        <w:tc>
          <w:tcPr>
            <w:cnfStyle w:val="001000000000" w:firstRow="0" w:lastRow="0" w:firstColumn="1" w:lastColumn="0" w:oddVBand="0" w:evenVBand="0" w:oddHBand="0" w:evenHBand="0" w:firstRowFirstColumn="0" w:firstRowLastColumn="0" w:lastRowFirstColumn="0" w:lastRowLastColumn="0"/>
            <w:tcW w:w="0" w:type="dxa"/>
            <w:tcPrChange w:id="1965" w:author="Cailleret Levi (cailllev)" w:date="2020-12-16T09:34:00Z">
              <w:tcPr>
                <w:tcW w:w="3686" w:type="dxa"/>
                <w:gridSpan w:val="2"/>
              </w:tcPr>
            </w:tcPrChange>
          </w:tcPr>
          <w:p w14:paraId="17A169B8" w14:textId="7B191DCE" w:rsidR="000B38D1" w:rsidRDefault="000B38D1">
            <w:pPr>
              <w:jc w:val="left"/>
            </w:pPr>
            <w:del w:id="1966" w:author="Cailleret Levi (cailllev)" w:date="2020-12-14T10:57:00Z">
              <w:r w:rsidRPr="000549B7" w:rsidDel="00C30CE8">
                <w:rPr>
                  <w:rPrChange w:id="1967" w:author="Cailleret Levi (cailllev)" w:date="2020-12-14T09:39:00Z">
                    <w:rPr>
                      <w:lang w:val="en-US"/>
                    </w:rPr>
                  </w:rPrChange>
                </w:rPr>
                <w:delText>I</w:delText>
              </w:r>
              <w:r w:rsidR="000F714E" w:rsidRPr="000549B7" w:rsidDel="00C30CE8">
                <w:rPr>
                  <w:rPrChange w:id="1968" w:author="Cailleret Levi (cailllev)" w:date="2020-12-14T09:39:00Z">
                    <w:rPr>
                      <w:lang w:val="en-US"/>
                    </w:rPr>
                  </w:rPrChange>
                </w:rPr>
                <w:delText>D</w:delText>
              </w:r>
              <w:r w:rsidRPr="000549B7" w:rsidDel="00C30CE8">
                <w:rPr>
                  <w:rPrChange w:id="1969" w:author="Cailleret Levi (cailllev)" w:date="2020-12-14T09:39:00Z">
                    <w:rPr>
                      <w:lang w:val="en-US"/>
                    </w:rPr>
                  </w:rPrChange>
                </w:rPr>
                <w:delText>S</w:delText>
              </w:r>
            </w:del>
            <w:ins w:id="1970" w:author="Cailleret Levi (cailllev)" w:date="2020-12-14T10:57:00Z">
              <w:r w:rsidR="00C30CE8">
                <w:t>IPS</w:t>
              </w:r>
            </w:ins>
            <w:r w:rsidR="000F714E">
              <w:t xml:space="preserve"> auswechseln</w:t>
            </w:r>
          </w:p>
        </w:tc>
        <w:tc>
          <w:tcPr>
            <w:tcW w:w="0" w:type="dxa"/>
            <w:tcPrChange w:id="1971" w:author="Cailleret Levi (cailllev)" w:date="2020-12-16T09:34:00Z">
              <w:tcPr>
                <w:tcW w:w="5384" w:type="dxa"/>
                <w:gridSpan w:val="2"/>
              </w:tcPr>
            </w:tcPrChange>
          </w:tcPr>
          <w:p w14:paraId="26616D7F" w14:textId="6DDEE2F9" w:rsidR="000B38D1" w:rsidRDefault="000B38D1">
            <w:pPr>
              <w:jc w:val="left"/>
              <w:cnfStyle w:val="000000000000" w:firstRow="0" w:lastRow="0" w:firstColumn="0" w:lastColumn="0" w:oddVBand="0" w:evenVBand="0" w:oddHBand="0" w:evenHBand="0" w:firstRowFirstColumn="0" w:firstRowLastColumn="0" w:lastRowFirstColumn="0" w:lastRowLastColumn="0"/>
            </w:pPr>
            <w:r>
              <w:t>2</w:t>
            </w:r>
          </w:p>
        </w:tc>
      </w:tr>
      <w:tr w:rsidR="0092740C" w14:paraId="20079599" w14:textId="77777777" w:rsidTr="00EF5ACA">
        <w:tblPrEx>
          <w:tblW w:w="9070" w:type="dxa"/>
          <w:tblPrExChange w:id="1972" w:author="Cailleret Levi (cailllev)" w:date="2020-12-16T09:34:00Z">
            <w:tblPrEx>
              <w:tblW w:w="9070" w:type="dxa"/>
            </w:tblPrEx>
          </w:tblPrExChange>
        </w:tblPrEx>
        <w:trPr>
          <w:cnfStyle w:val="000000100000" w:firstRow="0" w:lastRow="0" w:firstColumn="0" w:lastColumn="0" w:oddVBand="0" w:evenVBand="0" w:oddHBand="1" w:evenHBand="0" w:firstRowFirstColumn="0" w:firstRowLastColumn="0" w:lastRowFirstColumn="0" w:lastRowLastColumn="0"/>
          <w:trHeight w:val="340"/>
          <w:trPrChange w:id="1973" w:author="Cailleret Levi (cailllev)" w:date="2020-12-16T09:34:00Z">
            <w:trPr>
              <w:gridBefore w:val="1"/>
              <w:trHeight w:val="397"/>
            </w:trPr>
          </w:trPrChange>
        </w:trPr>
        <w:tc>
          <w:tcPr>
            <w:cnfStyle w:val="001000000000" w:firstRow="0" w:lastRow="0" w:firstColumn="1" w:lastColumn="0" w:oddVBand="0" w:evenVBand="0" w:oddHBand="0" w:evenHBand="0" w:firstRowFirstColumn="0" w:firstRowLastColumn="0" w:lastRowFirstColumn="0" w:lastRowLastColumn="0"/>
            <w:tcW w:w="0" w:type="dxa"/>
            <w:tcPrChange w:id="1974" w:author="Cailleret Levi (cailllev)" w:date="2020-12-16T09:34:00Z">
              <w:tcPr>
                <w:tcW w:w="3686" w:type="dxa"/>
                <w:gridSpan w:val="2"/>
              </w:tcPr>
            </w:tcPrChange>
          </w:tcPr>
          <w:p w14:paraId="1227D163" w14:textId="20D9461D" w:rsidR="000B38D1" w:rsidRDefault="000B38D1">
            <w:pPr>
              <w:jc w:val="left"/>
              <w:cnfStyle w:val="001000100000" w:firstRow="0" w:lastRow="0" w:firstColumn="1" w:lastColumn="0" w:oddVBand="0" w:evenVBand="0" w:oddHBand="1" w:evenHBand="0" w:firstRowFirstColumn="0" w:firstRowLastColumn="0" w:lastRowFirstColumn="0" w:lastRowLastColumn="0"/>
            </w:pPr>
            <w:del w:id="1975" w:author="Cailleret Levi (cailllev)" w:date="2020-12-14T10:55:00Z">
              <w:r w:rsidRPr="000549B7" w:rsidDel="00C30CE8">
                <w:rPr>
                  <w:rPrChange w:id="1976" w:author="Cailleret Levi (cailllev)" w:date="2020-12-14T09:39:00Z">
                    <w:rPr>
                      <w:lang w:val="en-US"/>
                    </w:rPr>
                  </w:rPrChange>
                </w:rPr>
                <w:delText>PS</w:delText>
              </w:r>
            </w:del>
            <w:ins w:id="1977" w:author="Cailleret Levi (cailllev)" w:date="2020-12-14T10:55:00Z">
              <w:r w:rsidR="00C30CE8">
                <w:t>DLPS</w:t>
              </w:r>
            </w:ins>
            <w:r w:rsidR="000F714E">
              <w:t xml:space="preserve"> auswechseln</w:t>
            </w:r>
          </w:p>
        </w:tc>
        <w:tc>
          <w:tcPr>
            <w:tcW w:w="0" w:type="dxa"/>
            <w:tcPrChange w:id="1978" w:author="Cailleret Levi (cailllev)" w:date="2020-12-16T09:34:00Z">
              <w:tcPr>
                <w:tcW w:w="5384" w:type="dxa"/>
                <w:gridSpan w:val="2"/>
              </w:tcPr>
            </w:tcPrChange>
          </w:tcPr>
          <w:p w14:paraId="1C987685" w14:textId="1AB65ED3" w:rsidR="000B38D1" w:rsidRDefault="000B38D1">
            <w:pPr>
              <w:jc w:val="left"/>
              <w:cnfStyle w:val="000000100000" w:firstRow="0" w:lastRow="0" w:firstColumn="0" w:lastColumn="0" w:oddVBand="0" w:evenVBand="0" w:oddHBand="1" w:evenHBand="0" w:firstRowFirstColumn="0" w:firstRowLastColumn="0" w:lastRowFirstColumn="0" w:lastRowLastColumn="0"/>
            </w:pPr>
            <w:r>
              <w:t>2</w:t>
            </w:r>
          </w:p>
        </w:tc>
      </w:tr>
      <w:tr w:rsidR="00D42F6C" w14:paraId="27A5E2F1" w14:textId="77777777" w:rsidTr="00EF5ACA">
        <w:tblPrEx>
          <w:tblW w:w="9070" w:type="dxa"/>
          <w:tblPrExChange w:id="1979" w:author="Cailleret Levi (cailllev)" w:date="2020-12-16T09:34:00Z">
            <w:tblPrEx>
              <w:tblW w:w="9070" w:type="dxa"/>
            </w:tblPrEx>
          </w:tblPrExChange>
        </w:tblPrEx>
        <w:trPr>
          <w:trHeight w:val="340"/>
          <w:trPrChange w:id="1980" w:author="Cailleret Levi (cailllev)" w:date="2020-12-16T09:34:00Z">
            <w:trPr>
              <w:gridBefore w:val="1"/>
              <w:trHeight w:val="397"/>
            </w:trPr>
          </w:trPrChange>
        </w:trPr>
        <w:tc>
          <w:tcPr>
            <w:cnfStyle w:val="001000000000" w:firstRow="0" w:lastRow="0" w:firstColumn="1" w:lastColumn="0" w:oddVBand="0" w:evenVBand="0" w:oddHBand="0" w:evenHBand="0" w:firstRowFirstColumn="0" w:firstRowLastColumn="0" w:lastRowFirstColumn="0" w:lastRowLastColumn="0"/>
            <w:tcW w:w="0" w:type="dxa"/>
            <w:tcPrChange w:id="1981" w:author="Cailleret Levi (cailllev)" w:date="2020-12-16T09:34:00Z">
              <w:tcPr>
                <w:tcW w:w="3686" w:type="dxa"/>
                <w:gridSpan w:val="2"/>
              </w:tcPr>
            </w:tcPrChange>
          </w:tcPr>
          <w:p w14:paraId="0FE6E0A8" w14:textId="57C64CA2" w:rsidR="00C45FCB" w:rsidRPr="000549B7" w:rsidRDefault="00F7465A">
            <w:pPr>
              <w:jc w:val="left"/>
              <w:rPr>
                <w:vertAlign w:val="superscript"/>
                <w:rPrChange w:id="1982" w:author="Cailleret Levi (cailllev)" w:date="2020-12-14T09:39:00Z">
                  <w:rPr>
                    <w:vertAlign w:val="superscript"/>
                    <w:lang w:val="en-US"/>
                  </w:rPr>
                </w:rPrChange>
              </w:rPr>
            </w:pPr>
            <w:commentRangeStart w:id="1983"/>
            <w:r w:rsidRPr="000549B7">
              <w:rPr>
                <w:rPrChange w:id="1984" w:author="Cailleret Levi (cailllev)" w:date="2020-12-14T09:39:00Z">
                  <w:rPr>
                    <w:lang w:val="en-US"/>
                  </w:rPr>
                </w:rPrChange>
              </w:rPr>
              <w:t>Progression</w:t>
            </w:r>
            <w:r w:rsidR="00FE07C8">
              <w:rPr>
                <w:rStyle w:val="FootnoteReference"/>
                <w:lang w:val="en-US"/>
              </w:rPr>
              <w:footnoteReference w:id="3"/>
            </w:r>
            <w:commentRangeEnd w:id="1983"/>
            <w:r w:rsidR="00423A70">
              <w:rPr>
                <w:rStyle w:val="CommentReference"/>
                <w:i w:val="0"/>
                <w:iCs w:val="0"/>
                <w:color w:val="auto"/>
              </w:rPr>
              <w:commentReference w:id="1983"/>
            </w:r>
          </w:p>
        </w:tc>
        <w:tc>
          <w:tcPr>
            <w:tcW w:w="0" w:type="dxa"/>
            <w:tcPrChange w:id="1985" w:author="Cailleret Levi (cailllev)" w:date="2020-12-16T09:34:00Z">
              <w:tcPr>
                <w:tcW w:w="5384" w:type="dxa"/>
                <w:gridSpan w:val="2"/>
              </w:tcPr>
            </w:tcPrChange>
          </w:tcPr>
          <w:p w14:paraId="27454647" w14:textId="48D9330D" w:rsidR="00C45FCB" w:rsidRDefault="00F7465A">
            <w:pPr>
              <w:jc w:val="left"/>
              <w:cnfStyle w:val="000000000000" w:firstRow="0" w:lastRow="0" w:firstColumn="0" w:lastColumn="0" w:oddVBand="0" w:evenVBand="0" w:oddHBand="0" w:evenHBand="0" w:firstRowFirstColumn="0" w:firstRowLastColumn="0" w:lastRowFirstColumn="0" w:lastRowLastColumn="0"/>
            </w:pPr>
            <w:r>
              <w:t>50</w:t>
            </w:r>
          </w:p>
        </w:tc>
      </w:tr>
      <w:tr w:rsidR="0092740C" w14:paraId="66C7C0D5" w14:textId="77777777" w:rsidTr="00EF5ACA">
        <w:tblPrEx>
          <w:tblW w:w="9070" w:type="dxa"/>
          <w:tblPrExChange w:id="1986" w:author="Cailleret Levi (cailllev)" w:date="2020-12-16T09:34:00Z">
            <w:tblPrEx>
              <w:tblW w:w="9070" w:type="dxa"/>
            </w:tblPrEx>
          </w:tblPrExChange>
        </w:tblPrEx>
        <w:trPr>
          <w:cnfStyle w:val="000000100000" w:firstRow="0" w:lastRow="0" w:firstColumn="0" w:lastColumn="0" w:oddVBand="0" w:evenVBand="0" w:oddHBand="1" w:evenHBand="0" w:firstRowFirstColumn="0" w:firstRowLastColumn="0" w:lastRowFirstColumn="0" w:lastRowLastColumn="0"/>
          <w:trHeight w:val="340"/>
          <w:trPrChange w:id="1987" w:author="Cailleret Levi (cailllev)" w:date="2020-12-16T09:34:00Z">
            <w:trPr>
              <w:gridBefore w:val="1"/>
              <w:trHeight w:val="397"/>
            </w:trPr>
          </w:trPrChange>
        </w:trPr>
        <w:tc>
          <w:tcPr>
            <w:cnfStyle w:val="001000000000" w:firstRow="0" w:lastRow="0" w:firstColumn="1" w:lastColumn="0" w:oddVBand="0" w:evenVBand="0" w:oddHBand="0" w:evenHBand="0" w:firstRowFirstColumn="0" w:firstRowLastColumn="0" w:lastRowFirstColumn="0" w:lastRowLastColumn="0"/>
            <w:tcW w:w="0" w:type="dxa"/>
            <w:tcPrChange w:id="1988" w:author="Cailleret Levi (cailllev)" w:date="2020-12-16T09:34:00Z">
              <w:tcPr>
                <w:tcW w:w="3686" w:type="dxa"/>
                <w:gridSpan w:val="2"/>
              </w:tcPr>
            </w:tcPrChange>
          </w:tcPr>
          <w:p w14:paraId="0C730E3F" w14:textId="3F3304B3" w:rsidR="00C45FCB" w:rsidRPr="0028458B" w:rsidRDefault="00F7465A">
            <w:pPr>
              <w:jc w:val="left"/>
              <w:cnfStyle w:val="001000100000" w:firstRow="0" w:lastRow="0" w:firstColumn="1" w:lastColumn="0" w:oddVBand="0" w:evenVBand="0" w:oddHBand="1" w:evenHBand="0" w:firstRowFirstColumn="0" w:firstRowLastColumn="0" w:lastRowFirstColumn="0" w:lastRowLastColumn="0"/>
            </w:pPr>
            <w:r w:rsidRPr="0028458B">
              <w:t>Invalide Aktion</w:t>
            </w:r>
            <w:r w:rsidR="00FE07C8">
              <w:rPr>
                <w:rStyle w:val="FootnoteReference"/>
              </w:rPr>
              <w:footnoteReference w:id="4"/>
            </w:r>
          </w:p>
        </w:tc>
        <w:tc>
          <w:tcPr>
            <w:tcW w:w="0" w:type="dxa"/>
            <w:tcPrChange w:id="1989" w:author="Cailleret Levi (cailllev)" w:date="2020-12-16T09:34:00Z">
              <w:tcPr>
                <w:tcW w:w="5384" w:type="dxa"/>
                <w:gridSpan w:val="2"/>
              </w:tcPr>
            </w:tcPrChange>
          </w:tcPr>
          <w:p w14:paraId="34F64527" w14:textId="33F7C1FF" w:rsidR="00C45FCB" w:rsidRDefault="00F7465A">
            <w:pPr>
              <w:jc w:val="left"/>
              <w:cnfStyle w:val="000000100000" w:firstRow="0" w:lastRow="0" w:firstColumn="0" w:lastColumn="0" w:oddVBand="0" w:evenVBand="0" w:oddHBand="1" w:evenHBand="0" w:firstRowFirstColumn="0" w:firstRowLastColumn="0" w:lastRowFirstColumn="0" w:lastRowLastColumn="0"/>
            </w:pPr>
            <w:r>
              <w:t>50</w:t>
            </w:r>
          </w:p>
        </w:tc>
      </w:tr>
      <w:tr w:rsidR="00D42F6C" w14:paraId="117D9104" w14:textId="77777777" w:rsidTr="00EF5ACA">
        <w:tblPrEx>
          <w:tblW w:w="9070" w:type="dxa"/>
          <w:tblPrExChange w:id="1990" w:author="Cailleret Levi (cailllev)" w:date="2020-12-16T09:34:00Z">
            <w:tblPrEx>
              <w:tblW w:w="9070" w:type="dxa"/>
            </w:tblPrEx>
          </w:tblPrExChange>
        </w:tblPrEx>
        <w:trPr>
          <w:trHeight w:val="340"/>
          <w:trPrChange w:id="1991" w:author="Cailleret Levi (cailllev)" w:date="2020-12-16T09:34:00Z">
            <w:trPr>
              <w:gridBefore w:val="1"/>
              <w:trHeight w:val="397"/>
            </w:trPr>
          </w:trPrChange>
        </w:trPr>
        <w:tc>
          <w:tcPr>
            <w:cnfStyle w:val="001000000000" w:firstRow="0" w:lastRow="0" w:firstColumn="1" w:lastColumn="0" w:oddVBand="0" w:evenVBand="0" w:oddHBand="0" w:evenHBand="0" w:firstRowFirstColumn="0" w:firstRowLastColumn="0" w:lastRowFirstColumn="0" w:lastRowLastColumn="0"/>
            <w:tcW w:w="0" w:type="dxa"/>
            <w:tcPrChange w:id="1992" w:author="Cailleret Levi (cailllev)" w:date="2020-12-16T09:34:00Z">
              <w:tcPr>
                <w:tcW w:w="3686" w:type="dxa"/>
                <w:gridSpan w:val="2"/>
              </w:tcPr>
            </w:tcPrChange>
          </w:tcPr>
          <w:p w14:paraId="064EDEAF" w14:textId="14868FAB" w:rsidR="000B38D1" w:rsidRPr="0028458B" w:rsidRDefault="000B38D1">
            <w:pPr>
              <w:jc w:val="left"/>
            </w:pPr>
            <w:del w:id="1993" w:author="Cailleret Levi (cailllev)" w:date="2020-12-14T10:25:00Z">
              <w:r w:rsidRPr="0028458B" w:rsidDel="001020C7">
                <w:delText>Angreifer gewinnt</w:delText>
              </w:r>
            </w:del>
            <w:ins w:id="1994" w:author="Cailleret Levi (cailllev)" w:date="2020-12-14T10:25:00Z">
              <w:r w:rsidR="001020C7">
                <w:t>Datenextraktion</w:t>
              </w:r>
            </w:ins>
          </w:p>
        </w:tc>
        <w:tc>
          <w:tcPr>
            <w:tcW w:w="0" w:type="dxa"/>
            <w:tcPrChange w:id="1995" w:author="Cailleret Levi (cailllev)" w:date="2020-12-16T09:34:00Z">
              <w:tcPr>
                <w:tcW w:w="5384" w:type="dxa"/>
                <w:gridSpan w:val="2"/>
              </w:tcPr>
            </w:tcPrChange>
          </w:tcPr>
          <w:p w14:paraId="1AC1A257" w14:textId="4F884D44" w:rsidR="000B38D1" w:rsidRDefault="000B38D1" w:rsidP="00DC4916">
            <w:pPr>
              <w:keepNext/>
              <w:jc w:val="left"/>
              <w:cnfStyle w:val="000000000000" w:firstRow="0" w:lastRow="0" w:firstColumn="0" w:lastColumn="0" w:oddVBand="0" w:evenVBand="0" w:oddHBand="0" w:evenHBand="0" w:firstRowFirstColumn="0" w:firstRowLastColumn="0" w:lastRowFirstColumn="0" w:lastRowLastColumn="0"/>
            </w:pPr>
            <w:r>
              <w:t>100</w:t>
            </w:r>
          </w:p>
        </w:tc>
      </w:tr>
    </w:tbl>
    <w:p w14:paraId="2928F844" w14:textId="397E16A1" w:rsidR="008B2AEE" w:rsidRDefault="00296091">
      <w:pPr>
        <w:pStyle w:val="Caption"/>
        <w:jc w:val="center"/>
        <w:pPrChange w:id="1996" w:author="Cailleret Levi (cailllev)" w:date="2020-12-16T08:57:00Z">
          <w:pPr>
            <w:pStyle w:val="Caption"/>
            <w:spacing w:after="0"/>
          </w:pPr>
        </w:pPrChange>
      </w:pPr>
      <w:ins w:id="1997" w:author="Cailleret Levi (cailllev)" w:date="2020-12-16T08:57:00Z">
        <w:r>
          <w:br/>
        </w:r>
        <w:bookmarkStart w:id="1998" w:name="_Toc59002713"/>
        <w:r>
          <w:t xml:space="preserve">Tabelle </w:t>
        </w:r>
      </w:ins>
      <w:ins w:id="1999" w:author="Cailleret Levi (cailllev)" w:date="2020-12-16T09:03:00Z">
        <w:r w:rsidR="003F0990">
          <w:fldChar w:fldCharType="begin"/>
        </w:r>
        <w:r w:rsidR="003F0990">
          <w:instrText xml:space="preserve"> SEQ Tabelle \* ARABIC </w:instrText>
        </w:r>
      </w:ins>
      <w:r w:rsidR="003F0990">
        <w:fldChar w:fldCharType="separate"/>
      </w:r>
      <w:ins w:id="2000" w:author="Cailleret Levi (cailllev)" w:date="2020-12-18T11:13:00Z">
        <w:r w:rsidR="00575D65">
          <w:rPr>
            <w:noProof/>
          </w:rPr>
          <w:t>6</w:t>
        </w:r>
      </w:ins>
      <w:ins w:id="2001" w:author="Cailleret Levi (cailllev)" w:date="2020-12-16T09:03:00Z">
        <w:r w:rsidR="003F0990">
          <w:fldChar w:fldCharType="end"/>
        </w:r>
      </w:ins>
      <w:ins w:id="2002" w:author="Cailleret Levi (cailllev)" w:date="2020-12-16T08:57:00Z">
        <w:r>
          <w:t>: Kosten der MTD-Aktionen</w:t>
        </w:r>
      </w:ins>
      <w:bookmarkEnd w:id="1998"/>
    </w:p>
    <w:p w14:paraId="1A29A6D4" w14:textId="5A34EDCF" w:rsidR="000B38D1" w:rsidDel="00296091" w:rsidRDefault="008B2AEE" w:rsidP="008B2AEE">
      <w:pPr>
        <w:pStyle w:val="Caption"/>
        <w:spacing w:after="0"/>
        <w:ind w:left="2832"/>
        <w:rPr>
          <w:del w:id="2003" w:author="Cailleret Levi (cailllev)" w:date="2020-12-16T08:57:00Z"/>
        </w:rPr>
      </w:pPr>
      <w:del w:id="2004" w:author="Cailleret Levi (cailllev)" w:date="2020-12-16T08:57:00Z">
        <w:r w:rsidDel="00296091">
          <w:delText xml:space="preserve">Figure </w:delText>
        </w:r>
        <w:r w:rsidDel="00296091">
          <w:rPr>
            <w:i w:val="0"/>
          </w:rPr>
          <w:fldChar w:fldCharType="begin"/>
        </w:r>
        <w:r w:rsidDel="00296091">
          <w:delInstrText xml:space="preserve"> SEQ Figure \* ARABIC </w:delInstrText>
        </w:r>
        <w:r w:rsidDel="00296091">
          <w:rPr>
            <w:i w:val="0"/>
          </w:rPr>
          <w:fldChar w:fldCharType="separate"/>
        </w:r>
        <w:r w:rsidR="0004356C" w:rsidDel="00296091">
          <w:rPr>
            <w:noProof/>
          </w:rPr>
          <w:delText>14</w:delText>
        </w:r>
        <w:r w:rsidDel="00296091">
          <w:rPr>
            <w:i w:val="0"/>
          </w:rPr>
          <w:fldChar w:fldCharType="end"/>
        </w:r>
        <w:r w:rsidDel="00296091">
          <w:delText>: Kosten der MTD-Aktionen</w:delText>
        </w:r>
      </w:del>
    </w:p>
    <w:p w14:paraId="14F3384E" w14:textId="77777777" w:rsidR="00434388" w:rsidRDefault="00434388">
      <w:pPr>
        <w:jc w:val="left"/>
        <w:rPr>
          <w:ins w:id="2005" w:author="Cailleret Levi (cailllev)" w:date="2020-12-14T09:45:00Z"/>
        </w:rPr>
      </w:pPr>
    </w:p>
    <w:p w14:paraId="5A5245BF" w14:textId="379667DC" w:rsidR="0063400C" w:rsidRDefault="00936297">
      <w:pPr>
        <w:jc w:val="left"/>
        <w:rPr>
          <w:ins w:id="2006" w:author="Cailleret Levi (cailllev)" w:date="2020-12-14T09:54:00Z"/>
        </w:rPr>
      </w:pPr>
      <w:ins w:id="2007" w:author="Cailleret Levi (cailllev)" w:date="2020-12-14T09:46:00Z">
        <w:r>
          <w:t xml:space="preserve">Wie schon </w:t>
        </w:r>
      </w:ins>
      <w:ins w:id="2008" w:author="Cailleret Levi (cailllev)" w:date="2020-12-14T10:25:00Z">
        <w:r w:rsidR="00574F63">
          <w:t>aufgezeigt</w:t>
        </w:r>
      </w:ins>
      <w:ins w:id="2009" w:author="Cailleret Levi (cailllev)" w:date="2020-12-19T19:40:00Z">
        <w:r w:rsidR="00474826">
          <w:t>,</w:t>
        </w:r>
      </w:ins>
      <w:ins w:id="2010" w:author="Cailleret Levi (cailllev)" w:date="2020-12-14T09:47:00Z">
        <w:r>
          <w:t xml:space="preserve"> wird der Angreifer nur simulier</w:t>
        </w:r>
        <w:r w:rsidR="006E00CC">
          <w:t xml:space="preserve">t. Das bedeutet, dass alle Aktionen </w:t>
        </w:r>
        <w:r w:rsidR="0086558E">
          <w:t xml:space="preserve">nur vom </w:t>
        </w:r>
      </w:ins>
      <w:ins w:id="2011" w:author="Cailleret Levi (cailllev)" w:date="2020-12-14T09:48:00Z">
        <w:r w:rsidR="0086558E">
          <w:t>Verteidiger stammen können und somit kann nur der Verteidiger belohnt</w:t>
        </w:r>
      </w:ins>
      <w:ins w:id="2012" w:author="Cailleret Levi (cailllev)" w:date="2020-12-19T19:40:00Z">
        <w:r w:rsidR="00474826">
          <w:t>,</w:t>
        </w:r>
      </w:ins>
      <w:ins w:id="2013" w:author="Cailleret Levi (cailllev)" w:date="2020-12-14T09:48:00Z">
        <w:r w:rsidR="0086558E">
          <w:t xml:space="preserve"> respektive bestraft werden</w:t>
        </w:r>
      </w:ins>
      <w:ins w:id="2014" w:author="Cailleret Levi (cailllev)" w:date="2020-12-16T09:36:00Z">
        <w:r w:rsidR="007E5393">
          <w:t xml:space="preserve"> (siehe Tabelle 6)</w:t>
        </w:r>
      </w:ins>
      <w:ins w:id="2015" w:author="Cailleret Levi (cailllev)" w:date="2020-12-14T09:48:00Z">
        <w:r w:rsidR="0086558E">
          <w:t xml:space="preserve">. </w:t>
        </w:r>
      </w:ins>
    </w:p>
    <w:p w14:paraId="51FC4CBD" w14:textId="4CF4792C" w:rsidR="00F6730C" w:rsidRDefault="00BD4B20">
      <w:pPr>
        <w:jc w:val="left"/>
      </w:pPr>
      <w:ins w:id="2016" w:author="Cailleret Levi (cailllev)" w:date="2020-12-14T09:48:00Z">
        <w:r>
          <w:t>Eine Progression de</w:t>
        </w:r>
      </w:ins>
      <w:ins w:id="2017" w:author="Cailleret Levi (cailllev)" w:date="2020-12-14T09:49:00Z">
        <w:r w:rsidR="005114DB">
          <w:t>s</w:t>
        </w:r>
      </w:ins>
      <w:ins w:id="2018" w:author="Cailleret Levi (cailllev)" w:date="2020-12-14T09:48:00Z">
        <w:r>
          <w:t xml:space="preserve"> Angreifers</w:t>
        </w:r>
      </w:ins>
      <w:ins w:id="2019" w:author="Cailleret Levi (cailllev)" w:date="2020-12-19T19:41:00Z">
        <w:r w:rsidR="00474826">
          <w:t>,</w:t>
        </w:r>
      </w:ins>
      <w:ins w:id="2020" w:author="Cailleret Levi (cailllev)" w:date="2020-12-14T09:48:00Z">
        <w:r>
          <w:t xml:space="preserve"> oder gar der Sieg des Angreifers kan</w:t>
        </w:r>
      </w:ins>
      <w:ins w:id="2021" w:author="Cailleret Levi (cailllev)" w:date="2020-12-14T09:49:00Z">
        <w:r>
          <w:t xml:space="preserve">n als Folge von </w:t>
        </w:r>
        <w:r w:rsidR="005114DB">
          <w:t xml:space="preserve">"nicht optimalen" Aktionen der Verteidigers interpretiert werden. </w:t>
        </w:r>
      </w:ins>
      <w:ins w:id="2022" w:author="Cailleret Levi (cailllev)" w:date="2020-12-14T09:50:00Z">
        <w:r w:rsidR="00793784">
          <w:t xml:space="preserve">Deshalb wird der Verteidiger in solchen Fällen bestraft. </w:t>
        </w:r>
      </w:ins>
      <w:ins w:id="2023" w:author="Cailleret Levi (cailllev)" w:date="2020-12-14T09:51:00Z">
        <w:r w:rsidR="005266C8">
          <w:t xml:space="preserve">Optimalerweise, jedenfalls nach </w:t>
        </w:r>
        <w:r w:rsidR="00837C5A">
          <w:t xml:space="preserve">Dr. </w:t>
        </w:r>
        <w:r w:rsidR="005266C8">
          <w:t>V.</w:t>
        </w:r>
        <w:r w:rsidR="00837C5A">
          <w:t xml:space="preserve"> Ziebart</w:t>
        </w:r>
        <w:r w:rsidR="005266C8">
          <w:t>, soll</w:t>
        </w:r>
      </w:ins>
      <w:ins w:id="2024" w:author="Cailleret Levi (cailllev)" w:date="2020-12-14T09:52:00Z">
        <w:r w:rsidR="00837C5A">
          <w:t xml:space="preserve">te erörtert werden, welche Aktionen zu einem Sieg des Angreifers </w:t>
        </w:r>
        <w:r w:rsidR="000D1921">
          <w:t>führen</w:t>
        </w:r>
      </w:ins>
      <w:ins w:id="2025" w:author="Cailleret Levi (cailllev)" w:date="2020-12-19T19:41:00Z">
        <w:r w:rsidR="00474826">
          <w:t>,</w:t>
        </w:r>
      </w:ins>
      <w:ins w:id="2026" w:author="Cailleret Levi (cailllev)" w:date="2020-12-14T09:52:00Z">
        <w:r w:rsidR="000D1921">
          <w:t xml:space="preserve"> und dann die Bestrafung über diese Aktionen verteilen. Allerdings sind die RL Agenten von Stable </w:t>
        </w:r>
      </w:ins>
      <w:ins w:id="2027" w:author="Cailleret Levi (cailllev)" w:date="2020-12-14T09:53:00Z">
        <w:r w:rsidR="000D1921">
          <w:t xml:space="preserve">Baselines so gut </w:t>
        </w:r>
        <w:r w:rsidR="003F3AE3">
          <w:t>ausgewogen, dass diese Agenten die vergangenen und zukünftigen Belohnungen respektive Bestrafungen</w:t>
        </w:r>
        <w:r w:rsidR="00B75C81">
          <w:t xml:space="preserve"> von </w:t>
        </w:r>
      </w:ins>
      <w:ins w:id="2028" w:author="Cailleret Levi (cailllev)" w:date="2020-12-18T09:22:00Z">
        <w:r w:rsidR="00274F19">
          <w:t>allein</w:t>
        </w:r>
      </w:ins>
      <w:ins w:id="2029" w:author="Cailleret Levi (cailllev)" w:date="2020-12-14T09:53:00Z">
        <w:r w:rsidR="00B75C81">
          <w:t xml:space="preserve"> sinnvoll </w:t>
        </w:r>
      </w:ins>
      <w:ins w:id="2030" w:author="Cailleret Levi (cailllev)" w:date="2020-12-14T09:54:00Z">
        <w:r w:rsidR="00B75C81">
          <w:t>miteinbeziehen</w:t>
        </w:r>
      </w:ins>
      <w:ins w:id="2031" w:author="Cailleret Levi (cailllev)" w:date="2020-12-14T09:53:00Z">
        <w:r w:rsidR="00B75C81">
          <w:t>.</w:t>
        </w:r>
      </w:ins>
      <w:r w:rsidR="00F6730C">
        <w:br w:type="page"/>
      </w:r>
    </w:p>
    <w:p w14:paraId="791A4345" w14:textId="08F9E417" w:rsidR="0061414B" w:rsidRDefault="001F309E" w:rsidP="001F309E">
      <w:pPr>
        <w:pStyle w:val="Heading2"/>
      </w:pPr>
      <w:bookmarkStart w:id="2032" w:name="_Toc59300840"/>
      <w:r w:rsidRPr="00AF307E">
        <w:lastRenderedPageBreak/>
        <w:t>R</w:t>
      </w:r>
      <w:r w:rsidR="00C53762">
        <w:t xml:space="preserve">einforcement </w:t>
      </w:r>
      <w:r w:rsidRPr="00AF307E">
        <w:t>L</w:t>
      </w:r>
      <w:r w:rsidR="00C53762">
        <w:t>earning</w:t>
      </w:r>
      <w:r w:rsidRPr="00AF307E">
        <w:t xml:space="preserve"> A</w:t>
      </w:r>
      <w:r w:rsidR="00F36DA9">
        <w:t>genten</w:t>
      </w:r>
      <w:bookmarkEnd w:id="2032"/>
    </w:p>
    <w:p w14:paraId="11E16F99" w14:textId="14A3ABBA" w:rsidR="001C3D34" w:rsidRDefault="00803D87" w:rsidP="00356344">
      <w:pPr>
        <w:rPr>
          <w:ins w:id="2033" w:author="Cailleret Levi (cailllev)" w:date="2020-12-14T10:31:00Z"/>
        </w:rPr>
      </w:pPr>
      <w:r>
        <w:t>Es gibt grundsätzlich zwei verschiedene Arten von</w:t>
      </w:r>
      <w:r w:rsidR="00C53762">
        <w:t xml:space="preserve"> </w:t>
      </w:r>
      <w:r>
        <w:t>Agente</w:t>
      </w:r>
      <w:r w:rsidR="002E6FF8">
        <w:t>n</w:t>
      </w:r>
      <w:r w:rsidR="00E00DCF">
        <w:t>, jene mit Modell</w:t>
      </w:r>
      <w:ins w:id="2034" w:author="Cailleret Levi (cailllev)" w:date="2020-12-19T19:41:00Z">
        <w:r w:rsidR="001039CA">
          <w:t>,</w:t>
        </w:r>
      </w:ins>
      <w:r w:rsidR="00E00DCF">
        <w:t xml:space="preserve"> und jene ohne</w:t>
      </w:r>
      <w:ins w:id="2035" w:author="Cailleret Levi (cailllev)" w:date="2020-12-16T09:36:00Z">
        <w:r w:rsidR="00DE12BD">
          <w:t xml:space="preserve">. </w:t>
        </w:r>
      </w:ins>
      <w:del w:id="2036" w:author="Cailleret Levi (cailllev)" w:date="2020-12-16T09:36:00Z">
        <w:r w:rsidR="00B54D85" w:rsidDel="00DE12BD">
          <w:delText xml:space="preserve"> (siehe Figure 15)</w:delText>
        </w:r>
        <w:r w:rsidR="00E00DCF" w:rsidDel="00DE12BD">
          <w:delText xml:space="preserve">. </w:delText>
        </w:r>
      </w:del>
      <w:del w:id="2037" w:author="Cailleret Levi (cailllev)" w:date="2020-12-19T19:41:00Z">
        <w:r w:rsidR="00437A4D" w:rsidDel="001039CA">
          <w:delText>Das</w:delText>
        </w:r>
      </w:del>
      <w:ins w:id="2038" w:author="Cailleret Levi (cailllev)" w:date="2020-12-19T19:41:00Z">
        <w:r w:rsidR="001039CA">
          <w:t xml:space="preserve">In der Literatur wird </w:t>
        </w:r>
        <w:r w:rsidR="00ED77B4">
          <w:t xml:space="preserve">hier </w:t>
        </w:r>
        <w:r w:rsidR="001039CA">
          <w:t>mit</w:t>
        </w:r>
      </w:ins>
      <w:r w:rsidR="00437A4D">
        <w:t xml:space="preserve"> </w:t>
      </w:r>
      <w:ins w:id="2039" w:author="Cailleret Levi (cailllev)" w:date="2020-12-19T19:41:00Z">
        <w:r w:rsidR="001039CA">
          <w:t>"</w:t>
        </w:r>
      </w:ins>
      <w:r w:rsidR="00437A4D">
        <w:t>Modell</w:t>
      </w:r>
      <w:ins w:id="2040" w:author="Cailleret Levi (cailllev)" w:date="2020-12-19T19:41:00Z">
        <w:r w:rsidR="001039CA">
          <w:t>"</w:t>
        </w:r>
      </w:ins>
      <w:r w:rsidR="00437A4D">
        <w:t xml:space="preserve"> </w:t>
      </w:r>
      <w:del w:id="2041" w:author="Cailleret Levi (cailllev)" w:date="2020-12-19T19:41:00Z">
        <w:r w:rsidR="00437A4D" w:rsidDel="001039CA">
          <w:delText xml:space="preserve">bedeutet </w:delText>
        </w:r>
        <w:r w:rsidR="00272C8F" w:rsidDel="001039CA">
          <w:delText>hier</w:delText>
        </w:r>
      </w:del>
      <w:ins w:id="2042" w:author="Cailleret Levi (cailllev)" w:date="2020-12-19T19:41:00Z">
        <w:r w:rsidR="001039CA">
          <w:t>beschrieben</w:t>
        </w:r>
      </w:ins>
      <w:r w:rsidR="00486D03">
        <w:t xml:space="preserve">, </w:t>
      </w:r>
      <w:r w:rsidR="00C53762">
        <w:t>ob der Agent</w:t>
      </w:r>
      <w:r w:rsidR="00272C8F">
        <w:t xml:space="preserve"> sich ein Modell aufbauen kann, oder ihm sogar schon ein Modell zur Verfügung steht, dass</w:t>
      </w:r>
      <w:r w:rsidR="00AB1F31">
        <w:t xml:space="preserve"> den nächsten Zustand </w:t>
      </w:r>
      <w:r w:rsidR="00985888">
        <w:t>des</w:t>
      </w:r>
      <w:r w:rsidR="00317AF2">
        <w:t xml:space="preserve"> Netzwerkes </w:t>
      </w:r>
      <w:r w:rsidR="00A954D5">
        <w:t xml:space="preserve">exakt </w:t>
      </w:r>
      <w:r w:rsidR="00985888">
        <w:t>antizipieren</w:t>
      </w:r>
      <w:r w:rsidR="00AB1F31">
        <w:t xml:space="preserve"> kann.</w:t>
      </w:r>
      <w:r w:rsidR="005439CD">
        <w:t xml:space="preserve"> </w:t>
      </w:r>
      <w:ins w:id="2043" w:author="Cailleret Levi (cailllev)" w:date="2020-12-14T10:28:00Z">
        <w:r w:rsidR="00593CDB">
          <w:t>Ein</w:t>
        </w:r>
      </w:ins>
      <w:ins w:id="2044" w:author="Cailleret Levi (cailllev)" w:date="2020-12-14T10:27:00Z">
        <w:r w:rsidR="005C1621">
          <w:t xml:space="preserve"> bekanntes Beispiel </w:t>
        </w:r>
      </w:ins>
      <w:ins w:id="2045" w:author="Cailleret Levi (cailllev)" w:date="2020-12-14T10:29:00Z">
        <w:r w:rsidR="000926A9">
          <w:t>für ein Agent mit gegebenem Modell</w:t>
        </w:r>
      </w:ins>
      <w:ins w:id="2046" w:author="Cailleret Levi (cailllev)" w:date="2020-12-14T10:28:00Z">
        <w:r w:rsidR="00897061">
          <w:t xml:space="preserve">, </w:t>
        </w:r>
      </w:ins>
      <w:ins w:id="2047" w:author="Cailleret Levi (cailllev)" w:date="2020-12-14T10:29:00Z">
        <w:r w:rsidR="00D836A1">
          <w:t xml:space="preserve">ist der, </w:t>
        </w:r>
      </w:ins>
      <w:ins w:id="2048" w:author="Cailleret Levi (cailllev)" w:date="2020-12-14T10:28:00Z">
        <w:r w:rsidR="00897061">
          <w:t>der 2016 den Champion des Spiels "GO" besiegt hat</w:t>
        </w:r>
      </w:ins>
      <w:ins w:id="2049" w:author="Cailleret Levi (cailllev)" w:date="2020-12-14T10:29:00Z">
        <w:r w:rsidR="000926A9">
          <w:t xml:space="preserve"> </w:t>
        </w:r>
      </w:ins>
      <w:r w:rsidR="00664AD5" w:rsidRPr="00462A77">
        <w:rPr>
          <w:rPrChange w:id="2050" w:author="Cailleret Levi (cailllev)" w:date="2020-12-14T11:37:00Z">
            <w:rPr>
              <w:color w:val="FF0000"/>
            </w:rPr>
          </w:rPrChange>
        </w:rPr>
        <w:fldChar w:fldCharType="begin"/>
      </w:r>
      <w:r w:rsidR="00DD197A">
        <w:instrText xml:space="preserve"> ADDIN ZOTERO_ITEM CSL_CITATION {"citationID":"fJ48PWXD","properties":{"formattedCitation":"[23]","plainCitation":"[23]","noteIndex":0},"citationItems":[{"id":109,"uris":["http://zotero.org/users/6945396/items/92WGWI72"],"uri":["http://zotero.org/users/6945396/items/92WGWI72"],"itemData":{"id":109,"type":"webpage","abstract":"Author: Robert Moni","container-title":"Medium","language":"en","title":"Reinforcement Learning algorithms — an intuitive overview","URL":"https://medium.com/@SmartLabAI/reinforcement-learning-algorithms-an-intuitive-overview-904e2dff5bbc","author":[{"family":"AI","given":"SmartLab"}],"accessed":{"date-parts":[["2020",11,3]]},"issued":{"date-parts":[["2019",2,18]]}}}],"schema":"https://github.com/citation-style-language/schema/raw/master/csl-citation.json"} </w:instrText>
      </w:r>
      <w:r w:rsidR="00664AD5" w:rsidRPr="00462A77">
        <w:rPr>
          <w:rPrChange w:id="2051" w:author="Cailleret Levi (cailllev)" w:date="2020-12-14T11:37:00Z">
            <w:rPr>
              <w:color w:val="FF0000"/>
            </w:rPr>
          </w:rPrChange>
        </w:rPr>
        <w:fldChar w:fldCharType="separate"/>
      </w:r>
      <w:r w:rsidR="000371EA" w:rsidRPr="000371EA">
        <w:rPr>
          <w:rFonts w:ascii="Calibri" w:hAnsi="Calibri" w:cs="Calibri"/>
        </w:rPr>
        <w:t>[23]</w:t>
      </w:r>
      <w:r w:rsidR="00664AD5" w:rsidRPr="00462A77">
        <w:rPr>
          <w:rPrChange w:id="2052" w:author="Cailleret Levi (cailllev)" w:date="2020-12-14T11:37:00Z">
            <w:rPr>
              <w:color w:val="FF0000"/>
            </w:rPr>
          </w:rPrChange>
        </w:rPr>
        <w:fldChar w:fldCharType="end"/>
      </w:r>
      <w:ins w:id="2053" w:author="Cailleret Levi (cailllev)" w:date="2020-12-14T10:29:00Z">
        <w:r w:rsidR="00D836A1" w:rsidRPr="00462A77">
          <w:rPr>
            <w:rPrChange w:id="2054" w:author="Cailleret Levi (cailllev)" w:date="2020-12-14T11:37:00Z">
              <w:rPr>
                <w:color w:val="FF0000"/>
              </w:rPr>
            </w:rPrChange>
          </w:rPr>
          <w:t xml:space="preserve">. Auch </w:t>
        </w:r>
        <w:r w:rsidR="00A25EFC" w:rsidRPr="00462A77">
          <w:rPr>
            <w:rPrChange w:id="2055" w:author="Cailleret Levi (cailllev)" w:date="2020-12-14T11:37:00Z">
              <w:rPr>
                <w:color w:val="FF0000"/>
              </w:rPr>
            </w:rPrChange>
          </w:rPr>
          <w:t xml:space="preserve">bei Schach kann der nächste </w:t>
        </w:r>
      </w:ins>
      <w:ins w:id="2056" w:author="Cailleret Levi (cailllev)" w:date="2020-12-14T10:30:00Z">
        <w:r w:rsidR="00A25EFC" w:rsidRPr="00462A77">
          <w:rPr>
            <w:rPrChange w:id="2057" w:author="Cailleret Levi (cailllev)" w:date="2020-12-14T11:37:00Z">
              <w:rPr>
                <w:color w:val="FF0000"/>
              </w:rPr>
            </w:rPrChange>
          </w:rPr>
          <w:t xml:space="preserve">Zustand des Spiels mithilfe von Heuristiken und </w:t>
        </w:r>
        <w:r w:rsidR="0043781A" w:rsidRPr="00462A77">
          <w:rPr>
            <w:rPrChange w:id="2058" w:author="Cailleret Levi (cailllev)" w:date="2020-12-14T11:37:00Z">
              <w:rPr>
                <w:color w:val="FF0000"/>
              </w:rPr>
            </w:rPrChange>
          </w:rPr>
          <w:t>der damit verbundenen</w:t>
        </w:r>
        <w:r w:rsidR="009E2529" w:rsidRPr="00462A77">
          <w:rPr>
            <w:rPrChange w:id="2059" w:author="Cailleret Levi (cailllev)" w:date="2020-12-14T11:37:00Z">
              <w:rPr>
                <w:color w:val="FF0000"/>
              </w:rPr>
            </w:rPrChange>
          </w:rPr>
          <w:t xml:space="preserve"> </w:t>
        </w:r>
      </w:ins>
      <w:del w:id="2060" w:author="Cailleret Levi (cailllev)" w:date="2020-12-14T10:29:00Z">
        <w:r w:rsidR="001C3D34" w:rsidRPr="00462A77" w:rsidDel="00D836A1">
          <w:rPr>
            <w:rPrChange w:id="2061" w:author="Cailleret Levi (cailllev)" w:date="2020-12-14T11:37:00Z">
              <w:rPr>
                <w:color w:val="FF0000"/>
              </w:rPr>
            </w:rPrChange>
          </w:rPr>
          <w:delText xml:space="preserve"> </w:delText>
        </w:r>
      </w:del>
      <w:ins w:id="2062" w:author="Cailleret Levi (cailllev)" w:date="2020-12-14T10:30:00Z">
        <w:r w:rsidR="009E2529" w:rsidRPr="00462A77">
          <w:rPr>
            <w:rPrChange w:id="2063" w:author="Cailleret Levi (cailllev)" w:date="2020-12-14T11:37:00Z">
              <w:rPr>
                <w:color w:val="FF0000"/>
              </w:rPr>
            </w:rPrChange>
          </w:rPr>
          <w:t xml:space="preserve">Entscheidungsbäumen </w:t>
        </w:r>
      </w:ins>
      <w:ins w:id="2064" w:author="Cailleret Levi (cailllev)" w:date="2020-12-14T10:31:00Z">
        <w:r w:rsidR="009E2529" w:rsidRPr="00462A77">
          <w:rPr>
            <w:rPrChange w:id="2065" w:author="Cailleret Levi (cailllev)" w:date="2020-12-14T11:37:00Z">
              <w:rPr>
                <w:color w:val="FF0000"/>
              </w:rPr>
            </w:rPrChange>
          </w:rPr>
          <w:t>antizipiert und bewertet werden. Das gezeigt</w:t>
        </w:r>
      </w:ins>
      <w:ins w:id="2066" w:author="Cailleret Levi (cailllev)" w:date="2020-12-19T19:42:00Z">
        <w:r w:rsidR="00ED77B4">
          <w:t>e</w:t>
        </w:r>
      </w:ins>
      <w:ins w:id="2067" w:author="Cailleret Levi (cailllev)" w:date="2020-12-14T10:31:00Z">
        <w:r w:rsidR="009E2529" w:rsidRPr="00462A77">
          <w:rPr>
            <w:rPrChange w:id="2068" w:author="Cailleret Levi (cailllev)" w:date="2020-12-14T11:37:00Z">
              <w:rPr>
                <w:color w:val="FF0000"/>
              </w:rPr>
            </w:rPrChange>
          </w:rPr>
          <w:t xml:space="preserve"> Modell </w:t>
        </w:r>
        <w:r w:rsidR="00E553E0" w:rsidRPr="00462A77">
          <w:rPr>
            <w:rPrChange w:id="2069" w:author="Cailleret Levi (cailllev)" w:date="2020-12-14T11:37:00Z">
              <w:rPr>
                <w:color w:val="FF0000"/>
              </w:rPr>
            </w:rPrChange>
          </w:rPr>
          <w:t xml:space="preserve">2.0 </w:t>
        </w:r>
        <w:r w:rsidR="009E2529" w:rsidRPr="00462A77">
          <w:rPr>
            <w:rPrChange w:id="2070" w:author="Cailleret Levi (cailllev)" w:date="2020-12-14T11:37:00Z">
              <w:rPr>
                <w:color w:val="FF0000"/>
              </w:rPr>
            </w:rPrChange>
          </w:rPr>
          <w:t xml:space="preserve">unterstützt </w:t>
        </w:r>
        <w:r w:rsidR="00E553E0" w:rsidRPr="00462A77">
          <w:rPr>
            <w:rPrChange w:id="2071" w:author="Cailleret Levi (cailllev)" w:date="2020-12-14T11:37:00Z">
              <w:rPr>
                <w:color w:val="FF0000"/>
              </w:rPr>
            </w:rPrChange>
          </w:rPr>
          <w:t>dies nicht.</w:t>
        </w:r>
      </w:ins>
      <w:ins w:id="2072" w:author="Cailleret Levi (cailllev)" w:date="2020-12-14T11:38:00Z">
        <w:r w:rsidR="008E1B6B">
          <w:t xml:space="preserve"> Die Agenten </w:t>
        </w:r>
        <w:r w:rsidR="00B423A1">
          <w:t>sind nur in der Lage, ihre Aktionen kritisch zu hinterfragen</w:t>
        </w:r>
      </w:ins>
      <w:ins w:id="2073" w:author="Cailleret Levi (cailllev)" w:date="2020-12-19T19:42:00Z">
        <w:r w:rsidR="00ED77B4">
          <w:t>,</w:t>
        </w:r>
      </w:ins>
      <w:ins w:id="2074" w:author="Cailleret Levi (cailllev)" w:date="2020-12-14T11:38:00Z">
        <w:r w:rsidR="00B423A1">
          <w:t xml:space="preserve"> und sinnvolle Aktionen auf gewisse </w:t>
        </w:r>
        <w:r w:rsidR="006A795D">
          <w:t>Z</w:t>
        </w:r>
        <w:r w:rsidR="00B423A1">
          <w:t>ustände</w:t>
        </w:r>
        <w:r w:rsidR="006A795D">
          <w:t xml:space="preserve"> durchzuführen. </w:t>
        </w:r>
      </w:ins>
      <w:ins w:id="2075" w:author="Cailleret Levi (cailllev)" w:date="2020-12-14T11:39:00Z">
        <w:r w:rsidR="00B3290D">
          <w:t>Ein Modell im Sinne des RL ist dies aber noch nicht</w:t>
        </w:r>
        <w:r w:rsidR="00E04B2D">
          <w:t>.</w:t>
        </w:r>
      </w:ins>
      <w:ins w:id="2076" w:author="Cailleret Levi (cailllev)" w:date="2020-12-16T09:39:00Z">
        <w:r w:rsidR="006C754E">
          <w:t xml:space="preserve"> </w:t>
        </w:r>
      </w:ins>
      <w:ins w:id="2077" w:author="Cailleret Levi (cailllev)" w:date="2020-12-14T10:31:00Z">
        <w:r w:rsidR="00E553E0">
          <w:t xml:space="preserve">Zudem unterstützt </w:t>
        </w:r>
      </w:ins>
      <w:r w:rsidR="004D6DB5">
        <w:t xml:space="preserve">Stable Baselines 3 </w:t>
      </w:r>
      <w:del w:id="2078" w:author="Cailleret Levi (cailllev)" w:date="2020-12-14T10:31:00Z">
        <w:r w:rsidR="004D6DB5" w:rsidDel="00E553E0">
          <w:delText xml:space="preserve">unterstützt </w:delText>
        </w:r>
      </w:del>
      <w:r w:rsidR="004D6DB5">
        <w:t xml:space="preserve">nur </w:t>
      </w:r>
      <w:r w:rsidR="00132D23">
        <w:t>Model</w:t>
      </w:r>
      <w:r w:rsidR="00DD17C1">
        <w:t>l-</w:t>
      </w:r>
      <w:r w:rsidR="00132D23">
        <w:t xml:space="preserve">freie </w:t>
      </w:r>
      <w:r w:rsidR="00B06E97">
        <w:t>Agenten</w:t>
      </w:r>
      <w:r w:rsidR="00132D23">
        <w:t xml:space="preserve">, somit </w:t>
      </w:r>
      <w:ins w:id="2079" w:author="Bernhard Tellenbach" w:date="2020-12-12T16:14:00Z">
        <w:r w:rsidR="00EA0A9F">
          <w:t xml:space="preserve">fallen </w:t>
        </w:r>
      </w:ins>
      <w:del w:id="2080" w:author="Cailleret Levi (cailllev)" w:date="2020-12-14T10:27:00Z">
        <w:r w:rsidR="00F32D56" w:rsidDel="0053024A">
          <w:delText xml:space="preserve">schon </w:delText>
        </w:r>
      </w:del>
      <w:r w:rsidR="00F32D56">
        <w:t>einige Agenten weg</w:t>
      </w:r>
      <w:r w:rsidR="00B54D85">
        <w:t xml:space="preserve">. </w:t>
      </w:r>
      <w:r w:rsidR="00B06E97">
        <w:t>Die Modell</w:t>
      </w:r>
      <w:r w:rsidR="00DD17C1">
        <w:t>-</w:t>
      </w:r>
      <w:r w:rsidR="00B06E97">
        <w:t xml:space="preserve">freien Agenten unterscheiden sich noch einmal mit </w:t>
      </w:r>
      <w:r w:rsidR="00460AF3">
        <w:t>Policy Optimization und Q-</w:t>
      </w:r>
      <w:commentRangeStart w:id="2081"/>
      <w:r w:rsidR="00460AF3">
        <w:t xml:space="preserve">Learning. </w:t>
      </w:r>
    </w:p>
    <w:p w14:paraId="3C27D9BD" w14:textId="0A525A92" w:rsidR="0002672B" w:rsidDel="00F75FB5" w:rsidRDefault="0002672B" w:rsidP="00356344">
      <w:pPr>
        <w:rPr>
          <w:del w:id="2082" w:author="Cailleret Levi (cailllev)" w:date="2020-12-14T10:32:00Z"/>
          <w:b/>
          <w:bCs/>
        </w:rPr>
      </w:pPr>
      <w:ins w:id="2083" w:author="Cailleret Levi (cailllev)" w:date="2020-12-14T10:32:00Z">
        <w:r w:rsidRPr="0002672B">
          <w:rPr>
            <w:b/>
            <w:bCs/>
            <w:rPrChange w:id="2084" w:author="Cailleret Levi (cailllev)" w:date="2020-12-14T10:32:00Z">
              <w:rPr/>
            </w:rPrChange>
          </w:rPr>
          <w:t>Policy Optimization</w:t>
        </w:r>
      </w:ins>
    </w:p>
    <w:p w14:paraId="3C09E984" w14:textId="77777777" w:rsidR="00F75FB5" w:rsidRPr="0002672B" w:rsidRDefault="00F75FB5" w:rsidP="00356344">
      <w:pPr>
        <w:rPr>
          <w:ins w:id="2085" w:author="Cailleret Levi (cailllev)" w:date="2020-12-14T11:37:00Z"/>
          <w:b/>
          <w:bCs/>
          <w:rPrChange w:id="2086" w:author="Cailleret Levi (cailllev)" w:date="2020-12-14T10:32:00Z">
            <w:rPr>
              <w:ins w:id="2087" w:author="Cailleret Levi (cailllev)" w:date="2020-12-14T11:37:00Z"/>
            </w:rPr>
          </w:rPrChange>
        </w:rPr>
      </w:pPr>
    </w:p>
    <w:p w14:paraId="317393BD" w14:textId="0D9969B1" w:rsidR="00BB288D" w:rsidRDefault="00694EDB" w:rsidP="00356344">
      <w:pPr>
        <w:rPr>
          <w:ins w:id="2088" w:author="Cailleret Levi (cailllev)" w:date="2020-12-14T10:32:00Z"/>
        </w:rPr>
      </w:pPr>
      <w:r>
        <w:t>Bei</w:t>
      </w:r>
      <w:r w:rsidR="00A26E11">
        <w:t xml:space="preserve"> der Policy Optimization</w:t>
      </w:r>
      <w:r w:rsidR="009F6C3D">
        <w:t xml:space="preserve"> wird</w:t>
      </w:r>
      <w:r w:rsidR="00A26E11">
        <w:t xml:space="preserve"> </w:t>
      </w:r>
      <w:r>
        <w:t>für jeden Zustand</w:t>
      </w:r>
      <w:r w:rsidR="009F6C3D">
        <w:t xml:space="preserve"> des Systems</w:t>
      </w:r>
      <w:r>
        <w:t xml:space="preserve"> eine Aktion zugewiesen</w:t>
      </w:r>
      <w:r w:rsidR="00B8717B">
        <w:t xml:space="preserve"> und versucht, die beste Aktion für einen gegebenen Zustand zu finden</w:t>
      </w:r>
      <w:r w:rsidR="009F6C3D">
        <w:t>.</w:t>
      </w:r>
      <w:r w:rsidR="009C7829">
        <w:t xml:space="preserve"> In </w:t>
      </w:r>
      <w:r w:rsidR="00BB288D">
        <w:t>gezeigtem Netzwerk</w:t>
      </w:r>
      <w:r w:rsidR="009C7829">
        <w:t xml:space="preserve"> </w:t>
      </w:r>
      <w:r w:rsidR="00BB288D">
        <w:t>könnte</w:t>
      </w:r>
      <w:r w:rsidR="009C7829">
        <w:t xml:space="preserve"> das </w:t>
      </w:r>
      <w:r w:rsidR="00BB288D">
        <w:t xml:space="preserve">folgendes </w:t>
      </w:r>
      <w:r w:rsidR="009C7829">
        <w:t>bedeuten</w:t>
      </w:r>
      <w:r w:rsidR="001C3D34">
        <w:t>:</w:t>
      </w:r>
      <w:r w:rsidR="00AC1582">
        <w:t xml:space="preserve"> </w:t>
      </w:r>
      <w:r w:rsidR="001C3D34">
        <w:t>D</w:t>
      </w:r>
      <w:r w:rsidR="00AC1582">
        <w:t xml:space="preserve">er Agent erhält Feedback, dass der </w:t>
      </w:r>
      <w:r w:rsidR="001C3D34">
        <w:t>Angreifer</w:t>
      </w:r>
      <w:r w:rsidR="00AC1582">
        <w:t xml:space="preserve"> z.B.</w:t>
      </w:r>
      <w:r w:rsidR="009F6C3D">
        <w:t xml:space="preserve"> </w:t>
      </w:r>
      <w:r w:rsidR="001C3D34">
        <w:t xml:space="preserve">auf dem Planner vom </w:t>
      </w:r>
      <w:del w:id="2089" w:author="Cailleret Levi (cailllev)" w:date="2020-12-14T10:57:00Z">
        <w:r w:rsidR="001C3D34" w:rsidDel="00C30CE8">
          <w:delText>IDS</w:delText>
        </w:r>
      </w:del>
      <w:ins w:id="2090" w:author="Cailleret Levi (cailllev)" w:date="2020-12-14T10:57:00Z">
        <w:r w:rsidR="00C30CE8">
          <w:t>IPS</w:t>
        </w:r>
      </w:ins>
      <w:r w:rsidR="001C3D34">
        <w:t xml:space="preserve"> gesichtet wurde</w:t>
      </w:r>
      <w:r w:rsidR="00243D97">
        <w:t xml:space="preserve">. Das </w:t>
      </w:r>
      <w:r w:rsidR="008F280C">
        <w:t>beschreibt</w:t>
      </w:r>
      <w:r w:rsidR="009F2A91">
        <w:t xml:space="preserve"> </w:t>
      </w:r>
      <w:r w:rsidR="00243D97">
        <w:t>de</w:t>
      </w:r>
      <w:r w:rsidR="009F2A91">
        <w:t>n</w:t>
      </w:r>
      <w:r w:rsidR="00243D97">
        <w:t xml:space="preserve"> Zustand</w:t>
      </w:r>
      <w:r w:rsidR="009F2A91">
        <w:t xml:space="preserve"> des</w:t>
      </w:r>
      <w:r w:rsidR="004D4E29">
        <w:t xml:space="preserve"> Systems</w:t>
      </w:r>
      <w:r w:rsidR="009F2A91">
        <w:t>. N</w:t>
      </w:r>
      <w:r w:rsidR="00243D97">
        <w:t>un soll die beste Aktion für diesen Zustand gefunden werden.</w:t>
      </w:r>
      <w:commentRangeEnd w:id="2081"/>
      <w:r w:rsidR="006F7255">
        <w:rPr>
          <w:rStyle w:val="CommentReference"/>
        </w:rPr>
        <w:commentReference w:id="2081"/>
      </w:r>
    </w:p>
    <w:p w14:paraId="2359036F" w14:textId="50388537" w:rsidR="0002672B" w:rsidRPr="00462A77" w:rsidRDefault="0002672B" w:rsidP="00356344">
      <w:pPr>
        <w:rPr>
          <w:rPrChange w:id="2091" w:author="Cailleret Levi (cailllev)" w:date="2020-12-14T11:37:00Z">
            <w:rPr>
              <w:color w:val="FF0000"/>
            </w:rPr>
          </w:rPrChange>
        </w:rPr>
      </w:pPr>
      <w:ins w:id="2092" w:author="Cailleret Levi (cailllev)" w:date="2020-12-14T10:32:00Z">
        <w:r>
          <w:rPr>
            <w:b/>
            <w:bCs/>
          </w:rPr>
          <w:t>Q-Learning</w:t>
        </w:r>
      </w:ins>
    </w:p>
    <w:p w14:paraId="066CDEA1" w14:textId="6DAFC1C6" w:rsidR="00EB21F7" w:rsidDel="005848B7" w:rsidRDefault="00B8717B" w:rsidP="00356344">
      <w:pPr>
        <w:rPr>
          <w:del w:id="2093" w:author="Cailleret Levi (cailllev)" w:date="2020-12-16T09:41:00Z"/>
          <w:color w:val="FF0000"/>
        </w:rPr>
      </w:pPr>
      <w:r>
        <w:t>Beim Q-Learning w</w:t>
      </w:r>
      <w:r w:rsidR="00860666">
        <w:t xml:space="preserve">ird </w:t>
      </w:r>
      <w:r w:rsidR="00E87527">
        <w:t>eine Tabelle angelegt</w:t>
      </w:r>
      <w:r w:rsidR="0074113A">
        <w:t xml:space="preserve"> und festgehalten, wie gut z.B. die Aktion a im Zustand z war.</w:t>
      </w:r>
      <w:r w:rsidR="006B2CC7">
        <w:t xml:space="preserve"> Auch hier wird </w:t>
      </w:r>
      <w:r w:rsidR="00C235F7">
        <w:t xml:space="preserve">schlussendlich </w:t>
      </w:r>
      <w:r w:rsidR="006B2CC7">
        <w:t xml:space="preserve">die optimale Aktion für einen </w:t>
      </w:r>
      <w:r w:rsidR="00C235F7">
        <w:t xml:space="preserve">gegebenen </w:t>
      </w:r>
      <w:r w:rsidR="006B2CC7">
        <w:t>Zustand gesucht.</w:t>
      </w:r>
      <w:r w:rsidR="00860666">
        <w:t xml:space="preserve"> </w:t>
      </w:r>
      <w:r w:rsidR="0088596B">
        <w:rPr>
          <w:color w:val="FF0000"/>
        </w:rPr>
        <w:fldChar w:fldCharType="begin"/>
      </w:r>
      <w:r w:rsidR="00DD197A">
        <w:rPr>
          <w:color w:val="FF0000"/>
        </w:rPr>
        <w:instrText xml:space="preserve"> ADDIN ZOTERO_ITEM CSL_CITATION {"citationID":"IumFe4Lz","properties":{"formattedCitation":"[23]","plainCitation":"[23]","noteIndex":0},"citationItems":[{"id":109,"uris":["http://zotero.org/users/6945396/items/92WGWI72"],"uri":["http://zotero.org/users/6945396/items/92WGWI72"],"itemData":{"id":109,"type":"webpage","abstract":"Author: Robert Moni","container-title":"Medium","language":"en","title":"Reinforcement Learning algorithms — an intuitive overview","URL":"https://medium.com/@SmartLabAI/reinforcement-learning-algorithms-an-intuitive-overview-904e2dff5bbc","author":[{"family":"AI","given":"SmartLab"}],"accessed":{"date-parts":[["2020",11,3]]},"issued":{"date-parts":[["2019",2,18]]}}}],"schema":"https://github.com/citation-style-language/schema/raw/master/csl-citation.json"} </w:instrText>
      </w:r>
      <w:r w:rsidR="0088596B">
        <w:rPr>
          <w:color w:val="FF0000"/>
        </w:rPr>
        <w:fldChar w:fldCharType="separate"/>
      </w:r>
      <w:r w:rsidR="000371EA" w:rsidRPr="000371EA">
        <w:rPr>
          <w:rFonts w:ascii="Calibri" w:hAnsi="Calibri" w:cs="Calibri"/>
        </w:rPr>
        <w:t>[23]</w:t>
      </w:r>
      <w:r w:rsidR="0088596B">
        <w:rPr>
          <w:color w:val="FF0000"/>
        </w:rPr>
        <w:fldChar w:fldCharType="end"/>
      </w:r>
    </w:p>
    <w:p w14:paraId="4703DF3F" w14:textId="77777777" w:rsidR="00C235F7" w:rsidRDefault="00C235F7" w:rsidP="00356344"/>
    <w:p w14:paraId="33BF89A0" w14:textId="4A89124A" w:rsidR="00710876" w:rsidDel="00823211" w:rsidRDefault="00710876" w:rsidP="00356344">
      <w:pPr>
        <w:rPr>
          <w:del w:id="2094" w:author="Cailleret Levi (cailllev)" w:date="2020-12-16T08:58:00Z"/>
          <w:b/>
          <w:bCs/>
        </w:rPr>
      </w:pPr>
      <w:r w:rsidRPr="00710876">
        <w:rPr>
          <w:b/>
          <w:bCs/>
        </w:rPr>
        <w:t xml:space="preserve">RL Agenten </w:t>
      </w:r>
      <w:r w:rsidR="00A805E8">
        <w:rPr>
          <w:b/>
          <w:bCs/>
        </w:rPr>
        <w:t>Taxonomie</w:t>
      </w:r>
    </w:p>
    <w:p w14:paraId="01FD50CD" w14:textId="77777777" w:rsidR="00823211" w:rsidRDefault="00823211" w:rsidP="00356344">
      <w:pPr>
        <w:rPr>
          <w:ins w:id="2095" w:author="Cailleret Levi (cailllev)" w:date="2020-12-16T09:38:00Z"/>
          <w:b/>
          <w:bCs/>
        </w:rPr>
      </w:pPr>
    </w:p>
    <w:p w14:paraId="42458D28" w14:textId="57C55D9A" w:rsidR="00D9156C" w:rsidRDefault="00D9156C" w:rsidP="00356344">
      <w:pPr>
        <w:rPr>
          <w:ins w:id="2096" w:author="Cailleret Levi (cailllev)" w:date="2020-12-16T09:40:00Z"/>
        </w:rPr>
      </w:pPr>
      <w:ins w:id="2097" w:author="Cailleret Levi (cailllev)" w:date="2020-12-16T09:39:00Z">
        <w:r>
          <w:t>In folgender Abbildung 9 werden oben beschriebene Kategorien nochmals aufgezeigt</w:t>
        </w:r>
      </w:ins>
      <w:ins w:id="2098" w:author="Cailleret Levi (cailllev)" w:date="2020-12-16T09:40:00Z">
        <w:r w:rsidR="00411888">
          <w:t xml:space="preserve"> mit </w:t>
        </w:r>
      </w:ins>
      <w:ins w:id="2099" w:author="Cailleret Levi (cailllev)" w:date="2020-12-16T09:41:00Z">
        <w:r w:rsidR="000F134A">
          <w:t>den bekanntesten Agenten</w:t>
        </w:r>
        <w:r w:rsidR="005848B7">
          <w:t>.</w:t>
        </w:r>
      </w:ins>
    </w:p>
    <w:p w14:paraId="123E449E" w14:textId="73784EB1" w:rsidR="00D23A6A" w:rsidRPr="00823211" w:rsidDel="00D23A6A" w:rsidRDefault="00D23A6A" w:rsidP="00356344">
      <w:pPr>
        <w:rPr>
          <w:del w:id="2100" w:author="Cailleret Levi (cailllev)" w:date="2020-12-16T09:40:00Z"/>
          <w:rPrChange w:id="2101" w:author="Cailleret Levi (cailllev)" w:date="2020-12-16T09:38:00Z">
            <w:rPr>
              <w:del w:id="2102" w:author="Cailleret Levi (cailllev)" w:date="2020-12-16T09:40:00Z"/>
              <w:b/>
              <w:bCs/>
            </w:rPr>
          </w:rPrChange>
        </w:rPr>
      </w:pPr>
    </w:p>
    <w:p w14:paraId="1ABB223A" w14:textId="77777777" w:rsidR="00296091" w:rsidRDefault="00356344">
      <w:pPr>
        <w:rPr>
          <w:ins w:id="2103" w:author="Cailleret Levi (cailllev)" w:date="2020-12-16T08:57:00Z"/>
        </w:rPr>
        <w:pPrChange w:id="2104" w:author="Cailleret Levi (cailllev)" w:date="2020-12-16T09:40:00Z">
          <w:pPr>
            <w:pStyle w:val="Caption"/>
            <w:spacing w:after="0"/>
          </w:pPr>
        </w:pPrChange>
      </w:pPr>
      <w:r>
        <w:rPr>
          <w:noProof/>
        </w:rPr>
        <w:drawing>
          <wp:inline distT="0" distB="0" distL="0" distR="0" wp14:anchorId="25DC16C0" wp14:editId="2C15DEC9">
            <wp:extent cx="5731510" cy="2935605"/>
            <wp:effectExtent l="0" t="0" r="2540" b="0"/>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935605"/>
                    </a:xfrm>
                    <a:prstGeom prst="rect">
                      <a:avLst/>
                    </a:prstGeom>
                    <a:noFill/>
                    <a:ln>
                      <a:noFill/>
                    </a:ln>
                  </pic:spPr>
                </pic:pic>
              </a:graphicData>
            </a:graphic>
          </wp:inline>
        </w:drawing>
      </w:r>
    </w:p>
    <w:p w14:paraId="30864A98" w14:textId="10601772" w:rsidR="00296091" w:rsidRPr="00DA583A" w:rsidRDefault="00296091" w:rsidP="00296091">
      <w:pPr>
        <w:pStyle w:val="Caption"/>
        <w:spacing w:after="0"/>
        <w:ind w:left="2832"/>
        <w:rPr>
          <w:ins w:id="2105" w:author="Cailleret Levi (cailllev)" w:date="2020-12-16T08:57:00Z"/>
        </w:rPr>
      </w:pPr>
      <w:ins w:id="2106" w:author="Cailleret Levi (cailllev)" w:date="2020-12-16T08:57:00Z">
        <w:r>
          <w:br/>
        </w:r>
        <w:bookmarkStart w:id="2107" w:name="_Toc59002588"/>
        <w:r>
          <w:t xml:space="preserve">Abbildung </w:t>
        </w:r>
        <w:r>
          <w:fldChar w:fldCharType="begin"/>
        </w:r>
        <w:r>
          <w:instrText xml:space="preserve"> SEQ Abbildung \* ARABIC </w:instrText>
        </w:r>
      </w:ins>
      <w:r>
        <w:fldChar w:fldCharType="separate"/>
      </w:r>
      <w:ins w:id="2108" w:author="Cailleret Levi (cailllev)" w:date="2020-12-18T11:13:00Z">
        <w:r w:rsidR="00575D65">
          <w:rPr>
            <w:noProof/>
          </w:rPr>
          <w:t>9</w:t>
        </w:r>
      </w:ins>
      <w:ins w:id="2109" w:author="Cailleret Levi (cailllev)" w:date="2020-12-16T08:57:00Z">
        <w:r>
          <w:fldChar w:fldCharType="end"/>
        </w:r>
        <w:r w:rsidRPr="00DA583A">
          <w:t xml:space="preserve">: RL Agenten Taxonomie </w:t>
        </w:r>
        <w:r>
          <w:rPr>
            <w:color w:val="FF0000"/>
          </w:rPr>
          <w:fldChar w:fldCharType="begin"/>
        </w:r>
      </w:ins>
      <w:r w:rsidR="00DD197A">
        <w:rPr>
          <w:color w:val="FF0000"/>
        </w:rPr>
        <w:instrText xml:space="preserve"> ADDIN ZOTERO_ITEM CSL_CITATION {"citationID":"K3SOi0i1","properties":{"formattedCitation":"[23]","plainCitation":"[23]","noteIndex":0},"citationItems":[{"id":109,"uris":["http://zotero.org/users/6945396/items/92WGWI72"],"uri":["http://zotero.org/users/6945396/items/92WGWI72"],"itemData":{"id":109,"type":"webpage","abstract":"Author: Robert Moni","container-title":"Medium","language":"en","title":"Reinforcement Learning algorithms — an intuitive overview","URL":"https://medium.com/@SmartLabAI/reinforcement-learning-algorithms-an-intuitive-overview-904e2dff5bbc","author":[{"family":"AI","given":"SmartLab"}],"accessed":{"date-parts":[["2020",11,3]]},"issued":{"date-parts":[["2019",2,18]]}}}],"schema":"https://github.com/citation-style-language/schema/raw/master/csl-citation.json"} </w:instrText>
      </w:r>
      <w:ins w:id="2110" w:author="Cailleret Levi (cailllev)" w:date="2020-12-16T08:57:00Z">
        <w:r>
          <w:rPr>
            <w:color w:val="FF0000"/>
          </w:rPr>
          <w:fldChar w:fldCharType="separate"/>
        </w:r>
      </w:ins>
      <w:bookmarkEnd w:id="2107"/>
      <w:r w:rsidR="000371EA" w:rsidRPr="000371EA">
        <w:rPr>
          <w:rFonts w:ascii="Calibri" w:hAnsi="Calibri" w:cs="Calibri"/>
        </w:rPr>
        <w:t>[23]</w:t>
      </w:r>
      <w:ins w:id="2111" w:author="Cailleret Levi (cailllev)" w:date="2020-12-16T08:57:00Z">
        <w:r>
          <w:rPr>
            <w:color w:val="FF0000"/>
          </w:rPr>
          <w:fldChar w:fldCharType="end"/>
        </w:r>
      </w:ins>
    </w:p>
    <w:p w14:paraId="02B1BFA2" w14:textId="339FB7A4" w:rsidR="008A4CB4" w:rsidDel="00296091" w:rsidRDefault="008A4CB4">
      <w:pPr>
        <w:pStyle w:val="Caption"/>
        <w:rPr>
          <w:del w:id="2112" w:author="Cailleret Levi (cailllev)" w:date="2020-12-16T08:57:00Z"/>
        </w:rPr>
        <w:pPrChange w:id="2113" w:author="Cailleret Levi (cailllev)" w:date="2020-12-16T08:57:00Z">
          <w:pPr>
            <w:pStyle w:val="Caption"/>
            <w:spacing w:after="0"/>
          </w:pPr>
        </w:pPrChange>
      </w:pPr>
    </w:p>
    <w:p w14:paraId="03705643" w14:textId="6545CE1E" w:rsidR="001C2A7E" w:rsidDel="00296091" w:rsidRDefault="001C2A7E" w:rsidP="008A4CB4">
      <w:pPr>
        <w:pStyle w:val="Caption"/>
        <w:spacing w:after="0"/>
        <w:ind w:left="2832"/>
        <w:rPr>
          <w:del w:id="2114" w:author="Cailleret Levi (cailllev)" w:date="2020-12-16T08:57:00Z"/>
        </w:rPr>
      </w:pPr>
    </w:p>
    <w:p w14:paraId="78116DCF" w14:textId="1D10A613" w:rsidR="008A4CB4" w:rsidRPr="00DA583A" w:rsidDel="00296091" w:rsidRDefault="008A4CB4" w:rsidP="008A4CB4">
      <w:pPr>
        <w:pStyle w:val="Caption"/>
        <w:spacing w:after="0"/>
        <w:ind w:left="2832"/>
        <w:rPr>
          <w:del w:id="2115" w:author="Cailleret Levi (cailllev)" w:date="2020-12-16T08:57:00Z"/>
        </w:rPr>
      </w:pPr>
      <w:del w:id="2116" w:author="Cailleret Levi (cailllev)" w:date="2020-12-16T08:57:00Z">
        <w:r w:rsidRPr="00DA583A" w:rsidDel="00296091">
          <w:delText xml:space="preserve">Figure </w:delText>
        </w:r>
        <w:r w:rsidDel="00296091">
          <w:rPr>
            <w:i w:val="0"/>
          </w:rPr>
          <w:fldChar w:fldCharType="begin"/>
        </w:r>
        <w:r w:rsidDel="00296091">
          <w:delInstrText xml:space="preserve"> SEQ Figure \* ARABIC </w:delInstrText>
        </w:r>
        <w:r w:rsidDel="00296091">
          <w:rPr>
            <w:i w:val="0"/>
          </w:rPr>
          <w:fldChar w:fldCharType="separate"/>
        </w:r>
        <w:r w:rsidDel="00296091">
          <w:delText>15</w:delText>
        </w:r>
        <w:r w:rsidDel="00296091">
          <w:rPr>
            <w:i w:val="0"/>
          </w:rPr>
          <w:fldChar w:fldCharType="end"/>
        </w:r>
        <w:r w:rsidRPr="00DA583A" w:rsidDel="00296091">
          <w:delText xml:space="preserve">: RL </w:delText>
        </w:r>
        <w:r w:rsidR="00533724" w:rsidRPr="00DA583A" w:rsidDel="00296091">
          <w:delText xml:space="preserve">Agenten </w:delText>
        </w:r>
        <w:r w:rsidR="00BF2890" w:rsidRPr="00DA583A" w:rsidDel="00296091">
          <w:delText>Taxonomie</w:delText>
        </w:r>
        <w:r w:rsidR="00533724" w:rsidRPr="00DA583A" w:rsidDel="00296091">
          <w:delText xml:space="preserve"> </w:delText>
        </w:r>
        <w:r w:rsidR="00936301" w:rsidDel="00296091">
          <w:rPr>
            <w:i w:val="0"/>
            <w:color w:val="FF0000"/>
          </w:rPr>
          <w:fldChar w:fldCharType="begin"/>
        </w:r>
        <w:r w:rsidR="00077129" w:rsidDel="00296091">
          <w:rPr>
            <w:color w:val="FF0000"/>
          </w:rPr>
          <w:delInstrText xml:space="preserve"> ADDIN ZOTERO_ITEM CSL_CITATION {"citationID":"K3SOi0i1","properties":{"formattedCitation":"[25]","plainCitation":"[25]","noteIndex":0},"citationItems":[{"id":109,"uris":["http://zotero.org/users/6945396/items/92WGWI72"],"uri":["http://zotero.org/users/6945396/items/92WGWI72"],"itemData":{"id":109,"type":"webpage","abstract":"Author: Robert Moni","container-title":"Medium","language":"en","title":"Reinforcement Learning algorithms — an intuitive overview","URL":"https://medium.com/@SmartLabAI/reinforcement-learning-algorithms-an-intuitive-overview-904e2dff5bbc","author":[{"family":"AI","given":"SmartLab"}],"accessed":{"date-parts":[["2020",11,3]]},"issued":{"date-parts":[["2019",2,18]]}}}],"schema":"https://github.com/citation-style-language/schema/raw/master/csl-citation.json"} </w:delInstrText>
        </w:r>
        <w:r w:rsidR="00936301" w:rsidDel="00296091">
          <w:rPr>
            <w:i w:val="0"/>
            <w:color w:val="FF0000"/>
          </w:rPr>
          <w:fldChar w:fldCharType="separate"/>
        </w:r>
        <w:r w:rsidR="00077129" w:rsidRPr="00077129" w:rsidDel="00296091">
          <w:rPr>
            <w:rFonts w:ascii="Calibri" w:hAnsi="Calibri" w:cs="Calibri"/>
          </w:rPr>
          <w:delText>[25]</w:delText>
        </w:r>
        <w:r w:rsidR="00936301" w:rsidDel="00296091">
          <w:rPr>
            <w:i w:val="0"/>
            <w:color w:val="FF0000"/>
          </w:rPr>
          <w:fldChar w:fldCharType="end"/>
        </w:r>
      </w:del>
    </w:p>
    <w:p w14:paraId="3CF7B11A" w14:textId="39D619C4" w:rsidR="008E1994" w:rsidRPr="00DA583A" w:rsidDel="00D9156C" w:rsidRDefault="008E1994">
      <w:pPr>
        <w:jc w:val="left"/>
        <w:rPr>
          <w:del w:id="2117" w:author="Cailleret Levi (cailllev)" w:date="2020-12-16T09:39:00Z"/>
        </w:rPr>
      </w:pPr>
      <w:del w:id="2118" w:author="Cailleret Levi (cailllev)" w:date="2020-12-16T09:39:00Z">
        <w:r w:rsidRPr="00DA583A" w:rsidDel="00D9156C">
          <w:br w:type="page"/>
        </w:r>
      </w:del>
    </w:p>
    <w:p w14:paraId="413AFB1C" w14:textId="5CAD2035" w:rsidR="00C235F7" w:rsidDel="00626D25" w:rsidRDefault="006606F7">
      <w:pPr>
        <w:jc w:val="left"/>
        <w:rPr>
          <w:del w:id="2119" w:author="Cailleret Levi (cailllev)" w:date="2020-12-16T09:43:00Z"/>
        </w:rPr>
        <w:pPrChange w:id="2120" w:author="Cailleret Levi (cailllev)" w:date="2020-12-16T09:39:00Z">
          <w:pPr/>
        </w:pPrChange>
      </w:pPr>
      <w:r>
        <w:t xml:space="preserve">Stable Baselines 3 </w:t>
      </w:r>
      <w:r w:rsidR="00523BA8">
        <w:t>stellt</w:t>
      </w:r>
      <w:r w:rsidR="002D54E3">
        <w:t xml:space="preserve"> </w:t>
      </w:r>
      <w:ins w:id="2121" w:author="Bernhard Tellenbach" w:date="2020-12-12T16:16:00Z">
        <w:r w:rsidR="006F7255">
          <w:t xml:space="preserve">im Vergleich zu den in </w:t>
        </w:r>
        <w:del w:id="2122" w:author="Cailleret Levi (cailllev)" w:date="2020-12-16T09:42:00Z">
          <w:r w:rsidR="006F7255" w:rsidDel="00FE26BC">
            <w:delText>Figur 15</w:delText>
          </w:r>
        </w:del>
      </w:ins>
      <w:ins w:id="2123" w:author="Cailleret Levi (cailllev)" w:date="2020-12-16T09:42:00Z">
        <w:r w:rsidR="00FE26BC">
          <w:t>Abbildung 9</w:t>
        </w:r>
      </w:ins>
      <w:ins w:id="2124" w:author="Bernhard Tellenbach" w:date="2020-12-12T16:16:00Z">
        <w:r w:rsidR="006F7255">
          <w:t xml:space="preserve"> gezeigten Agenten </w:t>
        </w:r>
      </w:ins>
      <w:r w:rsidR="00523BA8">
        <w:t xml:space="preserve">eine geringere Menge an </w:t>
      </w:r>
      <w:r w:rsidR="00DA583A">
        <w:t>RL</w:t>
      </w:r>
      <w:r w:rsidR="00523BA8">
        <w:t xml:space="preserve"> Agenten bereit</w:t>
      </w:r>
      <w:ins w:id="2125" w:author="Cailleret Levi (cailllev)" w:date="2020-12-16T09:42:00Z">
        <w:r w:rsidR="007A41BF">
          <w:t xml:space="preserve">. </w:t>
        </w:r>
      </w:ins>
      <w:ins w:id="2126" w:author="Cailleret Levi (cailllev)" w:date="2020-12-16T09:43:00Z">
        <w:r w:rsidR="0010085B">
          <w:t xml:space="preserve">Die von </w:t>
        </w:r>
        <w:r w:rsidR="009453DF">
          <w:t>Stable Baselines 3</w:t>
        </w:r>
        <w:r w:rsidR="00C733AD">
          <w:t xml:space="preserve"> unterstützten Agenten sind in </w:t>
        </w:r>
      </w:ins>
      <w:ins w:id="2127" w:author="Cailleret Levi (cailllev)" w:date="2020-12-16T09:42:00Z">
        <w:r w:rsidR="007A41BF">
          <w:t>Abbil</w:t>
        </w:r>
      </w:ins>
      <w:ins w:id="2128" w:author="Cailleret Levi (cailllev)" w:date="2020-12-16T09:43:00Z">
        <w:r w:rsidR="007A41BF">
          <w:t>dung 10 zu sehen.</w:t>
        </w:r>
      </w:ins>
      <w:del w:id="2129" w:author="Cailleret Levi (cailllev)" w:date="2020-12-16T09:42:00Z">
        <w:r w:rsidR="00DA583A" w:rsidDel="007A41BF">
          <w:delText xml:space="preserve"> (siehe Figure 16)</w:delText>
        </w:r>
        <w:r w:rsidR="006D4EE5" w:rsidDel="007A41BF">
          <w:delText>,</w:delText>
        </w:r>
        <w:r w:rsidR="00E87EE4" w:rsidDel="007A41BF">
          <w:delText xml:space="preserve"> im Vergleich zur vorher gezeigten Figure 15</w:delText>
        </w:r>
        <w:r w:rsidR="00523BA8" w:rsidDel="007A41BF">
          <w:delText>.</w:delText>
        </w:r>
      </w:del>
    </w:p>
    <w:p w14:paraId="166E117D" w14:textId="77777777" w:rsidR="00F907C1" w:rsidRDefault="00F907C1">
      <w:pPr>
        <w:jc w:val="left"/>
        <w:pPrChange w:id="2130" w:author="Cailleret Levi (cailllev)" w:date="2020-12-16T09:43:00Z">
          <w:pPr/>
        </w:pPrChange>
      </w:pPr>
    </w:p>
    <w:p w14:paraId="7830589E" w14:textId="77777777" w:rsidR="00296091" w:rsidRDefault="005C3CEC">
      <w:pPr>
        <w:keepNext/>
        <w:rPr>
          <w:ins w:id="2131" w:author="Cailleret Levi (cailllev)" w:date="2020-12-16T08:58:00Z"/>
        </w:rPr>
        <w:pPrChange w:id="2132" w:author="Cailleret Levi (cailllev)" w:date="2020-12-16T08:58:00Z">
          <w:pPr/>
        </w:pPrChange>
      </w:pPr>
      <w:r>
        <w:rPr>
          <w:noProof/>
        </w:rPr>
        <w:drawing>
          <wp:inline distT="0" distB="0" distL="0" distR="0" wp14:anchorId="41CF3E7B" wp14:editId="5E10920B">
            <wp:extent cx="5486400" cy="3200400"/>
            <wp:effectExtent l="0" t="0" r="0" b="190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07B729A" w14:textId="3629C430" w:rsidR="005C3CEC" w:rsidRDefault="00296091">
      <w:pPr>
        <w:pStyle w:val="Caption"/>
        <w:jc w:val="center"/>
        <w:pPrChange w:id="2133" w:author="Cailleret Levi (cailllev)" w:date="2020-12-16T08:58:00Z">
          <w:pPr/>
        </w:pPrChange>
      </w:pPr>
      <w:bookmarkStart w:id="2134" w:name="_Toc59002589"/>
      <w:ins w:id="2135" w:author="Cailleret Levi (cailllev)" w:date="2020-12-16T08:58:00Z">
        <w:r>
          <w:t xml:space="preserve">Abbildung </w:t>
        </w:r>
        <w:r>
          <w:fldChar w:fldCharType="begin"/>
        </w:r>
        <w:r>
          <w:instrText xml:space="preserve"> SEQ Abbildung \* ARABIC </w:instrText>
        </w:r>
      </w:ins>
      <w:r>
        <w:fldChar w:fldCharType="separate"/>
      </w:r>
      <w:ins w:id="2136" w:author="Cailleret Levi (cailllev)" w:date="2020-12-18T11:13:00Z">
        <w:r w:rsidR="00575D65">
          <w:rPr>
            <w:noProof/>
          </w:rPr>
          <w:t>10</w:t>
        </w:r>
      </w:ins>
      <w:ins w:id="2137" w:author="Cailleret Levi (cailllev)" w:date="2020-12-16T08:58:00Z">
        <w:r>
          <w:fldChar w:fldCharType="end"/>
        </w:r>
        <w:r>
          <w:t xml:space="preserve">: Stable Baselines RL Agenten Übersicht </w:t>
        </w:r>
        <w:r>
          <w:rPr>
            <w:color w:val="FF0000"/>
          </w:rPr>
          <w:fldChar w:fldCharType="begin"/>
        </w:r>
      </w:ins>
      <w:r w:rsidR="00DD197A">
        <w:rPr>
          <w:color w:val="FF0000"/>
        </w:rPr>
        <w:instrText xml:space="preserve"> ADDIN ZOTERO_ITEM CSL_CITATION {"citationID":"Odn3hsbX","properties":{"formattedCitation":"[21]","plainCitation":"[21]","noteIndex":0},"citationItems":[{"id":161,"uris":["http://zotero.org/users/6945396/items/VL8QTWG6"],"uri":["http://zotero.org/users/6945396/items/VL8QTWG6"],"itemData":{"id":161,"type":"webpage","title":"Welcome to Stable Baselines docs! - RL Baselines Made Easy — Stable Baselines 2.10.2a0 documentation","URL":"https://stable-baselines.readthedocs.io/en/master/","accessed":{"date-parts":[["2020",11,16]]}}}],"schema":"https://github.com/citation-style-language/schema/raw/master/csl-citation.json"} </w:instrText>
      </w:r>
      <w:ins w:id="2138" w:author="Cailleret Levi (cailllev)" w:date="2020-12-16T08:58:00Z">
        <w:r>
          <w:rPr>
            <w:color w:val="FF0000"/>
          </w:rPr>
          <w:fldChar w:fldCharType="separate"/>
        </w:r>
      </w:ins>
      <w:bookmarkEnd w:id="2134"/>
      <w:r w:rsidR="000371EA" w:rsidRPr="000371EA">
        <w:rPr>
          <w:rFonts w:ascii="Calibri" w:hAnsi="Calibri" w:cs="Calibri"/>
        </w:rPr>
        <w:t>[21]</w:t>
      </w:r>
      <w:ins w:id="2139" w:author="Cailleret Levi (cailllev)" w:date="2020-12-16T08:58:00Z">
        <w:r>
          <w:rPr>
            <w:color w:val="FF0000"/>
          </w:rPr>
          <w:fldChar w:fldCharType="end"/>
        </w:r>
      </w:ins>
    </w:p>
    <w:p w14:paraId="51EFAFDA" w14:textId="69402EF2" w:rsidR="00C97205" w:rsidDel="00296091" w:rsidRDefault="00C97205" w:rsidP="00C97205">
      <w:pPr>
        <w:pStyle w:val="Caption"/>
        <w:spacing w:after="0"/>
        <w:ind w:left="2832"/>
        <w:rPr>
          <w:del w:id="2140" w:author="Cailleret Levi (cailllev)" w:date="2020-12-16T08:58:00Z"/>
        </w:rPr>
      </w:pPr>
      <w:del w:id="2141" w:author="Cailleret Levi (cailllev)" w:date="2020-12-16T08:58:00Z">
        <w:r w:rsidDel="00296091">
          <w:delText xml:space="preserve">Figure </w:delText>
        </w:r>
        <w:r w:rsidDel="00296091">
          <w:rPr>
            <w:i w:val="0"/>
          </w:rPr>
          <w:fldChar w:fldCharType="begin"/>
        </w:r>
        <w:r w:rsidDel="00296091">
          <w:delInstrText xml:space="preserve"> SEQ Figure \* ARABIC </w:delInstrText>
        </w:r>
        <w:r w:rsidDel="00296091">
          <w:rPr>
            <w:i w:val="0"/>
          </w:rPr>
          <w:fldChar w:fldCharType="separate"/>
        </w:r>
        <w:r w:rsidDel="00296091">
          <w:rPr>
            <w:noProof/>
          </w:rPr>
          <w:delText>16</w:delText>
        </w:r>
        <w:r w:rsidDel="00296091">
          <w:rPr>
            <w:i w:val="0"/>
          </w:rPr>
          <w:fldChar w:fldCharType="end"/>
        </w:r>
        <w:r w:rsidDel="00296091">
          <w:delText xml:space="preserve">: Stable Baselines RL Agenten Übersicht </w:delText>
        </w:r>
        <w:r w:rsidR="00D1210A" w:rsidDel="00296091">
          <w:rPr>
            <w:i w:val="0"/>
            <w:color w:val="FF0000"/>
          </w:rPr>
          <w:fldChar w:fldCharType="begin"/>
        </w:r>
        <w:r w:rsidR="002637FC" w:rsidDel="00296091">
          <w:rPr>
            <w:color w:val="FF0000"/>
          </w:rPr>
          <w:delInstrText xml:space="preserve"> ADDIN ZOTERO_ITEM CSL_CITATION {"citationID":"Odn3hsbX","properties":{"formattedCitation":"[2]","plainCitation":"[2]","noteIndex":0},"citationItems":[{"id":161,"uris":["http://zotero.org/users/6945396/items/VL8QTWG6"],"uri":["http://zotero.org/users/6945396/items/VL8QTWG6"],"itemData":{"id":161,"type":"webpage","title":"Welcome to Stable Baselines docs! - RL Baselines Made Easy — Stable Baselines 2.10.2a0 documentation","URL":"https://stable-baselines.readthedocs.io/en/master/","accessed":{"date-parts":[["2020",11,16]]}}}],"schema":"https://github.com/citation-style-language/schema/raw/master/csl-citation.json"} </w:delInstrText>
        </w:r>
        <w:r w:rsidR="00D1210A" w:rsidDel="00296091">
          <w:rPr>
            <w:i w:val="0"/>
            <w:color w:val="FF0000"/>
          </w:rPr>
          <w:fldChar w:fldCharType="separate"/>
        </w:r>
        <w:r w:rsidR="002637FC" w:rsidRPr="002637FC" w:rsidDel="00296091">
          <w:rPr>
            <w:rFonts w:ascii="Calibri" w:hAnsi="Calibri" w:cs="Calibri"/>
          </w:rPr>
          <w:delText>[2]</w:delText>
        </w:r>
        <w:r w:rsidR="00D1210A" w:rsidDel="00296091">
          <w:rPr>
            <w:i w:val="0"/>
            <w:color w:val="FF0000"/>
          </w:rPr>
          <w:fldChar w:fldCharType="end"/>
        </w:r>
      </w:del>
    </w:p>
    <w:p w14:paraId="0072DF5D" w14:textId="44E283F3" w:rsidR="00C97205" w:rsidRDefault="00C97205" w:rsidP="00F36DA9"/>
    <w:p w14:paraId="40ECDF8A" w14:textId="65FFBE8F" w:rsidR="00D04661" w:rsidRDefault="00B469CB" w:rsidP="00F36DA9">
      <w:r>
        <w:t xml:space="preserve">Diese Agenten unterstützen wiederum nur bestimmte Modelle. Hier bezieht sich </w:t>
      </w:r>
      <w:r w:rsidR="001D6C84">
        <w:t>"</w:t>
      </w:r>
      <w:r>
        <w:t>Modell</w:t>
      </w:r>
      <w:r w:rsidR="001D6C84">
        <w:t>"</w:t>
      </w:r>
      <w:r>
        <w:t xml:space="preserve"> wieder auf </w:t>
      </w:r>
      <w:r w:rsidR="0039061D">
        <w:t>das</w:t>
      </w:r>
      <w:r>
        <w:t xml:space="preserve"> Netzwerk</w:t>
      </w:r>
      <w:r w:rsidR="0039061D">
        <w:t xml:space="preserve"> vom Ka</w:t>
      </w:r>
      <w:r w:rsidR="00262572">
        <w:t>pitel 3.</w:t>
      </w:r>
      <w:r w:rsidR="00860A1E">
        <w:t>3, Modell 2.</w:t>
      </w:r>
      <w:ins w:id="2142" w:author="Cailleret Levi (cailllev)" w:date="2020-12-14T08:37:00Z">
        <w:r w:rsidR="000C5586">
          <w:t>0</w:t>
        </w:r>
      </w:ins>
      <w:del w:id="2143" w:author="Cailleret Levi (cailllev)" w:date="2020-12-14T08:37:00Z">
        <w:r w:rsidR="00860A1E" w:rsidDel="000C5586">
          <w:delText>1</w:delText>
        </w:r>
      </w:del>
      <w:r>
        <w:t>.</w:t>
      </w:r>
      <w:r w:rsidR="00EC49F5">
        <w:t xml:space="preserve"> </w:t>
      </w:r>
      <w:r w:rsidR="00860A1E">
        <w:t>Das</w:t>
      </w:r>
      <w:r w:rsidR="00EC49F5">
        <w:t xml:space="preserve"> Modell</w:t>
      </w:r>
      <w:r w:rsidR="00166E08">
        <w:t xml:space="preserve"> 2.</w:t>
      </w:r>
      <w:ins w:id="2144" w:author="Cailleret Levi (cailllev)" w:date="2020-12-14T08:37:00Z">
        <w:r w:rsidR="000C5586">
          <w:t>0</w:t>
        </w:r>
      </w:ins>
      <w:del w:id="2145" w:author="Cailleret Levi (cailllev)" w:date="2020-12-14T08:37:00Z">
        <w:r w:rsidR="00166E08" w:rsidDel="000C5586">
          <w:delText>1</w:delText>
        </w:r>
      </w:del>
      <w:r w:rsidR="00EC49F5">
        <w:t xml:space="preserve"> bietet den Agenten</w:t>
      </w:r>
      <w:r w:rsidR="00ED6909">
        <w:t xml:space="preserve"> nur</w:t>
      </w:r>
      <w:r w:rsidR="00EC49F5">
        <w:t xml:space="preserve"> </w:t>
      </w:r>
      <w:r w:rsidR="00031080">
        <w:t>d</w:t>
      </w:r>
      <w:r w:rsidR="00EC49F5">
        <w:t>iskrete Aktionen an</w:t>
      </w:r>
      <w:del w:id="2146" w:author="Cailleret Levi (cailllev)" w:date="2020-12-14T10:32:00Z">
        <w:r w:rsidR="00E40E69" w:rsidDel="0038754F">
          <w:delText xml:space="preserve">, </w:delText>
        </w:r>
      </w:del>
      <w:ins w:id="2147" w:author="Cailleret Levi (cailllev)" w:date="2020-12-14T10:32:00Z">
        <w:r w:rsidR="0038754F">
          <w:t>.</w:t>
        </w:r>
        <w:r w:rsidR="00F76013">
          <w:t xml:space="preserve"> Dies kann damit </w:t>
        </w:r>
      </w:ins>
      <w:ins w:id="2148" w:author="Cailleret Levi (cailllev)" w:date="2020-12-14T10:33:00Z">
        <w:r w:rsidR="00F76013">
          <w:t>gezeigt werden, dass der Agent nur den Service 1, 2</w:t>
        </w:r>
        <w:r w:rsidR="00291388">
          <w:t>, … neustarten kann</w:t>
        </w:r>
      </w:ins>
      <w:ins w:id="2149" w:author="Cailleret Levi (cailllev)" w:date="2020-12-18T11:30:00Z">
        <w:r w:rsidR="005D7F76">
          <w:t xml:space="preserve">. Ein Service </w:t>
        </w:r>
      </w:ins>
      <w:ins w:id="2150" w:author="Cailleret Levi (cailllev)" w:date="2020-12-14T10:33:00Z">
        <w:r w:rsidR="00291388">
          <w:t>2.43</w:t>
        </w:r>
      </w:ins>
      <w:ins w:id="2151" w:author="Cailleret Levi (cailllev)" w:date="2020-12-18T11:30:00Z">
        <w:r w:rsidR="005D7F76">
          <w:t xml:space="preserve"> existiert j</w:t>
        </w:r>
      </w:ins>
      <w:ins w:id="2152" w:author="Cailleret Levi (cailllev)" w:date="2020-12-18T11:31:00Z">
        <w:r w:rsidR="005D7F76">
          <w:t>a gar nicht</w:t>
        </w:r>
      </w:ins>
      <w:del w:id="2153" w:author="Cailleret Levi (cailllev)" w:date="2020-12-14T10:32:00Z">
        <w:r w:rsidR="005C0CE8" w:rsidDel="0038754F">
          <w:delText xml:space="preserve">weil es keinen Sinn machen würde, den </w:delText>
        </w:r>
        <w:commentRangeStart w:id="2154"/>
        <w:r w:rsidR="005C0CE8" w:rsidDel="0038754F">
          <w:delText>Service 2.43 neu zu starten</w:delText>
        </w:r>
        <w:commentRangeEnd w:id="2154"/>
        <w:r w:rsidR="00E06881" w:rsidDel="0038754F">
          <w:rPr>
            <w:rStyle w:val="CommentReference"/>
          </w:rPr>
          <w:commentReference w:id="2154"/>
        </w:r>
      </w:del>
      <w:r w:rsidR="005C0CE8">
        <w:t xml:space="preserve">. </w:t>
      </w:r>
      <w:del w:id="2155" w:author="Cailleret Levi (cailllev)" w:date="2020-12-14T10:33:00Z">
        <w:r w:rsidR="00787082" w:rsidDel="00A014EA">
          <w:delText xml:space="preserve">Zudem </w:delText>
        </w:r>
      </w:del>
      <w:ins w:id="2156" w:author="Cailleret Levi (cailllev)" w:date="2020-12-14T10:33:00Z">
        <w:r w:rsidR="00A014EA">
          <w:t xml:space="preserve">Zusätzlich </w:t>
        </w:r>
      </w:ins>
      <w:r w:rsidR="00787082">
        <w:t>können Service</w:t>
      </w:r>
      <w:r w:rsidR="001912D3">
        <w:t>s</w:t>
      </w:r>
      <w:r w:rsidR="00787082">
        <w:t xml:space="preserve"> und </w:t>
      </w:r>
      <w:del w:id="2157" w:author="Cailleret Levi (cailllev)" w:date="2020-12-14T10:33:00Z">
        <w:r w:rsidR="00787082" w:rsidDel="00A014EA">
          <w:delText xml:space="preserve">Detection </w:delText>
        </w:r>
      </w:del>
      <w:ins w:id="2158" w:author="Cailleret Levi (cailllev)" w:date="2020-12-14T11:42:00Z">
        <w:r w:rsidR="00105D80">
          <w:rPr>
            <w:bCs/>
          </w:rPr>
          <w:t xml:space="preserve">Präventionssysteme </w:t>
        </w:r>
      </w:ins>
      <w:del w:id="2159" w:author="Cailleret Levi (cailllev)" w:date="2020-12-14T10:33:00Z">
        <w:r w:rsidR="00787082" w:rsidDel="00A014EA">
          <w:delText>S</w:delText>
        </w:r>
      </w:del>
      <w:del w:id="2160" w:author="Cailleret Levi (cailllev)" w:date="2020-12-14T11:42:00Z">
        <w:r w:rsidR="00787082" w:rsidDel="00105D80">
          <w:delText>ystem</w:delText>
        </w:r>
        <w:r w:rsidR="001912D3" w:rsidDel="00105D80">
          <w:delText>e</w:delText>
        </w:r>
        <w:r w:rsidR="00787082" w:rsidDel="00105D80">
          <w:delText xml:space="preserve"> </w:delText>
        </w:r>
      </w:del>
      <w:r w:rsidR="00787082">
        <w:t xml:space="preserve">im gleichen Zeitschritt </w:t>
      </w:r>
      <w:r w:rsidR="004B4548">
        <w:t>neugestartet</w:t>
      </w:r>
      <w:ins w:id="2161" w:author="Cailleret Levi (cailllev)" w:date="2020-12-19T19:42:00Z">
        <w:r w:rsidR="00ED77B4">
          <w:t>,</w:t>
        </w:r>
      </w:ins>
      <w:r w:rsidR="004B4548">
        <w:t xml:space="preserve"> respektive </w:t>
      </w:r>
      <w:r w:rsidR="007F48E6">
        <w:t>ausgewechselt</w:t>
      </w:r>
      <w:r w:rsidR="004B4548">
        <w:t xml:space="preserve"> werden</w:t>
      </w:r>
      <w:r w:rsidR="00722B7A">
        <w:t>. S</w:t>
      </w:r>
      <w:r w:rsidR="004B4548">
        <w:t xml:space="preserve">omit </w:t>
      </w:r>
      <w:del w:id="2162" w:author="Cailleret Levi (cailllev)" w:date="2020-12-14T10:34:00Z">
        <w:r w:rsidR="004B4548" w:rsidDel="009E2F54">
          <w:delText>gelang</w:delText>
        </w:r>
        <w:r w:rsidR="000C6C2A" w:rsidDel="009E2F54">
          <w:delText xml:space="preserve">t </w:delText>
        </w:r>
      </w:del>
      <w:ins w:id="2163" w:author="Cailleret Levi (cailllev)" w:date="2020-12-14T10:34:00Z">
        <w:r w:rsidR="009E2F54">
          <w:t>ist ein</w:t>
        </w:r>
      </w:ins>
      <w:del w:id="2164" w:author="Cailleret Levi (cailllev)" w:date="2020-12-14T10:34:00Z">
        <w:r w:rsidR="000C6C2A" w:rsidDel="009E2F54">
          <w:delText>man</w:delText>
        </w:r>
        <w:r w:rsidR="004B4548" w:rsidDel="009E2F54">
          <w:delText xml:space="preserve"> zu</w:delText>
        </w:r>
      </w:del>
      <w:r w:rsidR="004B4548">
        <w:t xml:space="preserve"> Multi</w:t>
      </w:r>
      <w:r w:rsidR="00031080">
        <w:t>-</w:t>
      </w:r>
      <w:r w:rsidR="004B4548">
        <w:t>Diskrete</w:t>
      </w:r>
      <w:ins w:id="2165" w:author="Cailleret Levi (cailllev)" w:date="2020-12-14T10:36:00Z">
        <w:r w:rsidR="00B8073A">
          <w:t>r</w:t>
        </w:r>
      </w:ins>
      <w:del w:id="2166" w:author="Cailleret Levi (cailllev)" w:date="2020-12-14T10:36:00Z">
        <w:r w:rsidR="004B4548" w:rsidDel="00B8073A">
          <w:delText>n</w:delText>
        </w:r>
      </w:del>
      <w:r w:rsidR="00031080">
        <w:t>-</w:t>
      </w:r>
      <w:r w:rsidR="004B4548">
        <w:t>Aktions</w:t>
      </w:r>
      <w:r w:rsidR="00716B49">
        <w:t>raum</w:t>
      </w:r>
      <w:ins w:id="2167" w:author="Cailleret Levi (cailllev)" w:date="2020-12-14T10:34:00Z">
        <w:r w:rsidR="009E2F54">
          <w:t xml:space="preserve"> erforderlich</w:t>
        </w:r>
        <w:r w:rsidR="002365E0">
          <w:t>. In diesem Aktionsraum kann der Agent</w:t>
        </w:r>
      </w:ins>
      <w:ins w:id="2168" w:author="Cailleret Levi (cailllev)" w:date="2020-12-14T10:35:00Z">
        <w:r w:rsidR="00EE7958">
          <w:t xml:space="preserve"> (in diesem Falle)</w:t>
        </w:r>
      </w:ins>
      <w:ins w:id="2169" w:author="Cailleret Levi (cailllev)" w:date="2020-12-14T10:34:00Z">
        <w:r w:rsidR="002365E0">
          <w:t xml:space="preserve"> </w:t>
        </w:r>
      </w:ins>
      <w:ins w:id="2170" w:author="Cailleret Levi (cailllev)" w:date="2020-12-14T10:35:00Z">
        <w:r w:rsidR="00EE7958">
          <w:t>zwei</w:t>
        </w:r>
      </w:ins>
      <w:ins w:id="2171" w:author="Cailleret Levi (cailllev)" w:date="2020-12-14T10:34:00Z">
        <w:r w:rsidR="001C2545">
          <w:t xml:space="preserve"> Aktionen </w:t>
        </w:r>
      </w:ins>
      <w:ins w:id="2172" w:author="Cailleret Levi (cailllev)" w:date="2020-12-14T10:35:00Z">
        <w:r w:rsidR="001C2545">
          <w:t>pro Zeitschritt ausführen</w:t>
        </w:r>
      </w:ins>
      <w:r w:rsidR="004B4548">
        <w:t>.</w:t>
      </w:r>
      <w:r w:rsidR="00716B49">
        <w:t xml:space="preserve"> Diese</w:t>
      </w:r>
      <w:r w:rsidR="003F71CB">
        <w:t>r</w:t>
      </w:r>
      <w:r w:rsidR="00716B49">
        <w:t xml:space="preserve"> Aktionsraum </w:t>
      </w:r>
      <w:r w:rsidR="003F71CB">
        <w:t>wird</w:t>
      </w:r>
      <w:r w:rsidR="00716B49">
        <w:t xml:space="preserve"> nur noch</w:t>
      </w:r>
      <w:r w:rsidR="00ED6909">
        <w:t xml:space="preserve"> von</w:t>
      </w:r>
      <w:r w:rsidR="00716B49">
        <w:t xml:space="preserve"> d</w:t>
      </w:r>
      <w:r w:rsidR="00ED6909">
        <w:t>en</w:t>
      </w:r>
      <w:r w:rsidR="00716B49">
        <w:t xml:space="preserve"> Agenten A2C und PPO</w:t>
      </w:r>
      <w:r w:rsidR="003F71CB">
        <w:t xml:space="preserve"> unterstützt</w:t>
      </w:r>
      <w:r w:rsidR="005E61B1">
        <w:t xml:space="preserve">. DQN und HER </w:t>
      </w:r>
      <w:r w:rsidR="005E7ED7">
        <w:t xml:space="preserve">unterstützen </w:t>
      </w:r>
      <w:r w:rsidR="005E61B1">
        <w:t xml:space="preserve">den </w:t>
      </w:r>
      <w:r w:rsidR="00031080">
        <w:t>d</w:t>
      </w:r>
      <w:r w:rsidR="005E61B1">
        <w:t>iskreten Aktionsraum</w:t>
      </w:r>
      <w:r w:rsidR="00BF11F5">
        <w:t xml:space="preserve">, allerdings </w:t>
      </w:r>
      <w:r w:rsidR="005E7ED7">
        <w:t>entstehen</w:t>
      </w:r>
      <w:r w:rsidR="00BF11F5">
        <w:t xml:space="preserve"> </w:t>
      </w:r>
      <w:r w:rsidR="005E7ED7">
        <w:t xml:space="preserve">so </w:t>
      </w:r>
      <w:r w:rsidR="00BF11F5">
        <w:t>Probleme beim Implementieren.</w:t>
      </w:r>
      <w:r w:rsidR="00765911">
        <w:t xml:space="preserve"> Im folgenden Absatz werden diese Probleme geschildert.</w:t>
      </w:r>
    </w:p>
    <w:p w14:paraId="2D6AD501" w14:textId="25540C6F" w:rsidR="009358B5" w:rsidRDefault="00AE65ED" w:rsidP="004F039F">
      <w:r>
        <w:t>Ein</w:t>
      </w:r>
      <w:r w:rsidR="008C28CE">
        <w:t xml:space="preserve"> </w:t>
      </w:r>
      <w:del w:id="2173" w:author="Cailleret Levi (cailllev)" w:date="2020-12-14T10:36:00Z">
        <w:r w:rsidR="008C28CE" w:rsidDel="00B8073A">
          <w:delText xml:space="preserve">diskreter </w:delText>
        </w:r>
      </w:del>
      <w:ins w:id="2174" w:author="Cailleret Levi (cailllev)" w:date="2020-12-14T10:36:00Z">
        <w:r w:rsidR="00B8073A">
          <w:t>Diskreter-</w:t>
        </w:r>
      </w:ins>
      <w:r w:rsidR="008C28CE">
        <w:t>Aktionsraum</w:t>
      </w:r>
      <w:ins w:id="2175" w:author="Cailleret Levi (cailllev)" w:date="2020-12-14T10:36:00Z">
        <w:r w:rsidR="00B8073A">
          <w:t>, im Vergleich zu einem Multi-Diskreten-,</w:t>
        </w:r>
      </w:ins>
      <w:r w:rsidR="008C28CE">
        <w:t xml:space="preserve"> bedeuten, dass</w:t>
      </w:r>
      <w:r w:rsidR="00A6379E">
        <w:t xml:space="preserve"> </w:t>
      </w:r>
      <w:ins w:id="2176" w:author="Cailleret Levi (cailllev)" w:date="2020-12-19T19:42:00Z">
        <w:r w:rsidR="00AC5EEA">
          <w:t xml:space="preserve">pro Zeitschritt </w:t>
        </w:r>
      </w:ins>
      <w:r w:rsidR="00A6379E">
        <w:t>entweder</w:t>
      </w:r>
      <w:r w:rsidR="005E7ED7">
        <w:t xml:space="preserve"> ein</w:t>
      </w:r>
      <w:r w:rsidR="00A6379E">
        <w:t xml:space="preserve"> </w:t>
      </w:r>
      <w:del w:id="2177" w:author="Cailleret Levi (cailllev)" w:date="2020-12-19T19:59:00Z">
        <w:r w:rsidR="00A6379E" w:rsidDel="00C45880">
          <w:delText>Service</w:delText>
        </w:r>
      </w:del>
      <w:ins w:id="2178" w:author="Cailleret Levi (cailllev)" w:date="2020-12-19T19:59:00Z">
        <w:r w:rsidR="00C45880">
          <w:t>Service</w:t>
        </w:r>
      </w:ins>
      <w:r w:rsidR="00A6379E">
        <w:t xml:space="preserve"> oder</w:t>
      </w:r>
      <w:r w:rsidR="005E7ED7">
        <w:t xml:space="preserve"> ein</w:t>
      </w:r>
      <w:r w:rsidR="00A6379E">
        <w:t xml:space="preserve"> </w:t>
      </w:r>
      <w:del w:id="2179" w:author="Cailleret Levi (cailllev)" w:date="2020-12-14T11:36:00Z">
        <w:r w:rsidR="00A6379E" w:rsidDel="00F75FB5">
          <w:delText>Dete</w:delText>
        </w:r>
        <w:r w:rsidR="00911263" w:rsidDel="00F75FB5">
          <w:delText>ktionss</w:delText>
        </w:r>
        <w:r w:rsidR="00A6379E" w:rsidDel="00F75FB5">
          <w:delText>ystem</w:delText>
        </w:r>
      </w:del>
      <w:ins w:id="2180" w:author="Cailleret Levi (cailllev)" w:date="2020-12-14T11:36:00Z">
        <w:r w:rsidR="00F75FB5">
          <w:t>Präventionssystem</w:t>
        </w:r>
      </w:ins>
      <w:r w:rsidR="00A6379E">
        <w:t xml:space="preserve"> </w:t>
      </w:r>
      <w:r w:rsidR="009145AE">
        <w:t>angesteuert werden kann</w:t>
      </w:r>
      <w:del w:id="2181" w:author="Cailleret Levi (cailllev)" w:date="2020-12-19T19:42:00Z">
        <w:r w:rsidR="009542EA" w:rsidDel="00AC5EEA">
          <w:delText xml:space="preserve"> pro Zeitschritt</w:delText>
        </w:r>
      </w:del>
      <w:r w:rsidR="009145AE">
        <w:t>, aber nicht</w:t>
      </w:r>
      <w:r w:rsidR="005A2FB5">
        <w:t xml:space="preserve"> beide</w:t>
      </w:r>
      <w:r w:rsidR="009145AE">
        <w:t xml:space="preserve"> gleichzeitig. </w:t>
      </w:r>
      <w:r w:rsidR="00EF696F">
        <w:t xml:space="preserve">Eine Ausnahme gäbe </w:t>
      </w:r>
      <w:r>
        <w:t>es,</w:t>
      </w:r>
      <w:r w:rsidR="00897EE2">
        <w:t xml:space="preserve"> um diese Einschränkung zu umgehen</w:t>
      </w:r>
      <w:r w:rsidR="00EF696F">
        <w:t xml:space="preserve">, aber dadurch </w:t>
      </w:r>
      <w:r w:rsidR="005A2FB5">
        <w:t xml:space="preserve">verdoppeln </w:t>
      </w:r>
      <w:r w:rsidR="00EF696F">
        <w:t xml:space="preserve">sich die möglichen Aktionen und der </w:t>
      </w:r>
      <w:r w:rsidR="00897EE2">
        <w:t xml:space="preserve">Agent </w:t>
      </w:r>
      <w:r w:rsidR="005A2FB5">
        <w:t>hat</w:t>
      </w:r>
      <w:r w:rsidR="00994126">
        <w:t xml:space="preserve"> es viel schwieriger, eine Lösung zu finden</w:t>
      </w:r>
      <w:r w:rsidR="00897EE2">
        <w:t>.</w:t>
      </w:r>
      <w:r w:rsidR="00994126">
        <w:t xml:space="preserve"> Abgesehen </w:t>
      </w:r>
      <w:r w:rsidR="009542EA">
        <w:t>v</w:t>
      </w:r>
      <w:r w:rsidR="00994126">
        <w:t>on</w:t>
      </w:r>
      <w:r w:rsidR="009542EA">
        <w:t xml:space="preserve"> </w:t>
      </w:r>
      <w:r w:rsidR="00AA2A18">
        <w:t xml:space="preserve">diesen Herausforderungen </w:t>
      </w:r>
      <w:r w:rsidR="005A2FB5">
        <w:t>lässt</w:t>
      </w:r>
      <w:r w:rsidR="00356D32">
        <w:t xml:space="preserve"> sich DQN implementieren</w:t>
      </w:r>
      <w:r w:rsidR="00AA2A18">
        <w:t>.</w:t>
      </w:r>
      <w:r w:rsidR="00356D32">
        <w:t xml:space="preserve"> </w:t>
      </w:r>
      <w:r w:rsidR="00AA2A18">
        <w:t>A</w:t>
      </w:r>
      <w:r w:rsidR="00356D32">
        <w:t>llerdings haben erste Test</w:t>
      </w:r>
      <w:r w:rsidR="00AA2A18">
        <w:t>s mit dem DQN Agenten</w:t>
      </w:r>
      <w:r w:rsidR="00356D32">
        <w:t xml:space="preserve"> sehr schlechte Resultate ergeben</w:t>
      </w:r>
      <w:r w:rsidR="000577AA">
        <w:t xml:space="preserve"> im Vergleich zu A2C und PPO.</w:t>
      </w:r>
      <w:r w:rsidR="006C58E7">
        <w:t xml:space="preserve"> Somit wird dieser Ansatz nicht </w:t>
      </w:r>
      <w:r w:rsidR="00F62CE8">
        <w:t>weiterverfolgt</w:t>
      </w:r>
      <w:r w:rsidR="006C58E7">
        <w:t>.</w:t>
      </w:r>
      <w:r w:rsidR="000577AA">
        <w:t xml:space="preserve"> Bei</w:t>
      </w:r>
      <w:r w:rsidR="00F62CE8">
        <w:t>m</w:t>
      </w:r>
      <w:r w:rsidR="000577AA">
        <w:t xml:space="preserve"> HER</w:t>
      </w:r>
      <w:r w:rsidR="00F62CE8">
        <w:t xml:space="preserve"> Agenten</w:t>
      </w:r>
      <w:r w:rsidR="000577AA">
        <w:t xml:space="preserve"> </w:t>
      </w:r>
      <w:r w:rsidR="00DE514A">
        <w:t>kommt ein</w:t>
      </w:r>
      <w:r w:rsidR="000577AA">
        <w:t xml:space="preserve"> zusätzliche</w:t>
      </w:r>
      <w:r w:rsidR="00DE514A">
        <w:t>s</w:t>
      </w:r>
      <w:r w:rsidR="000577AA">
        <w:t xml:space="preserve"> Implementationsproblem </w:t>
      </w:r>
      <w:r w:rsidR="00DE514A">
        <w:t>dazu</w:t>
      </w:r>
      <w:r w:rsidR="000577AA">
        <w:t xml:space="preserve">. </w:t>
      </w:r>
    </w:p>
    <w:p w14:paraId="7D3D07E2" w14:textId="271EFA75" w:rsidR="00A06737" w:rsidRPr="004F039F" w:rsidRDefault="00DE514A" w:rsidP="004F039F">
      <w:r>
        <w:t xml:space="preserve">Die Umgebung, in </w:t>
      </w:r>
      <w:r w:rsidR="008037C7">
        <w:t xml:space="preserve">welcher der HER </w:t>
      </w:r>
      <w:r>
        <w:t xml:space="preserve">Agent trainieren kann, </w:t>
      </w:r>
      <w:r w:rsidR="00276CB8">
        <w:t xml:space="preserve">also </w:t>
      </w:r>
      <w:r w:rsidR="00860A1E">
        <w:t>das</w:t>
      </w:r>
      <w:r w:rsidR="00276CB8">
        <w:t xml:space="preserve"> Modell</w:t>
      </w:r>
      <w:r w:rsidR="00860A1E">
        <w:t xml:space="preserve"> 2.</w:t>
      </w:r>
      <w:ins w:id="2182" w:author="Cailleret Levi (cailllev)" w:date="2020-12-14T08:37:00Z">
        <w:r w:rsidR="000C5586">
          <w:t>0</w:t>
        </w:r>
      </w:ins>
      <w:del w:id="2183" w:author="Cailleret Levi (cailllev)" w:date="2020-12-14T08:37:00Z">
        <w:r w:rsidR="00860A1E" w:rsidDel="000C5586">
          <w:delText>1</w:delText>
        </w:r>
      </w:del>
      <w:r w:rsidR="00F65A29">
        <w:t>, ist nicht kompatibel</w:t>
      </w:r>
      <w:r w:rsidR="00F62CE8">
        <w:t xml:space="preserve"> mit dem Agenten</w:t>
      </w:r>
      <w:r w:rsidR="00F65A29">
        <w:t xml:space="preserve">. </w:t>
      </w:r>
      <w:r w:rsidR="00276CB8">
        <w:t>Das Modell</w:t>
      </w:r>
      <w:r w:rsidR="008B7EAE">
        <w:t xml:space="preserve"> soll für HER vektorisiert sein</w:t>
      </w:r>
      <w:r w:rsidR="00886466">
        <w:t>. Stable Baselines bietet eine Funktion an</w:t>
      </w:r>
      <w:r w:rsidR="00276CB8">
        <w:t xml:space="preserve"> </w:t>
      </w:r>
      <w:r w:rsidR="00775076">
        <w:t xml:space="preserve">um </w:t>
      </w:r>
      <w:r w:rsidR="00276CB8">
        <w:t>ein Modell zu vektorisieren</w:t>
      </w:r>
      <w:r w:rsidR="00886466">
        <w:t xml:space="preserve">, das funktioniert aber nicht </w:t>
      </w:r>
      <w:r w:rsidR="00276CB8">
        <w:t>bei</w:t>
      </w:r>
      <w:r w:rsidR="00886466">
        <w:t xml:space="preserve"> </w:t>
      </w:r>
      <w:r w:rsidR="00860A1E">
        <w:t>diesem</w:t>
      </w:r>
      <w:r w:rsidR="00276CB8">
        <w:t xml:space="preserve"> Modell. Eine eigene Implementation ist voraussichtlich zu aufwändig</w:t>
      </w:r>
      <w:r w:rsidR="003134D9">
        <w:t>. Z</w:t>
      </w:r>
      <w:r w:rsidR="003C0501">
        <w:t xml:space="preserve">usätzlich </w:t>
      </w:r>
      <w:r w:rsidR="00C02D4A">
        <w:t xml:space="preserve">wird erwartet, dass </w:t>
      </w:r>
      <w:r w:rsidR="003C0501">
        <w:t xml:space="preserve">HER </w:t>
      </w:r>
      <w:r w:rsidR="003134D9">
        <w:t>ebenfalls</w:t>
      </w:r>
      <w:r w:rsidR="00C02D4A">
        <w:t xml:space="preserve"> schlechte Resultate liefert, da der Agent von derselben Kategorie wie DQN ist.</w:t>
      </w:r>
      <w:del w:id="2184" w:author="Cailleret Levi (cailllev)" w:date="2020-12-14T10:36:00Z">
        <w:r w:rsidR="00A06737" w:rsidRPr="00A06737" w:rsidDel="00251181">
          <w:rPr>
            <w:rFonts w:ascii="Courier New" w:eastAsia="Times New Roman" w:hAnsi="Courier New" w:cs="Courier New"/>
            <w:color w:val="808080"/>
            <w:sz w:val="20"/>
            <w:szCs w:val="20"/>
            <w:lang w:eastAsia="de-CH"/>
          </w:rPr>
          <w:br w:type="page"/>
        </w:r>
      </w:del>
    </w:p>
    <w:p w14:paraId="7E4B165B" w14:textId="5305C31B" w:rsidR="00D63860" w:rsidRDefault="00D90B65" w:rsidP="00D63860">
      <w:pPr>
        <w:rPr>
          <w:ins w:id="2185" w:author="Cailleret Levi (cailllev)" w:date="2020-12-16T09:44:00Z"/>
        </w:rPr>
      </w:pPr>
      <w:r>
        <w:lastRenderedPageBreak/>
        <w:t>Schlussendlich bedeutet das, dass</w:t>
      </w:r>
      <w:r w:rsidR="00C019A0">
        <w:t xml:space="preserve"> </w:t>
      </w:r>
      <w:r w:rsidR="00930649">
        <w:t xml:space="preserve">nur </w:t>
      </w:r>
      <w:r w:rsidR="001F65E5">
        <w:t xml:space="preserve">Agenten vom Typ </w:t>
      </w:r>
      <w:r w:rsidR="00930649">
        <w:t xml:space="preserve">Policy Optimization </w:t>
      </w:r>
      <w:r w:rsidR="00595178">
        <w:t>implementiert</w:t>
      </w:r>
      <w:r>
        <w:t xml:space="preserve"> sind</w:t>
      </w:r>
      <w:r w:rsidR="00595178">
        <w:t>.</w:t>
      </w:r>
      <w:r w:rsidR="000378F7">
        <w:t xml:space="preserve"> Nochmal</w:t>
      </w:r>
      <w:r w:rsidR="001529F1">
        <w:t xml:space="preserve"> zur </w:t>
      </w:r>
      <w:r w:rsidR="000378F7">
        <w:t>Repetition, d</w:t>
      </w:r>
      <w:r w:rsidR="005A2653">
        <w:t>iese</w:t>
      </w:r>
      <w:r w:rsidR="00464520">
        <w:t>r Typ von</w:t>
      </w:r>
      <w:r w:rsidR="005A2653">
        <w:t xml:space="preserve"> </w:t>
      </w:r>
      <w:r w:rsidR="000378F7">
        <w:t xml:space="preserve">Agent </w:t>
      </w:r>
      <w:r w:rsidR="005A2653">
        <w:t>versuch</w:t>
      </w:r>
      <w:r w:rsidR="006012D0">
        <w:t>t</w:t>
      </w:r>
      <w:r w:rsidR="005A2653">
        <w:t xml:space="preserve"> </w:t>
      </w:r>
      <w:r w:rsidR="00B07DF5">
        <w:t>grundsätzlich</w:t>
      </w:r>
      <w:r w:rsidR="007A4678">
        <w:t>, auf einen gegebenen Zustand des Modells</w:t>
      </w:r>
      <w:del w:id="2186" w:author="Cailleret Levi (cailllev)" w:date="2020-12-19T19:42:00Z">
        <w:r w:rsidR="007A4678" w:rsidDel="00AC5EEA">
          <w:delText>,</w:delText>
        </w:r>
      </w:del>
      <w:r w:rsidR="007A4678">
        <w:t xml:space="preserve"> die passendste </w:t>
      </w:r>
      <w:r w:rsidR="00DB4A41">
        <w:t xml:space="preserve">und beste Aktion zu lernen. </w:t>
      </w:r>
      <w:r w:rsidR="00DB4A41">
        <w:fldChar w:fldCharType="begin"/>
      </w:r>
      <w:r w:rsidR="00DD197A">
        <w:instrText xml:space="preserve"> ADDIN ZOTERO_ITEM CSL_CITATION {"citationID":"h2wsIaJz","properties":{"formattedCitation":"[23]","plainCitation":"[23]","noteIndex":0},"citationItems":[{"id":109,"uris":["http://zotero.org/users/6945396/items/92WGWI72"],"uri":["http://zotero.org/users/6945396/items/92WGWI72"],"itemData":{"id":109,"type":"webpage","abstract":"Author: Robert Moni","container-title":"Medium","language":"en","title":"Reinforcement Learning algorithms — an intuitive overview","URL":"https://medium.com/@SmartLabAI/reinforcement-learning-algorithms-an-intuitive-overview-904e2dff5bbc","author":[{"family":"AI","given":"SmartLab"}],"accessed":{"date-parts":[["2020",11,3]]},"issued":{"date-parts":[["2019",2,18]]}}}],"schema":"https://github.com/citation-style-language/schema/raw/master/csl-citation.json"} </w:instrText>
      </w:r>
      <w:r w:rsidR="00DB4A41">
        <w:fldChar w:fldCharType="separate"/>
      </w:r>
      <w:r w:rsidR="000371EA" w:rsidRPr="000371EA">
        <w:rPr>
          <w:rFonts w:ascii="Calibri" w:hAnsi="Calibri" w:cs="Calibri"/>
        </w:rPr>
        <w:t>[23]</w:t>
      </w:r>
      <w:r w:rsidR="00DB4A41">
        <w:fldChar w:fldCharType="end"/>
      </w:r>
      <w:r w:rsidR="003C27E6">
        <w:t xml:space="preserve"> In den folgenden zwei Unterkapiteln </w:t>
      </w:r>
      <w:r w:rsidR="00B402F8">
        <w:t xml:space="preserve">wird genauer auf die Funktionsweise der </w:t>
      </w:r>
      <w:r w:rsidR="00C40222">
        <w:t xml:space="preserve">verwendeten </w:t>
      </w:r>
      <w:r w:rsidR="00B402F8">
        <w:t>Agenten eingegangen.</w:t>
      </w:r>
    </w:p>
    <w:p w14:paraId="0714DEB0" w14:textId="77777777" w:rsidR="00626D25" w:rsidRPr="00D63860" w:rsidRDefault="00626D25" w:rsidP="00D63860"/>
    <w:p w14:paraId="2609163E" w14:textId="786C1117" w:rsidR="007E46FB" w:rsidRDefault="007E46FB" w:rsidP="007E46FB">
      <w:pPr>
        <w:pStyle w:val="Heading3"/>
      </w:pPr>
      <w:bookmarkStart w:id="2187" w:name="_Toc59300841"/>
      <w:r>
        <w:t>A2C Algorithmus</w:t>
      </w:r>
      <w:bookmarkEnd w:id="2187"/>
    </w:p>
    <w:p w14:paraId="2316B9A1" w14:textId="6ACDB7B6" w:rsidR="006C2013" w:rsidRDefault="00D91686" w:rsidP="006C2013">
      <w:r w:rsidRPr="003177B8">
        <w:t>A2C ist ausgeschrieben "</w:t>
      </w:r>
      <w:r w:rsidR="00F24BC4" w:rsidRPr="003177B8">
        <w:t>Advantage Actor-Critic"</w:t>
      </w:r>
      <w:r w:rsidR="002E1A1D" w:rsidRPr="003177B8">
        <w:t xml:space="preserve">, was </w:t>
      </w:r>
      <w:r w:rsidR="003177B8" w:rsidRPr="003177B8">
        <w:t>sich wie</w:t>
      </w:r>
      <w:r w:rsidR="003177B8">
        <w:t xml:space="preserve"> folgt verstehen lässt:</w:t>
      </w:r>
    </w:p>
    <w:p w14:paraId="130F42E8" w14:textId="74F87571" w:rsidR="00961F0A" w:rsidRDefault="003177B8" w:rsidP="003177B8">
      <w:r w:rsidRPr="00FA0B74">
        <w:rPr>
          <w:b/>
          <w:bCs/>
        </w:rPr>
        <w:t>Advantage</w:t>
      </w:r>
      <w:r w:rsidR="00FA0B74" w:rsidRPr="00FA0B74">
        <w:rPr>
          <w:b/>
          <w:bCs/>
        </w:rPr>
        <w:br/>
      </w:r>
      <w:r w:rsidR="00961F0A">
        <w:t xml:space="preserve">Der Agent lernt von den Belohnungen, die er vom Modell erhält. War eine Aktion gut, wird das so notiert, war sie nicht so gut, wird das ebenfalls festgehalten. </w:t>
      </w:r>
      <w:r w:rsidR="007155D2">
        <w:t xml:space="preserve">Bevor jedoch der Agent die Belohnungen </w:t>
      </w:r>
      <w:r w:rsidR="004B230A">
        <w:t xml:space="preserve">erhält, werden diese noch leicht angepasst, sodass </w:t>
      </w:r>
      <w:r w:rsidR="00FA0B74">
        <w:t xml:space="preserve">zukünftige Belohnungen </w:t>
      </w:r>
      <w:del w:id="2188" w:author="Cailleret Levi (cailllev)" w:date="2020-12-18T11:32:00Z">
        <w:r w:rsidR="00FA0B74" w:rsidDel="0025146E">
          <w:delText xml:space="preserve">noch </w:delText>
        </w:r>
      </w:del>
      <w:r w:rsidR="00FA0B74">
        <w:t>relativiert werden können</w:t>
      </w:r>
      <w:r w:rsidR="0098468A">
        <w:t xml:space="preserve"> </w:t>
      </w:r>
      <w:r w:rsidR="0098468A">
        <w:fldChar w:fldCharType="begin"/>
      </w:r>
      <w:r w:rsidR="00DD197A">
        <w:instrText xml:space="preserve"> ADDIN ZOTERO_ITEM CSL_CITATION {"citationID":"weBoC9iC","properties":{"formattedCitation":"[23]","plainCitation":"[23]","noteIndex":0},"citationItems":[{"id":109,"uris":["http://zotero.org/users/6945396/items/92WGWI72"],"uri":["http://zotero.org/users/6945396/items/92WGWI72"],"itemData":{"id":109,"type":"webpage","abstract":"Author: Robert Moni","container-title":"Medium","language":"en","title":"Reinforcement Learning algorithms — an intuitive overview","URL":"https://medium.com/@SmartLabAI/reinforcement-learning-algorithms-an-intuitive-overview-904e2dff5bbc","author":[{"family":"AI","given":"SmartLab"}],"accessed":{"date-parts":[["2020",11,3]]},"issued":{"date-parts":[["2019",2,18]]}}}],"schema":"https://github.com/citation-style-language/schema/raw/master/csl-citation.json"} </w:instrText>
      </w:r>
      <w:r w:rsidR="0098468A">
        <w:fldChar w:fldCharType="separate"/>
      </w:r>
      <w:r w:rsidR="000371EA" w:rsidRPr="000371EA">
        <w:rPr>
          <w:rFonts w:ascii="Calibri" w:hAnsi="Calibri" w:cs="Calibri"/>
        </w:rPr>
        <w:t>[23]</w:t>
      </w:r>
      <w:r w:rsidR="0098468A">
        <w:fldChar w:fldCharType="end"/>
      </w:r>
      <w:r w:rsidR="00FA0B74">
        <w:t>.</w:t>
      </w:r>
    </w:p>
    <w:p w14:paraId="3EBC53E2" w14:textId="2E0AF875" w:rsidR="00BA4B29" w:rsidRDefault="003177B8" w:rsidP="003177B8">
      <w:pPr>
        <w:rPr>
          <w:ins w:id="2189" w:author="Cailleret Levi (cailllev)" w:date="2020-12-16T09:44:00Z"/>
        </w:rPr>
      </w:pPr>
      <w:r w:rsidRPr="009F1166">
        <w:rPr>
          <w:b/>
          <w:bCs/>
        </w:rPr>
        <w:t>Actor-</w:t>
      </w:r>
      <w:r w:rsidR="00016F2F">
        <w:rPr>
          <w:b/>
          <w:bCs/>
        </w:rPr>
        <w:t>C</w:t>
      </w:r>
      <w:r w:rsidRPr="009F1166">
        <w:rPr>
          <w:b/>
          <w:bCs/>
        </w:rPr>
        <w:t>ritic</w:t>
      </w:r>
      <w:r w:rsidR="00FA0B74" w:rsidRPr="009F1166">
        <w:rPr>
          <w:b/>
          <w:bCs/>
        </w:rPr>
        <w:br/>
      </w:r>
      <w:r w:rsidR="00BA4B29" w:rsidRPr="009F1166">
        <w:t>Dies kombiniert Vorteile von Policy Optimization und Q-Learning</w:t>
      </w:r>
      <w:r w:rsidR="009F1166" w:rsidRPr="009F1166">
        <w:t xml:space="preserve">. </w:t>
      </w:r>
      <w:r w:rsidR="009F1166" w:rsidRPr="00016F2F">
        <w:t>Der Agent schätzt die</w:t>
      </w:r>
      <w:r w:rsidR="00016F2F" w:rsidRPr="00016F2F">
        <w:t xml:space="preserve"> Belohnung seiner nächsten Aktion</w:t>
      </w:r>
      <w:r w:rsidR="00016F2F">
        <w:t xml:space="preserve"> mithilfe</w:t>
      </w:r>
      <w:r w:rsidR="001E3A36">
        <w:t xml:space="preserve"> einer Value-Funktion und einer Policy. Die Value Funktion</w:t>
      </w:r>
      <w:r w:rsidR="00576ED8">
        <w:t xml:space="preserve"> bestimmt dabei, wie gut es für den Agenten ist, in einem bestimmten Zustand zu sein, und die Policy </w:t>
      </w:r>
      <w:r w:rsidR="00F66694">
        <w:t xml:space="preserve">bestimmt für einen Zustand die beste Aktion </w:t>
      </w:r>
      <w:r w:rsidR="00F66694">
        <w:fldChar w:fldCharType="begin"/>
      </w:r>
      <w:r w:rsidR="00DD197A">
        <w:instrText xml:space="preserve"> ADDIN ZOTERO_ITEM CSL_CITATION {"citationID":"DYV74U93","properties":{"formattedCitation":"[23]","plainCitation":"[23]","noteIndex":0},"citationItems":[{"id":109,"uris":["http://zotero.org/users/6945396/items/92WGWI72"],"uri":["http://zotero.org/users/6945396/items/92WGWI72"],"itemData":{"id":109,"type":"webpage","abstract":"Author: Robert Moni","container-title":"Medium","language":"en","title":"Reinforcement Learning algorithms — an intuitive overview","URL":"https://medium.com/@SmartLabAI/reinforcement-learning-algorithms-an-intuitive-overview-904e2dff5bbc","author":[{"family":"AI","given":"SmartLab"}],"accessed":{"date-parts":[["2020",11,3]]},"issued":{"date-parts":[["2019",2,18]]}}}],"schema":"https://github.com/citation-style-language/schema/raw/master/csl-citation.json"} </w:instrText>
      </w:r>
      <w:r w:rsidR="00F66694">
        <w:fldChar w:fldCharType="separate"/>
      </w:r>
      <w:r w:rsidR="000371EA" w:rsidRPr="000371EA">
        <w:rPr>
          <w:rFonts w:ascii="Calibri" w:hAnsi="Calibri" w:cs="Calibri"/>
        </w:rPr>
        <w:t>[23]</w:t>
      </w:r>
      <w:r w:rsidR="00F66694">
        <w:fldChar w:fldCharType="end"/>
      </w:r>
      <w:r w:rsidR="00F66694">
        <w:t>.</w:t>
      </w:r>
    </w:p>
    <w:p w14:paraId="129E3ABA" w14:textId="77777777" w:rsidR="00626D25" w:rsidRPr="00016F2F" w:rsidRDefault="00626D25" w:rsidP="003177B8"/>
    <w:p w14:paraId="64D894D7" w14:textId="0EEA928A" w:rsidR="007E46FB" w:rsidRDefault="007E46FB" w:rsidP="007E46FB">
      <w:pPr>
        <w:pStyle w:val="Heading3"/>
      </w:pPr>
      <w:bookmarkStart w:id="2190" w:name="_Toc59300842"/>
      <w:r>
        <w:t>PPO Algorithmus</w:t>
      </w:r>
      <w:bookmarkEnd w:id="2190"/>
    </w:p>
    <w:p w14:paraId="5E47839C" w14:textId="606073DD" w:rsidR="00967A17" w:rsidRDefault="0098468A" w:rsidP="00686771">
      <w:r w:rsidRPr="00CD6698">
        <w:t xml:space="preserve">PPO </w:t>
      </w:r>
      <w:r w:rsidR="00CD6698" w:rsidRPr="00CD6698">
        <w:t>steht abgekürzt für</w:t>
      </w:r>
      <w:r w:rsidRPr="00CD6698">
        <w:t xml:space="preserve"> "Proximal Policy Optimization"</w:t>
      </w:r>
      <w:r w:rsidR="00CD6698">
        <w:t>.</w:t>
      </w:r>
      <w:r w:rsidR="0069714F">
        <w:t xml:space="preserve"> Das Hauptziel von diesem Agenten ist die </w:t>
      </w:r>
      <w:r w:rsidR="00AD3673">
        <w:t>Optimierung</w:t>
      </w:r>
      <w:r w:rsidR="00523FA3">
        <w:t xml:space="preserve"> seiner Policy, also die optimale Aktion </w:t>
      </w:r>
      <w:r w:rsidR="003105C6">
        <w:t xml:space="preserve">für einen gegebenen Zustand zu finden. Im </w:t>
      </w:r>
      <w:del w:id="2191" w:author="Cailleret Levi (cailllev)" w:date="2020-12-18T11:32:00Z">
        <w:r w:rsidR="003105C6" w:rsidDel="00A16718">
          <w:delText xml:space="preserve">Vergleich </w:delText>
        </w:r>
      </w:del>
      <w:ins w:id="2192" w:author="Cailleret Levi (cailllev)" w:date="2020-12-18T11:32:00Z">
        <w:r w:rsidR="00A16718">
          <w:t xml:space="preserve">Gegensatz </w:t>
        </w:r>
      </w:ins>
      <w:r w:rsidR="003105C6">
        <w:t xml:space="preserve">zu A2C setzt PPO </w:t>
      </w:r>
      <w:r w:rsidR="00004980">
        <w:t>zusätzlich</w:t>
      </w:r>
      <w:r w:rsidR="00686771">
        <w:t xml:space="preserve"> </w:t>
      </w:r>
      <w:r w:rsidR="00004980">
        <w:t xml:space="preserve">den Fokus </w:t>
      </w:r>
      <w:r w:rsidR="00F314A8">
        <w:t>darauf, seine Policy zu verbessern</w:t>
      </w:r>
      <w:ins w:id="2193" w:author="Cailleret Levi (cailllev)" w:date="2020-12-19T19:43:00Z">
        <w:r w:rsidR="00C177B0">
          <w:t>,</w:t>
        </w:r>
      </w:ins>
      <w:r w:rsidR="00F314A8">
        <w:t xml:space="preserve"> ohne </w:t>
      </w:r>
      <w:r w:rsidR="00686771">
        <w:t xml:space="preserve">schlechtere Resultate </w:t>
      </w:r>
      <w:r w:rsidR="009A03F6">
        <w:t>insgesamt</w:t>
      </w:r>
      <w:r w:rsidR="00686771">
        <w:t xml:space="preserve"> zu liefern </w:t>
      </w:r>
      <w:r w:rsidR="00686771">
        <w:fldChar w:fldCharType="begin"/>
      </w:r>
      <w:r w:rsidR="00DD197A">
        <w:instrText xml:space="preserve"> ADDIN ZOTERO_ITEM CSL_CITATION {"citationID":"WJYwfMdT","properties":{"formattedCitation":"[23]","plainCitation":"[23]","noteIndex":0},"citationItems":[{"id":109,"uris":["http://zotero.org/users/6945396/items/92WGWI72"],"uri":["http://zotero.org/users/6945396/items/92WGWI72"],"itemData":{"id":109,"type":"webpage","abstract":"Author: Robert Moni","container-title":"Medium","language":"en","title":"Reinforcement Learning algorithms — an intuitive overview","URL":"https://medium.com/@SmartLabAI/reinforcement-learning-algorithms-an-intuitive-overview-904e2dff5bbc","author":[{"family":"AI","given":"SmartLab"}],"accessed":{"date-parts":[["2020",11,3]]},"issued":{"date-parts":[["2019",2,18]]}}}],"schema":"https://github.com/citation-style-language/schema/raw/master/csl-citation.json"} </w:instrText>
      </w:r>
      <w:r w:rsidR="00686771">
        <w:fldChar w:fldCharType="separate"/>
      </w:r>
      <w:r w:rsidR="000371EA" w:rsidRPr="000371EA">
        <w:rPr>
          <w:rFonts w:ascii="Calibri" w:hAnsi="Calibri" w:cs="Calibri"/>
        </w:rPr>
        <w:t>[23]</w:t>
      </w:r>
      <w:r w:rsidR="00686771">
        <w:fldChar w:fldCharType="end"/>
      </w:r>
      <w:r w:rsidR="00686771">
        <w:t>.</w:t>
      </w:r>
    </w:p>
    <w:p w14:paraId="4B6249DF" w14:textId="6989E171" w:rsidR="0060680C" w:rsidRDefault="0060680C">
      <w:pPr>
        <w:jc w:val="left"/>
      </w:pPr>
      <w:r>
        <w:br w:type="page"/>
      </w:r>
    </w:p>
    <w:p w14:paraId="3DCF9745" w14:textId="77777777" w:rsidR="0060680C" w:rsidRDefault="0060680C" w:rsidP="0060680C">
      <w:pPr>
        <w:pStyle w:val="Heading2"/>
      </w:pPr>
      <w:bookmarkStart w:id="2194" w:name="_Toc59300843"/>
      <w:r>
        <w:lastRenderedPageBreak/>
        <w:t>Eigene MTD – Defender2000</w:t>
      </w:r>
      <w:bookmarkEnd w:id="2194"/>
    </w:p>
    <w:p w14:paraId="5FEB0276" w14:textId="77777777" w:rsidR="0060680C" w:rsidRDefault="0060680C" w:rsidP="0060680C">
      <w:r>
        <w:t xml:space="preserve">Der Defender2000 Agent soll sinnbildlich eine Verbindung zwischen dem Random Agent und den RL Agenten herstellen. Der Gedanke dabei ist: Wenn Reinforcement Learning eine gute Lösung findet im Vergleich zu Random, kann eine selbst definierte Logik dies replizieren? </w:t>
      </w:r>
    </w:p>
    <w:p w14:paraId="55CA653F" w14:textId="7EF72A6F" w:rsidR="0060680C" w:rsidRDefault="0060680C" w:rsidP="0060680C">
      <w:r>
        <w:t>Der Random Agent hat in diesem Sinne keine Intelligenz, und die RL Agenten "erlernen" ihre Intelligenz von allein. Mit dem Defender2000 kann nun abgeschätzt werden, wie intelligent die RL Agenten wirklich sind, indem man die Resultate vergleicht. Kurz zusammengefasst ist der Defender2000 ein Stück besser als der Random Agent, überraschenderweise ist er aber bei weitem nicht so gut wie die RL Agenten. Eine ausführlichere Analyse folgt im Kapitel 4.</w:t>
      </w:r>
      <w:r w:rsidR="00714F65">
        <w:t>3</w:t>
      </w:r>
      <w:r>
        <w:t>.</w:t>
      </w:r>
    </w:p>
    <w:p w14:paraId="509B0FCE" w14:textId="7D93233E" w:rsidR="0060680C" w:rsidRDefault="0060680C" w:rsidP="0060680C">
      <w:r>
        <w:t>Die Logik, mit der der Defender2000 versucht die Angreifer abzuwehren</w:t>
      </w:r>
      <w:ins w:id="2195" w:author="Cailleret Levi (cailllev)" w:date="2020-12-19T19:43:00Z">
        <w:r w:rsidR="00924039">
          <w:t>,</w:t>
        </w:r>
      </w:ins>
      <w:r>
        <w:t xml:space="preserve"> ist wie folgt: </w:t>
      </w:r>
    </w:p>
    <w:p w14:paraId="67BA3D95" w14:textId="7B637C65" w:rsidR="0060680C" w:rsidRPr="00EE2D2D" w:rsidRDefault="0060680C" w:rsidP="0060680C">
      <w:pPr>
        <w:rPr>
          <w:b/>
          <w:bCs/>
        </w:rPr>
      </w:pPr>
      <w:del w:id="2196" w:author="Cailleret Levi (cailllev)" w:date="2020-12-14T11:36:00Z">
        <w:r w:rsidDel="00F75FB5">
          <w:rPr>
            <w:b/>
            <w:bCs/>
          </w:rPr>
          <w:delText>Detektionssystem</w:delText>
        </w:r>
      </w:del>
      <w:ins w:id="2197" w:author="Cailleret Levi (cailllev)" w:date="2020-12-14T11:36:00Z">
        <w:r w:rsidR="00F75FB5">
          <w:rPr>
            <w:b/>
            <w:bCs/>
          </w:rPr>
          <w:t>Präventionssystem</w:t>
        </w:r>
      </w:ins>
      <w:r>
        <w:rPr>
          <w:b/>
          <w:bCs/>
        </w:rPr>
        <w:t xml:space="preserve"> meldet Angriff</w:t>
      </w:r>
    </w:p>
    <w:p w14:paraId="6ED95E9C" w14:textId="1482E4F7" w:rsidR="0060680C" w:rsidRDefault="0060680C" w:rsidP="0060680C">
      <w:commentRangeStart w:id="2198"/>
      <w:r>
        <w:t xml:space="preserve">Entdeckt er einen Angreifer auf einem bestimmten System, wechselt er als erstes das </w:t>
      </w:r>
      <w:del w:id="2199" w:author="Cailleret Levi (cailllev)" w:date="2020-12-14T11:36:00Z">
        <w:r w:rsidDel="00F75FB5">
          <w:delText>Detektionssystem</w:delText>
        </w:r>
      </w:del>
      <w:ins w:id="2200" w:author="Cailleret Levi (cailllev)" w:date="2020-12-14T11:36:00Z">
        <w:r w:rsidR="00F75FB5">
          <w:t>Präventionssystem</w:t>
        </w:r>
      </w:ins>
      <w:r>
        <w:t xml:space="preserve"> aus, damit ein Angreifer nicht herleiten kann, welchen Angriff das </w:t>
      </w:r>
      <w:del w:id="2201" w:author="Cailleret Levi (cailllev)" w:date="2020-12-14T11:36:00Z">
        <w:r w:rsidDel="00F75FB5">
          <w:delText>Detektionssystem</w:delText>
        </w:r>
      </w:del>
      <w:ins w:id="2202" w:author="Cailleret Levi (cailllev)" w:date="2020-12-14T11:36:00Z">
        <w:r w:rsidR="00F75FB5">
          <w:t>Präventionssystem</w:t>
        </w:r>
      </w:ins>
      <w:r>
        <w:t xml:space="preserve"> nicht erkennt.</w:t>
      </w:r>
      <w:commentRangeEnd w:id="2198"/>
      <w:r w:rsidR="00AA5CF9">
        <w:rPr>
          <w:rStyle w:val="CommentReference"/>
        </w:rPr>
        <w:commentReference w:id="2198"/>
      </w:r>
      <w:r>
        <w:t xml:space="preserve"> Gleichzeitig wird der Service, auf dem ein Angreifer erkannt wurde, neugestartet. Somit soll derselbe Angriff den Service nicht mehr unter Kontrolle bringen, dies kann aber nicht garantiert werden. Zudem werden alle vorherigen Services neugestartet, ausgehend vom geknackten Service. Als Beispiel: Wird ein Angreifer auf dem Planner entdeckt, wird sofort das </w:t>
      </w:r>
      <w:del w:id="2203" w:author="Cailleret Levi (cailllev)" w:date="2020-12-14T10:57:00Z">
        <w:r w:rsidDel="00C30CE8">
          <w:delText>IDS</w:delText>
        </w:r>
      </w:del>
      <w:ins w:id="2204" w:author="Cailleret Levi (cailllev)" w:date="2020-12-14T10:57:00Z">
        <w:r w:rsidR="00C30CE8">
          <w:t>IPS</w:t>
        </w:r>
      </w:ins>
      <w:r>
        <w:t xml:space="preserve"> ausgewechselt und der Planner neugestartet. Im nächsten Schritt wird der Vorgänger des Planners</w:t>
      </w:r>
      <w:r w:rsidRPr="00432984">
        <w:t xml:space="preserve"> </w:t>
      </w:r>
      <w:r>
        <w:t xml:space="preserve">neugestartet, also der Authorizer. Als Ausnahme gilt hier, falls ein Angreifer schon wieder auf dem Planner oder sogar in der DB entdeckt wird, </w:t>
      </w:r>
      <w:ins w:id="2205" w:author="Cailleret Levi (cailllev)" w:date="2020-12-18T10:53:00Z">
        <w:r w:rsidR="00643000">
          <w:t>wird</w:t>
        </w:r>
      </w:ins>
      <w:del w:id="2206" w:author="Cailleret Levi (cailllev)" w:date="2020-12-18T10:53:00Z">
        <w:r w:rsidDel="00643000">
          <w:delText>starte</w:delText>
        </w:r>
      </w:del>
      <w:r>
        <w:t xml:space="preserve"> de</w:t>
      </w:r>
      <w:ins w:id="2207" w:author="Cailleret Levi (cailllev)" w:date="2020-12-18T10:53:00Z">
        <w:r w:rsidR="00643000">
          <w:t xml:space="preserve">r </w:t>
        </w:r>
      </w:ins>
      <w:del w:id="2208" w:author="Cailleret Levi (cailllev)" w:date="2020-12-18T10:53:00Z">
        <w:r w:rsidDel="00643000">
          <w:delText xml:space="preserve">n </w:delText>
        </w:r>
      </w:del>
      <w:r>
        <w:t>hier beschriebene</w:t>
      </w:r>
      <w:del w:id="2209" w:author="Cailleret Levi (cailllev)" w:date="2020-12-19T19:43:00Z">
        <w:r w:rsidDel="004570A2">
          <w:delText>n</w:delText>
        </w:r>
      </w:del>
      <w:r>
        <w:t xml:space="preserve"> Ablauf sofort von diesen Service</w:t>
      </w:r>
      <w:del w:id="2210" w:author="Cailleret Levi (cailllev)" w:date="2020-12-18T10:53:00Z">
        <w:r w:rsidDel="00643000">
          <w:delText>s</w:delText>
        </w:r>
      </w:del>
      <w:r>
        <w:t xml:space="preserve"> </w:t>
      </w:r>
      <w:del w:id="2211" w:author="Cailleret Levi (cailllev)" w:date="2020-12-19T19:43:00Z">
        <w:r w:rsidDel="004570A2">
          <w:delText>aus</w:delText>
        </w:r>
      </w:del>
      <w:ins w:id="2212" w:author="Cailleret Levi (cailllev)" w:date="2020-12-18T10:53:00Z">
        <w:r w:rsidR="006F3926">
          <w:t>ausgeführt, also vom Planner od</w:t>
        </w:r>
      </w:ins>
      <w:ins w:id="2213" w:author="Cailleret Levi (cailllev)" w:date="2020-12-18T10:54:00Z">
        <w:r w:rsidR="006F3926">
          <w:t>er der DB</w:t>
        </w:r>
      </w:ins>
      <w:ins w:id="2214" w:author="Cailleret Levi (cailllev)" w:date="2020-12-19T19:43:00Z">
        <w:r w:rsidR="004570A2">
          <w:t xml:space="preserve"> aus</w:t>
        </w:r>
      </w:ins>
      <w:r>
        <w:t>.</w:t>
      </w:r>
    </w:p>
    <w:p w14:paraId="240F6C94" w14:textId="77777777" w:rsidR="0060680C" w:rsidRDefault="0060680C" w:rsidP="0060680C">
      <w:pPr>
        <w:rPr>
          <w:b/>
          <w:bCs/>
        </w:rPr>
      </w:pPr>
      <w:r>
        <w:rPr>
          <w:b/>
          <w:bCs/>
        </w:rPr>
        <w:t>Kein Angriff registriert</w:t>
      </w:r>
    </w:p>
    <w:p w14:paraId="7EC51E70" w14:textId="341213C4" w:rsidR="0060680C" w:rsidRDefault="0060680C" w:rsidP="0060680C">
      <w:r>
        <w:t xml:space="preserve">Sind alle Aufgaben abgearbeitet, also </w:t>
      </w:r>
      <w:ins w:id="2215" w:author="Cailleret Levi (cailllev)" w:date="2020-12-19T19:43:00Z">
        <w:r w:rsidR="000D194C">
          <w:t xml:space="preserve">nach einem Angriff </w:t>
        </w:r>
      </w:ins>
      <w:r>
        <w:t xml:space="preserve">die Services neugestartet und das </w:t>
      </w:r>
      <w:del w:id="2216" w:author="Cailleret Levi (cailllev)" w:date="2020-12-14T11:36:00Z">
        <w:r w:rsidDel="00F75FB5">
          <w:delText>Detektionssystem</w:delText>
        </w:r>
      </w:del>
      <w:ins w:id="2217" w:author="Cailleret Levi (cailllev)" w:date="2020-12-14T11:36:00Z">
        <w:r w:rsidR="00F75FB5">
          <w:t>Präventionssystem</w:t>
        </w:r>
      </w:ins>
      <w:r>
        <w:t xml:space="preserve"> ausgetauscht</w:t>
      </w:r>
      <w:del w:id="2218" w:author="Cailleret Levi (cailllev)" w:date="2020-12-19T19:43:00Z">
        <w:r w:rsidDel="000D194C">
          <w:delText xml:space="preserve"> nach einem Angriff</w:delText>
        </w:r>
      </w:del>
      <w:r>
        <w:t xml:space="preserve">, und es wurde kein Angriff mehr registriert, dann startet der Defender2000 einen zufälligen Service neu und wechselt ein zufälliges </w:t>
      </w:r>
      <w:del w:id="2219" w:author="Cailleret Levi (cailllev)" w:date="2020-12-14T11:36:00Z">
        <w:r w:rsidDel="00F75FB5">
          <w:delText>Detektionssystem</w:delText>
        </w:r>
      </w:del>
      <w:ins w:id="2220" w:author="Cailleret Levi (cailllev)" w:date="2020-12-14T11:36:00Z">
        <w:r w:rsidR="00F75FB5">
          <w:t>Präventionssystem</w:t>
        </w:r>
      </w:ins>
      <w:r>
        <w:t xml:space="preserve"> aus. Somit soll versucht werden, auch unentdeckte Angriffe zu verhindern oder zumindest erschweren. Diese Logik mit dem zufälligen Austauschen widerspiegelt die Funktionsweise des Random Agenten.</w:t>
      </w:r>
    </w:p>
    <w:p w14:paraId="6B2DA320" w14:textId="40BB76EE" w:rsidR="0060680C" w:rsidRDefault="0060680C" w:rsidP="0060680C">
      <w:r>
        <w:t xml:space="preserve">Der Defender2000 Agent agiert somit unvorhersehbar wie der Random Agent, kann aber mithilfe vom Feedback der </w:t>
      </w:r>
      <w:del w:id="2221" w:author="Cailleret Levi (cailllev)" w:date="2020-12-14T11:36:00Z">
        <w:r w:rsidDel="00F75FB5">
          <w:delText>Detektionssysteme</w:delText>
        </w:r>
      </w:del>
      <w:ins w:id="2222" w:author="Cailleret Levi (cailllev)" w:date="2020-12-14T11:36:00Z">
        <w:r w:rsidR="00F75FB5">
          <w:t>Präventionssysteme</w:t>
        </w:r>
      </w:ins>
      <w:r>
        <w:t xml:space="preserve"> auch Logik und mehr Effektivität in seine Verteidigung einbauen.</w:t>
      </w:r>
    </w:p>
    <w:p w14:paraId="50D7E6F4" w14:textId="77777777" w:rsidR="0060680C" w:rsidRDefault="0060680C" w:rsidP="0060680C">
      <w:pPr>
        <w:jc w:val="left"/>
      </w:pPr>
      <w:r>
        <w:br w:type="page"/>
      </w:r>
    </w:p>
    <w:p w14:paraId="28932ACD" w14:textId="403AF0E7" w:rsidR="0031498B" w:rsidRDefault="0031498B" w:rsidP="0031498B">
      <w:pPr>
        <w:pStyle w:val="Heading1"/>
      </w:pPr>
      <w:bookmarkStart w:id="2223" w:name="_Toc59300844"/>
      <w:r>
        <w:lastRenderedPageBreak/>
        <w:t>Resultate</w:t>
      </w:r>
      <w:bookmarkEnd w:id="2223"/>
    </w:p>
    <w:p w14:paraId="5EB2F5E9" w14:textId="627DCF27" w:rsidR="002E06CD" w:rsidRDefault="007D600F" w:rsidP="002E06CD">
      <w:pPr>
        <w:pStyle w:val="Heading2"/>
      </w:pPr>
      <w:bookmarkStart w:id="2224" w:name="_Toc59300845"/>
      <w:r w:rsidRPr="00CE4BC0">
        <w:t xml:space="preserve">Erläuterung </w:t>
      </w:r>
      <w:ins w:id="2225" w:author="Cailleret Levi (cailllev)" w:date="2020-12-19T19:09:00Z">
        <w:r w:rsidR="00FD6450">
          <w:t>v</w:t>
        </w:r>
      </w:ins>
      <w:del w:id="2226" w:author="Cailleret Levi (cailllev)" w:date="2020-12-19T19:09:00Z">
        <w:r w:rsidR="002E06CD" w:rsidRPr="00CE4BC0" w:rsidDel="00FD6450">
          <w:delText>V</w:delText>
        </w:r>
      </w:del>
      <w:r w:rsidR="002E06CD" w:rsidRPr="00CE4BC0">
        <w:t>erschiedene</w:t>
      </w:r>
      <w:ins w:id="2227" w:author="Cailleret Levi (cailllev)" w:date="2020-12-19T19:09:00Z">
        <w:r w:rsidR="00FD6450">
          <w:t>r</w:t>
        </w:r>
      </w:ins>
      <w:r w:rsidR="002E06CD" w:rsidRPr="00CE4BC0">
        <w:t xml:space="preserve"> Modi</w:t>
      </w:r>
      <w:bookmarkEnd w:id="2224"/>
    </w:p>
    <w:p w14:paraId="5E57F5BB" w14:textId="348D11A8" w:rsidR="009A1F51" w:rsidRPr="00174ABC" w:rsidRDefault="009A1F51" w:rsidP="009A1F51">
      <w:r>
        <w:t xml:space="preserve">Für </w:t>
      </w:r>
      <w:r w:rsidR="00860A1E">
        <w:t>die</w:t>
      </w:r>
      <w:r>
        <w:t xml:space="preserve"> Simulationen sind vier verschiedene Modi definiert worden, um erstens </w:t>
      </w:r>
      <w:r w:rsidR="004B7615">
        <w:t xml:space="preserve">mehr Fälle </w:t>
      </w:r>
      <w:r w:rsidR="008D3D81">
        <w:t>der Industrie abzudecken</w:t>
      </w:r>
      <w:ins w:id="2228" w:author="Cailleret Levi (cailllev)" w:date="2020-12-19T19:44:00Z">
        <w:r w:rsidR="000D194C">
          <w:t>,</w:t>
        </w:r>
      </w:ins>
      <w:r w:rsidR="008D3D81">
        <w:t xml:space="preserve"> und zweitens die </w:t>
      </w:r>
      <w:r w:rsidR="00C56427">
        <w:t>Lernfähigkeit der RL Agenten</w:t>
      </w:r>
      <w:r w:rsidR="00923443">
        <w:t xml:space="preserve"> und die Effektivität</w:t>
      </w:r>
      <w:r w:rsidR="00C56427">
        <w:t xml:space="preserve"> </w:t>
      </w:r>
      <w:r w:rsidR="00923443">
        <w:t xml:space="preserve">aller Agenten </w:t>
      </w:r>
      <w:r w:rsidR="00C56427">
        <w:t xml:space="preserve">in verschiedenen Umgebungen zu testen. </w:t>
      </w:r>
      <w:r w:rsidR="00174ABC">
        <w:t xml:space="preserve">In allen Simulationen wird nur ein </w:t>
      </w:r>
      <w:r w:rsidR="00923443">
        <w:t>Angreifer simuliert</w:t>
      </w:r>
      <w:r w:rsidR="00DD07D4">
        <w:t>. Dies hat aber keinen Einfluss auf die Agenten, da diese unabhängig von der Anza</w:t>
      </w:r>
      <w:r w:rsidR="000D1CFF">
        <w:t>hl Angreifer operieren.</w:t>
      </w:r>
    </w:p>
    <w:p w14:paraId="7FDE6C6F" w14:textId="2097276D" w:rsidR="009B42B7" w:rsidRDefault="00F7465A" w:rsidP="009B42B7">
      <w:pPr>
        <w:pStyle w:val="Heading3"/>
      </w:pPr>
      <w:bookmarkStart w:id="2229" w:name="_Toc59300846"/>
      <w:r>
        <w:t>Norma</w:t>
      </w:r>
      <w:r w:rsidR="00486828">
        <w:t>l</w:t>
      </w:r>
      <w:bookmarkEnd w:id="2229"/>
    </w:p>
    <w:p w14:paraId="643CF929" w14:textId="6D6FEA5C" w:rsidR="00CE1A4A" w:rsidRPr="00CE1A4A" w:rsidRDefault="00CE1A4A" w:rsidP="00CE1A4A">
      <w:r>
        <w:t xml:space="preserve">Der erste Modus beschreibt ein normales Modell. Das heisst, an jedem Zeitschritt kann ein beliebiger Service neugestartet und ein beliebiges </w:t>
      </w:r>
      <w:del w:id="2230" w:author="Cailleret Levi (cailllev)" w:date="2020-12-14T11:36:00Z">
        <w:r w:rsidDel="00F75FB5">
          <w:delText>Detektionssystem</w:delText>
        </w:r>
      </w:del>
      <w:ins w:id="2231" w:author="Cailleret Levi (cailllev)" w:date="2020-12-14T11:36:00Z">
        <w:r w:rsidR="00F75FB5">
          <w:t>Präventionssystem</w:t>
        </w:r>
      </w:ins>
      <w:r>
        <w:t xml:space="preserve"> </w:t>
      </w:r>
      <w:r w:rsidR="0042006A">
        <w:t xml:space="preserve">ausgewechselt werden. </w:t>
      </w:r>
      <w:r w:rsidR="006762C8">
        <w:t>Für</w:t>
      </w:r>
      <w:r w:rsidR="0042006A">
        <w:t xml:space="preserve"> einen </w:t>
      </w:r>
      <w:r w:rsidR="00AA1995">
        <w:t xml:space="preserve">Einsatz in echter Umgebung muss natürlich gewährleistet sein, </w:t>
      </w:r>
      <w:r w:rsidR="00C844D4">
        <w:t>dass</w:t>
      </w:r>
      <w:r w:rsidR="00AA1995">
        <w:t xml:space="preserve"> das Netzwerk </w:t>
      </w:r>
      <w:r w:rsidR="006762C8">
        <w:t>selbst</w:t>
      </w:r>
      <w:r w:rsidR="00AA1995">
        <w:t xml:space="preserve"> diese Aktionen </w:t>
      </w:r>
      <w:r w:rsidR="00C844D4">
        <w:t>alle x Sekunden unterstützt, also dass zum Beispiel alle 10 Sekunden ein Service neugestartet werden kann.</w:t>
      </w:r>
      <w:r w:rsidR="00486828">
        <w:t xml:space="preserve"> </w:t>
      </w:r>
      <w:r w:rsidR="009052D6">
        <w:t>Eine andere Möglichkeit wäre, den Zeitschritt</w:t>
      </w:r>
      <w:r w:rsidR="00BB6A2D">
        <w:t xml:space="preserve"> </w:t>
      </w:r>
      <w:r w:rsidR="00CA21B8">
        <w:t xml:space="preserve">z.B. </w:t>
      </w:r>
      <w:r w:rsidR="009052D6">
        <w:t xml:space="preserve">auf 60 Sekunden zu setzen. Somit </w:t>
      </w:r>
      <w:r w:rsidR="00007114">
        <w:t xml:space="preserve">haben Angreifer </w:t>
      </w:r>
      <w:r w:rsidR="00CA21B8">
        <w:t>viel</w:t>
      </w:r>
      <w:r w:rsidR="00007114">
        <w:t xml:space="preserve"> mehr Zeit</w:t>
      </w:r>
      <w:ins w:id="2232" w:author="Cailleret Levi (cailllev)" w:date="2020-12-19T19:44:00Z">
        <w:r w:rsidR="00084988">
          <w:t>,</w:t>
        </w:r>
      </w:ins>
      <w:r w:rsidR="00007114">
        <w:t xml:space="preserve"> die Systeme auszukundschaften</w:t>
      </w:r>
      <w:ins w:id="2233" w:author="Cailleret Levi (cailllev)" w:date="2020-12-19T19:44:00Z">
        <w:r w:rsidR="00084988">
          <w:t>,</w:t>
        </w:r>
      </w:ins>
      <w:r w:rsidR="00007114">
        <w:t xml:space="preserve"> und Schwachstellen ausfindig zu machen</w:t>
      </w:r>
      <w:r w:rsidR="00BB6A2D">
        <w:t>, allerdings ist das immer noch viel besser</w:t>
      </w:r>
      <w:r w:rsidR="00CA21B8">
        <w:t xml:space="preserve"> a</w:t>
      </w:r>
      <w:r w:rsidR="0092494D">
        <w:t>ls keine MTD.</w:t>
      </w:r>
    </w:p>
    <w:p w14:paraId="457E1860" w14:textId="231D8B95" w:rsidR="00F7465A" w:rsidRDefault="006C2013" w:rsidP="00F7465A">
      <w:pPr>
        <w:pStyle w:val="Heading3"/>
      </w:pPr>
      <w:bookmarkStart w:id="2234" w:name="_Toc59300847"/>
      <w:r>
        <w:t>Nur</w:t>
      </w:r>
      <w:r w:rsidR="00F7465A">
        <w:t xml:space="preserve"> </w:t>
      </w:r>
      <w:r w:rsidR="0093771C">
        <w:t>Service Neustarts</w:t>
      </w:r>
      <w:bookmarkEnd w:id="2234"/>
    </w:p>
    <w:p w14:paraId="26A6A6E7" w14:textId="0EFABA99" w:rsidR="0092494D" w:rsidRPr="0092494D" w:rsidRDefault="00FA4466" w:rsidP="0092494D">
      <w:r>
        <w:t>Wie zu erwarten ist unterstützt dieser Modus</w:t>
      </w:r>
      <w:r w:rsidR="0093771C">
        <w:t xml:space="preserve"> nur Service Neustarts</w:t>
      </w:r>
      <w:r>
        <w:t>. Diese</w:t>
      </w:r>
      <w:r w:rsidR="00B43FEA">
        <w:t>r</w:t>
      </w:r>
      <w:r>
        <w:t xml:space="preserve"> Modus kann angewendet werden, wenn ein Netzwerk noch keine</w:t>
      </w:r>
      <w:r w:rsidR="00B6357C">
        <w:t xml:space="preserve"> </w:t>
      </w:r>
      <w:del w:id="2235" w:author="Cailleret Levi (cailllev)" w:date="2020-12-14T11:36:00Z">
        <w:r w:rsidR="00B6357C" w:rsidDel="00F75FB5">
          <w:delText>Detektionssysteme</w:delText>
        </w:r>
      </w:del>
      <w:ins w:id="2236" w:author="Cailleret Levi (cailllev)" w:date="2020-12-14T11:36:00Z">
        <w:r w:rsidR="00F75FB5">
          <w:t>Präventionssysteme</w:t>
        </w:r>
      </w:ins>
      <w:r w:rsidR="00B6357C">
        <w:t xml:space="preserve"> implementiert hat</w:t>
      </w:r>
      <w:ins w:id="2237" w:author="Cailleret Levi (cailllev)" w:date="2020-12-19T19:44:00Z">
        <w:r w:rsidR="00084988">
          <w:t>,</w:t>
        </w:r>
      </w:ins>
      <w:r w:rsidR="00B6357C">
        <w:t xml:space="preserve"> oder das bestehende nicht auswechselt. </w:t>
      </w:r>
      <w:r w:rsidR="0055416A">
        <w:t xml:space="preserve">Wie unsere Versuche gezeigt haben, </w:t>
      </w:r>
      <w:r w:rsidR="0006464B">
        <w:t xml:space="preserve">ist der Unterschied zwischen einem statischen </w:t>
      </w:r>
      <w:del w:id="2238" w:author="Cailleret Levi (cailllev)" w:date="2020-12-14T11:36:00Z">
        <w:r w:rsidR="0006464B" w:rsidDel="00F75FB5">
          <w:delText>Detektionssystem</w:delText>
        </w:r>
      </w:del>
      <w:ins w:id="2239" w:author="Cailleret Levi (cailllev)" w:date="2020-12-14T11:36:00Z">
        <w:r w:rsidR="00F75FB5">
          <w:t>Präventionssystem</w:t>
        </w:r>
      </w:ins>
      <w:r w:rsidR="0006464B">
        <w:t xml:space="preserve"> und keinem </w:t>
      </w:r>
      <w:del w:id="2240" w:author="Cailleret Levi (cailllev)" w:date="2020-12-14T11:36:00Z">
        <w:r w:rsidR="0006464B" w:rsidDel="00F75FB5">
          <w:delText>Detektionssystem</w:delText>
        </w:r>
      </w:del>
      <w:ins w:id="2241" w:author="Cailleret Levi (cailllev)" w:date="2020-12-14T11:36:00Z">
        <w:r w:rsidR="00F75FB5">
          <w:t>Präventionssystem</w:t>
        </w:r>
      </w:ins>
      <w:r w:rsidR="0006464B">
        <w:t xml:space="preserve"> nur klein</w:t>
      </w:r>
      <w:r w:rsidR="00016D41">
        <w:t xml:space="preserve">. Dazu wird angenommen, dass der Angreifer eine Schwachstelle </w:t>
      </w:r>
      <w:r w:rsidR="002242F0">
        <w:t xml:space="preserve">im </w:t>
      </w:r>
      <w:del w:id="2242" w:author="Cailleret Levi (cailllev)" w:date="2020-12-14T11:36:00Z">
        <w:r w:rsidR="002242F0" w:rsidDel="00F75FB5">
          <w:delText>Detektionssystem</w:delText>
        </w:r>
      </w:del>
      <w:ins w:id="2243" w:author="Cailleret Levi (cailllev)" w:date="2020-12-14T11:36:00Z">
        <w:r w:rsidR="00F75FB5">
          <w:t>Präventionssystem</w:t>
        </w:r>
      </w:ins>
      <w:r w:rsidR="002242F0">
        <w:t xml:space="preserve"> findet</w:t>
      </w:r>
      <w:ins w:id="2244" w:author="Cailleret Levi (cailllev)" w:date="2020-12-19T19:44:00Z">
        <w:r w:rsidR="00084988">
          <w:t>,</w:t>
        </w:r>
      </w:ins>
      <w:r w:rsidR="002242F0">
        <w:t xml:space="preserve"> und </w:t>
      </w:r>
      <w:r w:rsidR="00DF0F8A">
        <w:t xml:space="preserve">diese </w:t>
      </w:r>
      <w:r w:rsidR="008D515C">
        <w:t>folglich</w:t>
      </w:r>
      <w:r w:rsidR="002242F0">
        <w:t xml:space="preserve"> immer ausnützen kann.</w:t>
      </w:r>
    </w:p>
    <w:p w14:paraId="46559D30" w14:textId="52E99C04" w:rsidR="00F7465A" w:rsidRDefault="006C2013" w:rsidP="00F7465A">
      <w:pPr>
        <w:pStyle w:val="Heading3"/>
      </w:pPr>
      <w:bookmarkStart w:id="2245" w:name="_Toc59300848"/>
      <w:r>
        <w:t>Nur</w:t>
      </w:r>
      <w:r w:rsidR="00F7465A">
        <w:t xml:space="preserve"> </w:t>
      </w:r>
      <w:del w:id="2246" w:author="Cailleret Levi (cailllev)" w:date="2020-12-14T11:36:00Z">
        <w:r w:rsidR="00F7465A" w:rsidDel="00F75FB5">
          <w:delText>Dete</w:delText>
        </w:r>
        <w:r w:rsidDel="00F75FB5">
          <w:delText>ktionssystem</w:delText>
        </w:r>
      </w:del>
      <w:ins w:id="2247" w:author="Cailleret Levi (cailllev)" w:date="2020-12-14T11:36:00Z">
        <w:r w:rsidR="00F75FB5">
          <w:t>Präventionssystem</w:t>
        </w:r>
      </w:ins>
      <w:r w:rsidR="002242F0">
        <w:t xml:space="preserve"> Auswechslungen</w:t>
      </w:r>
      <w:bookmarkEnd w:id="2245"/>
    </w:p>
    <w:p w14:paraId="5FDE0926" w14:textId="54405764" w:rsidR="002242F0" w:rsidRPr="002242F0" w:rsidRDefault="00431613" w:rsidP="002242F0">
      <w:r>
        <w:t>Wie im letzten Modus ist der Name selbsterklärend.</w:t>
      </w:r>
      <w:r w:rsidR="001C095B">
        <w:t xml:space="preserve"> Hier können nur die </w:t>
      </w:r>
      <w:del w:id="2248" w:author="Cailleret Levi (cailllev)" w:date="2020-12-14T11:36:00Z">
        <w:r w:rsidR="001C095B" w:rsidDel="00F75FB5">
          <w:delText>Detektionssysteme</w:delText>
        </w:r>
      </w:del>
      <w:ins w:id="2249" w:author="Cailleret Levi (cailllev)" w:date="2020-12-14T11:36:00Z">
        <w:r w:rsidR="00F75FB5">
          <w:t>Präventionssysteme</w:t>
        </w:r>
      </w:ins>
      <w:r w:rsidR="001C095B">
        <w:t xml:space="preserve"> ausgewechselt werden</w:t>
      </w:r>
      <w:r w:rsidR="001E1378">
        <w:t xml:space="preserve">, </w:t>
      </w:r>
      <w:ins w:id="2250" w:author="Cailleret Levi (cailllev)" w:date="2020-12-19T19:44:00Z">
        <w:r w:rsidR="00084988">
          <w:t xml:space="preserve">jedoch </w:t>
        </w:r>
      </w:ins>
      <w:r w:rsidR="001E1378">
        <w:t xml:space="preserve">nicht </w:t>
      </w:r>
      <w:del w:id="2251" w:author="Cailleret Levi (cailllev)" w:date="2020-12-19T19:44:00Z">
        <w:r w:rsidR="001E1378" w:rsidDel="00084988">
          <w:delText xml:space="preserve">jedoch </w:delText>
        </w:r>
      </w:del>
      <w:r w:rsidR="001E1378">
        <w:t>die Services neugestartet werden</w:t>
      </w:r>
      <w:r w:rsidR="00223335">
        <w:t>.</w:t>
      </w:r>
    </w:p>
    <w:p w14:paraId="3372FAB6" w14:textId="414D77D2" w:rsidR="00F7465A" w:rsidRDefault="004B352F" w:rsidP="00F7465A">
      <w:pPr>
        <w:pStyle w:val="Heading3"/>
      </w:pPr>
      <w:bookmarkStart w:id="2252" w:name="_Toc59300849"/>
      <w:r>
        <w:t>Pause</w:t>
      </w:r>
      <w:bookmarkEnd w:id="2252"/>
    </w:p>
    <w:p w14:paraId="53FA8243" w14:textId="0708CB28" w:rsidR="00223335" w:rsidRDefault="00223335" w:rsidP="00223335">
      <w:r>
        <w:t xml:space="preserve">In diesem Modus können die Agenten </w:t>
      </w:r>
      <w:ins w:id="2253" w:author="Cailleret Levi (cailllev)" w:date="2020-12-19T19:45:00Z">
        <w:r w:rsidR="00706497">
          <w:t xml:space="preserve">für eine gewisse Anzahl Schritte </w:t>
        </w:r>
      </w:ins>
      <w:r w:rsidR="00BF370E">
        <w:t>nicht dieselbe Aktion ausführen</w:t>
      </w:r>
      <w:del w:id="2254" w:author="Cailleret Levi (cailllev)" w:date="2020-12-19T19:45:00Z">
        <w:r w:rsidR="00BF370E" w:rsidDel="00706497">
          <w:delText xml:space="preserve"> für eine gewisse Anzahl Schritte</w:delText>
        </w:r>
      </w:del>
      <w:r w:rsidR="00BF370E">
        <w:t xml:space="preserve">. Somit kann </w:t>
      </w:r>
      <w:r w:rsidR="001B7CAC">
        <w:t xml:space="preserve">zum Beispiel definiert werden, dass </w:t>
      </w:r>
      <w:r w:rsidR="004603C4">
        <w:t>ein</w:t>
      </w:r>
      <w:r w:rsidR="001B7CAC">
        <w:t xml:space="preserve"> Service nur alle </w:t>
      </w:r>
      <w:r w:rsidR="00CA5628">
        <w:t>sechs</w:t>
      </w:r>
      <w:r w:rsidR="001B7CAC">
        <w:t xml:space="preserve"> Zeitschritte neugestartet werden </w:t>
      </w:r>
      <w:r w:rsidR="004603C4">
        <w:t>kann</w:t>
      </w:r>
      <w:ins w:id="2255" w:author="Cailleret Levi (cailllev)" w:date="2020-12-19T19:45:00Z">
        <w:r w:rsidR="00706497">
          <w:t>,</w:t>
        </w:r>
      </w:ins>
      <w:r w:rsidR="004603C4">
        <w:t xml:space="preserve"> und ein </w:t>
      </w:r>
      <w:del w:id="2256" w:author="Cailleret Levi (cailllev)" w:date="2020-12-14T11:36:00Z">
        <w:r w:rsidR="004603C4" w:rsidDel="00F75FB5">
          <w:delText>Detektionssysteme</w:delText>
        </w:r>
      </w:del>
      <w:ins w:id="2257" w:author="Cailleret Levi (cailllev)" w:date="2020-12-14T11:36:00Z">
        <w:r w:rsidR="00F75FB5">
          <w:t>Präventionssysteme</w:t>
        </w:r>
      </w:ins>
      <w:r w:rsidR="004603C4">
        <w:t xml:space="preserve"> nur alle </w:t>
      </w:r>
      <w:r w:rsidR="00CA5628">
        <w:t>drei</w:t>
      </w:r>
      <w:r w:rsidR="004603C4">
        <w:t xml:space="preserve"> Zeitschritte ausgewechselt werden kann</w:t>
      </w:r>
      <w:r w:rsidR="001B7CAC">
        <w:t>.</w:t>
      </w:r>
      <w:r w:rsidR="00CA5628">
        <w:t xml:space="preserve"> </w:t>
      </w:r>
      <w:r w:rsidR="008C681D">
        <w:t xml:space="preserve">Dies soll vor allem die Lernfähigkeit der RL Agenten in erschwerten Umgebungen </w:t>
      </w:r>
      <w:r w:rsidR="00F36894">
        <w:t>austesten</w:t>
      </w:r>
      <w:r w:rsidR="00C837AE">
        <w:t>. Z</w:t>
      </w:r>
      <w:r w:rsidR="00F36894">
        <w:t xml:space="preserve">usätzlich kann </w:t>
      </w:r>
      <w:r w:rsidR="00C837AE">
        <w:t>das Verhältnis</w:t>
      </w:r>
      <w:r w:rsidR="00F36894">
        <w:t xml:space="preserve"> </w:t>
      </w:r>
      <w:r w:rsidR="00C837AE">
        <w:t xml:space="preserve">der </w:t>
      </w:r>
      <w:r w:rsidR="00304D17">
        <w:t>Service</w:t>
      </w:r>
      <w:r w:rsidR="00656B98">
        <w:t>-</w:t>
      </w:r>
      <w:r w:rsidR="00304D17">
        <w:t xml:space="preserve">Neustarts und der </w:t>
      </w:r>
      <w:del w:id="2258" w:author="Cailleret Levi (cailllev)" w:date="2020-12-14T11:36:00Z">
        <w:r w:rsidR="00304D17" w:rsidDel="00F75FB5">
          <w:delText>Detektionssysteme</w:delText>
        </w:r>
      </w:del>
      <w:ins w:id="2259" w:author="Cailleret Levi (cailllev)" w:date="2020-12-14T11:36:00Z">
        <w:r w:rsidR="00F75FB5">
          <w:t>Präventionssysteme</w:t>
        </w:r>
      </w:ins>
      <w:r w:rsidR="00656B98">
        <w:t>-Auswechslungen an der Schwerfälligkeit an</w:t>
      </w:r>
      <w:r w:rsidR="00387FA0">
        <w:t xml:space="preserve">gepasst werden. In diesem Beispiel würde </w:t>
      </w:r>
      <w:r w:rsidR="007D249B">
        <w:t>dies</w:t>
      </w:r>
      <w:r w:rsidR="00387FA0">
        <w:t xml:space="preserve"> </w:t>
      </w:r>
      <w:del w:id="2260" w:author="Cailleret Levi (cailllev)" w:date="2020-12-19T19:46:00Z">
        <w:r w:rsidR="00387FA0" w:rsidDel="00D1145F">
          <w:delText xml:space="preserve">bedeuten, </w:delText>
        </w:r>
      </w:del>
      <w:ins w:id="2261" w:author="Cailleret Levi (cailllev)" w:date="2020-12-19T19:46:00Z">
        <w:r w:rsidR="00D1145F">
          <w:t>bedeuten, dass</w:t>
        </w:r>
      </w:ins>
      <w:ins w:id="2262" w:author="Cailleret Levi (cailllev)" w:date="2020-12-19T19:45:00Z">
        <w:r w:rsidR="00D1145F">
          <w:t xml:space="preserve"> </w:t>
        </w:r>
      </w:ins>
      <w:r w:rsidR="00387FA0">
        <w:t xml:space="preserve">ein Service Neustart </w:t>
      </w:r>
      <w:del w:id="2263" w:author="Cailleret Levi (cailllev)" w:date="2020-12-19T19:45:00Z">
        <w:r w:rsidR="00387FA0" w:rsidDel="00D1145F">
          <w:delText xml:space="preserve">ist </w:delText>
        </w:r>
      </w:del>
      <w:r w:rsidR="00387FA0">
        <w:t xml:space="preserve">etwa zwei Mal so schwerfällig </w:t>
      </w:r>
      <w:ins w:id="2264" w:author="Cailleret Levi (cailllev)" w:date="2020-12-19T19:45:00Z">
        <w:r w:rsidR="00D1145F">
          <w:t xml:space="preserve">ist </w:t>
        </w:r>
      </w:ins>
      <w:r w:rsidR="00387FA0">
        <w:t xml:space="preserve">wie eine </w:t>
      </w:r>
      <w:del w:id="2265" w:author="Cailleret Levi (cailllev)" w:date="2020-12-14T11:36:00Z">
        <w:r w:rsidR="00387FA0" w:rsidDel="00F75FB5">
          <w:delText>Detektionssystem</w:delText>
        </w:r>
      </w:del>
      <w:ins w:id="2266" w:author="Cailleret Levi (cailllev)" w:date="2020-12-14T11:36:00Z">
        <w:r w:rsidR="00F75FB5">
          <w:t>Präventionssystem</w:t>
        </w:r>
      </w:ins>
      <w:r w:rsidR="00387FA0">
        <w:t xml:space="preserve"> Auswechslung</w:t>
      </w:r>
      <w:r w:rsidR="007D249B">
        <w:t>.</w:t>
      </w:r>
    </w:p>
    <w:p w14:paraId="79CD28E5" w14:textId="61CCFB57" w:rsidR="007D249B" w:rsidRPr="00223335" w:rsidRDefault="002C6D77" w:rsidP="00223335">
      <w:r>
        <w:t>Theoretisch ist die</w:t>
      </w:r>
      <w:r w:rsidR="007D249B">
        <w:t xml:space="preserve"> </w:t>
      </w:r>
      <w:r w:rsidR="00D40B20">
        <w:t xml:space="preserve">gezeigte Konfiguration mit einem Zeitschritt von 10 Sekunden und Pausen von </w:t>
      </w:r>
      <w:del w:id="2267" w:author="Cailleret Levi (cailllev)" w:date="2020-12-19T19:46:00Z">
        <w:r w:rsidR="00D40B20" w:rsidDel="00D1145F">
          <w:delText xml:space="preserve">6 </w:delText>
        </w:r>
      </w:del>
      <w:ins w:id="2268" w:author="Cailleret Levi (cailllev)" w:date="2020-12-19T19:46:00Z">
        <w:r w:rsidR="00D1145F">
          <w:t>6,</w:t>
        </w:r>
      </w:ins>
      <w:ins w:id="2269" w:author="Cailleret Levi (cailllev)" w:date="2020-12-19T19:45:00Z">
        <w:r w:rsidR="00D1145F">
          <w:t xml:space="preserve"> </w:t>
        </w:r>
      </w:ins>
      <w:r w:rsidR="00D40B20">
        <w:t>respektive 3 Schritten</w:t>
      </w:r>
      <w:r>
        <w:t xml:space="preserve"> gleich</w:t>
      </w:r>
      <w:r w:rsidR="00A06969">
        <w:t>bedeutend</w:t>
      </w:r>
      <w:ins w:id="2270" w:author="Cailleret Levi (cailllev)" w:date="2020-12-19T19:46:00Z">
        <w:r w:rsidR="0080667F">
          <w:t>,</w:t>
        </w:r>
      </w:ins>
      <w:r>
        <w:t xml:space="preserve"> wie eine Konfiguration mit einem Zeitschritt von 30 Sekunden und Pausen von 2</w:t>
      </w:r>
      <w:ins w:id="2271" w:author="Cailleret Levi (cailllev)" w:date="2020-12-19T19:46:00Z">
        <w:r w:rsidR="0080667F">
          <w:t>,</w:t>
        </w:r>
      </w:ins>
      <w:r>
        <w:t xml:space="preserve"> respektive </w:t>
      </w:r>
      <w:r w:rsidR="00EB1F33">
        <w:t>einem Schritt</w:t>
      </w:r>
      <w:r w:rsidR="00D317E7">
        <w:t>. In den Versuchen zeigt sich allerdings, dass die RL Agenten</w:t>
      </w:r>
      <w:ins w:id="2272" w:author="Cailleret Levi (cailllev)" w:date="2020-12-19T19:46:00Z">
        <w:r w:rsidR="004775B9" w:rsidRPr="004775B9">
          <w:t xml:space="preserve"> </w:t>
        </w:r>
        <w:r w:rsidR="004775B9">
          <w:t>mit solch speziellen Auflagen</w:t>
        </w:r>
      </w:ins>
      <w:r w:rsidR="00D317E7">
        <w:t xml:space="preserve"> nur noch sehr schwerfällig und </w:t>
      </w:r>
      <w:r w:rsidR="00BA5B45">
        <w:t>in</w:t>
      </w:r>
      <w:r w:rsidR="00D317E7">
        <w:t>stabil lernen</w:t>
      </w:r>
      <w:del w:id="2273" w:author="Cailleret Levi (cailllev)" w:date="2020-12-19T19:46:00Z">
        <w:r w:rsidR="00D317E7" w:rsidDel="004775B9">
          <w:delText xml:space="preserve"> mit solch </w:delText>
        </w:r>
        <w:r w:rsidR="00777903" w:rsidDel="004775B9">
          <w:delText>speziellen Auflagen</w:delText>
        </w:r>
      </w:del>
      <w:r w:rsidR="00777903">
        <w:t xml:space="preserve">. </w:t>
      </w:r>
      <w:r w:rsidR="00BC50BA">
        <w:t>Wenn nun eine Pause eingebaut werden soll</w:t>
      </w:r>
      <w:r w:rsidR="002A5559">
        <w:t xml:space="preserve">, sollte man </w:t>
      </w:r>
      <w:r w:rsidR="00777903">
        <w:t xml:space="preserve">den Zeitschritt so zu wählen, dass zumindest </w:t>
      </w:r>
      <w:r w:rsidR="00812392">
        <w:t>eine Aktion (also Neustart oder Auswechslung)</w:t>
      </w:r>
      <w:r w:rsidR="00FF7F7C">
        <w:t xml:space="preserve"> ohne Pause möglich ist</w:t>
      </w:r>
      <w:r w:rsidR="0026616C">
        <w:t xml:space="preserve">. Die Pause der anderen Aktion </w:t>
      </w:r>
      <w:r w:rsidR="00004DA3">
        <w:t xml:space="preserve">lässt sich dann </w:t>
      </w:r>
      <w:del w:id="2274" w:author="Cailleret Levi (cailllev)" w:date="2020-12-19T19:47:00Z">
        <w:r w:rsidR="00004DA3" w:rsidDel="004775B9">
          <w:delText xml:space="preserve">Herleiten </w:delText>
        </w:r>
      </w:del>
      <w:r w:rsidR="00004DA3">
        <w:t>vom Verhältnis der Schwerfälligkeiten zwischen den Aktionen</w:t>
      </w:r>
      <w:ins w:id="2275" w:author="Cailleret Levi (cailllev)" w:date="2020-12-19T19:47:00Z">
        <w:r w:rsidR="004775B9" w:rsidRPr="004775B9">
          <w:t xml:space="preserve"> </w:t>
        </w:r>
        <w:r w:rsidR="004775B9">
          <w:t>herleiten</w:t>
        </w:r>
      </w:ins>
      <w:r w:rsidR="005056B6">
        <w:t>.</w:t>
      </w:r>
    </w:p>
    <w:p w14:paraId="600B1DC7" w14:textId="19B548C9" w:rsidR="005640B0" w:rsidRPr="005640B0" w:rsidRDefault="000549B7" w:rsidP="005640B0">
      <w:pPr>
        <w:jc w:val="left"/>
      </w:pPr>
      <w:ins w:id="2276" w:author="Cailleret Levi (cailllev)" w:date="2020-12-14T09:41:00Z">
        <w:r>
          <w:t xml:space="preserve">Während dem Lernen erhalten die RL Agenten </w:t>
        </w:r>
        <w:r w:rsidR="00A62988">
          <w:t xml:space="preserve">einen Malus, sollten Sie die Pause nicht berücksichtigen. Zudem wird </w:t>
        </w:r>
      </w:ins>
      <w:ins w:id="2277" w:author="Cailleret Levi (cailllev)" w:date="2020-12-14T09:42:00Z">
        <w:r w:rsidR="00A62988">
          <w:t>in diesem Falle die Aktion nicht ausgeführt.</w:t>
        </w:r>
      </w:ins>
      <w:ins w:id="2278" w:author="Cailleret Levi (cailllev)" w:date="2020-12-14T09:43:00Z">
        <w:r w:rsidR="00C428ED">
          <w:t xml:space="preserve"> </w:t>
        </w:r>
        <w:r w:rsidR="001025F9">
          <w:t>Auf diese Weise sol</w:t>
        </w:r>
        <w:r w:rsidR="00DB37A2">
          <w:t>len die Agenten lernen, die Pause zu beachten. Andere Method</w:t>
        </w:r>
      </w:ins>
      <w:ins w:id="2279" w:author="Cailleret Levi (cailllev)" w:date="2020-12-14T09:44:00Z">
        <w:r w:rsidR="00DB37A2">
          <w:t>en wären</w:t>
        </w:r>
      </w:ins>
      <w:ins w:id="2280" w:author="Cailleret Levi (cailllev)" w:date="2020-12-19T19:48:00Z">
        <w:r w:rsidR="00D54965" w:rsidRPr="00D54965">
          <w:t xml:space="preserve"> </w:t>
        </w:r>
        <w:r w:rsidR="00D54965">
          <w:t>für die Agenten</w:t>
        </w:r>
      </w:ins>
      <w:ins w:id="2281" w:author="Cailleret Levi (cailllev)" w:date="2020-12-14T09:44:00Z">
        <w:r w:rsidR="00DB37A2">
          <w:t xml:space="preserve"> </w:t>
        </w:r>
      </w:ins>
      <w:ins w:id="2282" w:author="Cailleret Levi (cailllev)" w:date="2020-12-19T19:47:00Z">
        <w:r w:rsidR="00D54965">
          <w:t xml:space="preserve">zu </w:t>
        </w:r>
        <w:r w:rsidR="00D95491">
          <w:t>kompliziert</w:t>
        </w:r>
      </w:ins>
      <w:ins w:id="2283" w:author="Cailleret Levi (cailllev)" w:date="2020-12-14T09:44:00Z">
        <w:r w:rsidR="00DB37A2">
          <w:t xml:space="preserve"> </w:t>
        </w:r>
        <w:r w:rsidR="00572A3E">
          <w:t xml:space="preserve">zu erlernen </w:t>
        </w:r>
      </w:ins>
      <w:r w:rsidR="00572A3E">
        <w:fldChar w:fldCharType="begin"/>
      </w:r>
      <w:r w:rsidR="00DD197A">
        <w:instrText xml:space="preserve"> ADDIN ZOTERO_ITEM CSL_CITATION {"citationID":"Z39nXERf","properties":{"formattedCitation":"[21]","plainCitation":"[21]","noteIndex":0},"citationItems":[{"id":161,"uris":["http://zotero.org/users/6945396/items/VL8QTWG6"],"uri":["http://zotero.org/users/6945396/items/VL8QTWG6"],"itemData":{"id":161,"type":"webpage","title":"Welcome to Stable Baselines docs! - RL Baselines Made Easy — Stable Baselines 2.10.2a0 documentation","URL":"https://stable-baselines.readthedocs.io/en/master/","accessed":{"date-parts":[["2020",11,16]]}}}],"schema":"https://github.com/citation-style-language/schema/raw/master/csl-citation.json"} </w:instrText>
      </w:r>
      <w:r w:rsidR="00572A3E">
        <w:fldChar w:fldCharType="separate"/>
      </w:r>
      <w:r w:rsidR="000371EA" w:rsidRPr="000371EA">
        <w:rPr>
          <w:rFonts w:ascii="Calibri" w:hAnsi="Calibri" w:cs="Calibri"/>
        </w:rPr>
        <w:t>[21]</w:t>
      </w:r>
      <w:r w:rsidR="00572A3E">
        <w:fldChar w:fldCharType="end"/>
      </w:r>
      <w:ins w:id="2284" w:author="Cailleret Levi (cailllev)" w:date="2020-12-14T09:44:00Z">
        <w:r w:rsidR="00572A3E">
          <w:t xml:space="preserve">. </w:t>
        </w:r>
      </w:ins>
      <w:ins w:id="2285" w:author="Cailleret Levi (cailllev)" w:date="2020-12-14T09:42:00Z">
        <w:r w:rsidR="00A62988">
          <w:t xml:space="preserve">Während </w:t>
        </w:r>
        <w:r w:rsidR="00C428ED">
          <w:t>dem Simulieren</w:t>
        </w:r>
        <w:r w:rsidR="00A62988">
          <w:t xml:space="preserve"> </w:t>
        </w:r>
        <w:r w:rsidR="00C428ED">
          <w:t>fällt der Malus weg</w:t>
        </w:r>
      </w:ins>
      <w:ins w:id="2286" w:author="Cailleret Levi (cailllev)" w:date="2020-12-19T19:48:00Z">
        <w:r w:rsidR="00CB11CD">
          <w:t>.</w:t>
        </w:r>
      </w:ins>
      <w:ins w:id="2287" w:author="Cailleret Levi (cailllev)" w:date="2020-12-14T09:42:00Z">
        <w:r w:rsidR="00C428ED">
          <w:t xml:space="preserve"> </w:t>
        </w:r>
      </w:ins>
      <w:ins w:id="2288" w:author="Cailleret Levi (cailllev)" w:date="2020-12-19T19:48:00Z">
        <w:r w:rsidR="00CB11CD">
          <w:t>E</w:t>
        </w:r>
      </w:ins>
      <w:ins w:id="2289" w:author="Cailleret Levi (cailllev)" w:date="2020-12-14T09:42:00Z">
        <w:r w:rsidR="00C428ED">
          <w:t xml:space="preserve">ine </w:t>
        </w:r>
      </w:ins>
      <w:ins w:id="2290" w:author="Cailleret Levi (cailllev)" w:date="2020-12-14T09:45:00Z">
        <w:r w:rsidR="00434388">
          <w:t>Aktion,</w:t>
        </w:r>
      </w:ins>
      <w:ins w:id="2291" w:author="Cailleret Levi (cailllev)" w:date="2020-12-14T09:42:00Z">
        <w:r w:rsidR="00C428ED">
          <w:t xml:space="preserve"> die eine Pause </w:t>
        </w:r>
      </w:ins>
      <w:ins w:id="2292" w:author="Cailleret Levi (cailllev)" w:date="2020-12-14T09:44:00Z">
        <w:r w:rsidR="00572A3E">
          <w:t>missachtet</w:t>
        </w:r>
      </w:ins>
      <w:ins w:id="2293" w:author="Cailleret Levi (cailllev)" w:date="2020-12-14T09:42:00Z">
        <w:r w:rsidR="00C428ED">
          <w:t xml:space="preserve"> </w:t>
        </w:r>
      </w:ins>
      <w:ins w:id="2294" w:author="Cailleret Levi (cailllev)" w:date="2020-12-15T15:56:00Z">
        <w:r w:rsidR="000F392C">
          <w:t>wird,</w:t>
        </w:r>
      </w:ins>
      <w:ins w:id="2295" w:author="Cailleret Levi (cailllev)" w:date="2020-12-14T09:42:00Z">
        <w:r w:rsidR="00C428ED">
          <w:t xml:space="preserve"> trotzdem nicht ausgeführt.</w:t>
        </w:r>
      </w:ins>
      <w:r w:rsidR="005640B0">
        <w:br w:type="page"/>
      </w:r>
    </w:p>
    <w:p w14:paraId="20EF9B57" w14:textId="3D9396E7" w:rsidR="005427C3" w:rsidRDefault="005427C3" w:rsidP="005427C3">
      <w:pPr>
        <w:pStyle w:val="Heading2"/>
      </w:pPr>
      <w:del w:id="2296" w:author="Cailleret Levi (cailllev)" w:date="2020-12-15T16:19:00Z">
        <w:r w:rsidDel="000B2167">
          <w:lastRenderedPageBreak/>
          <w:delText xml:space="preserve">Resultate </w:delText>
        </w:r>
      </w:del>
      <w:bookmarkStart w:id="2297" w:name="_Toc59300850"/>
      <w:ins w:id="2298" w:author="Cailleret Levi (cailllev)" w:date="2020-12-15T16:19:00Z">
        <w:r w:rsidR="000B2167">
          <w:t>Übersicht</w:t>
        </w:r>
        <w:bookmarkEnd w:id="2297"/>
        <w:r w:rsidR="000B2167">
          <w:t xml:space="preserve"> </w:t>
        </w:r>
      </w:ins>
      <w:del w:id="2299" w:author="Cailleret Levi (cailllev)" w:date="2020-12-15T15:55:00Z">
        <w:r w:rsidDel="00652870">
          <w:delText>Übersicht</w:delText>
        </w:r>
      </w:del>
    </w:p>
    <w:p w14:paraId="7177CB4B" w14:textId="3051BDE5" w:rsidR="006D4724" w:rsidRPr="00CE4BC0" w:rsidRDefault="006D4724" w:rsidP="006D4724">
      <w:pPr>
        <w:pStyle w:val="Heading3"/>
      </w:pPr>
      <w:del w:id="2300" w:author="Cailleret Levi (cailllev)" w:date="2020-12-15T15:55:00Z">
        <w:r w:rsidRPr="00CE4BC0" w:rsidDel="00652870">
          <w:delText>Erklärung</w:delText>
        </w:r>
      </w:del>
      <w:bookmarkStart w:id="2301" w:name="_Toc59300851"/>
      <w:ins w:id="2302" w:author="Cailleret Levi (cailllev)" w:date="2020-12-15T16:22:00Z">
        <w:r w:rsidR="00AA651A">
          <w:t>Einleitung</w:t>
        </w:r>
      </w:ins>
      <w:bookmarkEnd w:id="2301"/>
    </w:p>
    <w:p w14:paraId="1BBEFB8E" w14:textId="01C697BA" w:rsidR="006D4724" w:rsidRDefault="00D50C40" w:rsidP="006D4724">
      <w:pPr>
        <w:jc w:val="left"/>
      </w:pPr>
      <w:r>
        <w:t>Für jede</w:t>
      </w:r>
      <w:r w:rsidR="00BC3EEF">
        <w:t xml:space="preserve"> der fünf</w:t>
      </w:r>
      <w:r w:rsidR="006D4724">
        <w:t xml:space="preserve"> verschiedenen Versuchsreihen </w:t>
      </w:r>
      <w:r>
        <w:t>sind</w:t>
      </w:r>
      <w:r w:rsidR="006D4724">
        <w:t xml:space="preserve"> fünf Tabellen mit Daten </w:t>
      </w:r>
      <w:r w:rsidR="00BC3EEF">
        <w:t>zusammengetragen</w:t>
      </w:r>
      <w:ins w:id="2303" w:author="Cailleret Levi (cailllev)" w:date="2020-12-19T19:48:00Z">
        <w:r w:rsidR="00023A4F">
          <w:t xml:space="preserve"> worden</w:t>
        </w:r>
      </w:ins>
      <w:r w:rsidR="00BC3EEF">
        <w:t>. A</w:t>
      </w:r>
      <w:r w:rsidR="006D4724">
        <w:t xml:space="preserve">n </w:t>
      </w:r>
      <w:r w:rsidR="00BC3EEF">
        <w:t>diesen Tabellen kann</w:t>
      </w:r>
      <w:r w:rsidR="006D4724">
        <w:t xml:space="preserve"> abgelesen werden, wie effektiv die eingesetzten Algorithmen unter bestimmten Bedingungen sind. Die Daten in jeder Zelle stellen </w:t>
      </w:r>
      <w:r w:rsidR="009B2166">
        <w:t xml:space="preserve">die </w:t>
      </w:r>
      <w:r w:rsidR="006D4724">
        <w:t>durchschnittliche Resultate nach 200 Simulationen</w:t>
      </w:r>
      <w:r w:rsidR="009B2166">
        <w:t xml:space="preserve"> dar. Eine Simulation kann maximal 5000 Schritte dauern. W</w:t>
      </w:r>
      <w:r w:rsidR="00D14F9C">
        <w:t xml:space="preserve">erden </w:t>
      </w:r>
      <w:r w:rsidR="009B2166">
        <w:t>5000 Schritte erreicht</w:t>
      </w:r>
      <w:r w:rsidR="00D14F9C">
        <w:t>, wird angenommen</w:t>
      </w:r>
      <w:ins w:id="2304" w:author="Cailleret Levi (cailllev)" w:date="2020-12-19T19:48:00Z">
        <w:r w:rsidR="00023A4F">
          <w:t>,</w:t>
        </w:r>
      </w:ins>
      <w:r w:rsidR="00D14F9C">
        <w:t xml:space="preserve"> der Agent kann das </w:t>
      </w:r>
      <w:r w:rsidR="0015756A">
        <w:t>Netzwerk</w:t>
      </w:r>
      <w:r w:rsidR="00D14F9C">
        <w:t xml:space="preserve"> unendlich lange verteidigen.</w:t>
      </w:r>
    </w:p>
    <w:p w14:paraId="08C5269E" w14:textId="5A11D296" w:rsidR="006D4724" w:rsidRDefault="00DA2271" w:rsidP="006D4724">
      <w:pPr>
        <w:jc w:val="left"/>
      </w:pPr>
      <w:r>
        <w:t>In den Tabellen sind folgende Merkmale aufgeführt, in dieser Reihenfolge</w:t>
      </w:r>
      <w:r w:rsidR="006D4724">
        <w:t>:</w:t>
      </w:r>
    </w:p>
    <w:p w14:paraId="0E673F70" w14:textId="77777777" w:rsidR="006D4724" w:rsidRDefault="006D4724" w:rsidP="006D4724">
      <w:pPr>
        <w:pStyle w:val="ListParagraph"/>
        <w:numPr>
          <w:ilvl w:val="0"/>
          <w:numId w:val="14"/>
        </w:numPr>
        <w:jc w:val="left"/>
      </w:pPr>
      <w:r>
        <w:t>Die verwendeten Agenten.</w:t>
      </w:r>
    </w:p>
    <w:p w14:paraId="29F95C78" w14:textId="77777777" w:rsidR="006D4724" w:rsidRDefault="006D4724" w:rsidP="006D4724">
      <w:pPr>
        <w:pStyle w:val="ListParagraph"/>
        <w:numPr>
          <w:ilvl w:val="0"/>
          <w:numId w:val="14"/>
        </w:numPr>
        <w:jc w:val="left"/>
      </w:pPr>
      <w:r>
        <w:t>Die Lernschritte über welche die Agenten insgesamt gelernt haben.</w:t>
      </w:r>
    </w:p>
    <w:p w14:paraId="5E5D2495" w14:textId="3AB76727" w:rsidR="006D4724" w:rsidRDefault="006D4724" w:rsidP="006D4724">
      <w:pPr>
        <w:pStyle w:val="ListParagraph"/>
        <w:numPr>
          <w:ilvl w:val="0"/>
          <w:numId w:val="14"/>
        </w:numPr>
        <w:jc w:val="left"/>
      </w:pPr>
      <w:r>
        <w:t>Die Zeit</w:t>
      </w:r>
      <w:ins w:id="2305" w:author="Cailleret Levi (cailllev)" w:date="2020-12-19T19:48:00Z">
        <w:r w:rsidR="00023A4F">
          <w:t>,</w:t>
        </w:r>
      </w:ins>
      <w:r>
        <w:t xml:space="preserve"> die dafür benötigt wurde.</w:t>
      </w:r>
    </w:p>
    <w:p w14:paraId="365162CA" w14:textId="28FD1FEF" w:rsidR="006D4724" w:rsidRDefault="006D4724" w:rsidP="006D4724">
      <w:pPr>
        <w:pStyle w:val="ListParagraph"/>
        <w:numPr>
          <w:ilvl w:val="0"/>
          <w:numId w:val="14"/>
        </w:numPr>
        <w:jc w:val="left"/>
      </w:pPr>
      <w:r>
        <w:t xml:space="preserve">Die durchschnittlichen </w:t>
      </w:r>
      <w:r w:rsidR="00403726">
        <w:t>Simulationss</w:t>
      </w:r>
      <w:r>
        <w:t>chritte</w:t>
      </w:r>
      <w:ins w:id="2306" w:author="Cailleret Levi (cailllev)" w:date="2020-12-19T19:48:00Z">
        <w:r w:rsidR="00023A4F">
          <w:t>,</w:t>
        </w:r>
      </w:ins>
      <w:r>
        <w:t xml:space="preserve"> bis der Angreifer gewinnt, wobei </w:t>
      </w:r>
      <w:r w:rsidRPr="00CD6D60">
        <w:t>"</w:t>
      </w:r>
      <w:r>
        <w:t>5000</w:t>
      </w:r>
      <w:r w:rsidRPr="00CD6D60">
        <w:t>"</w:t>
      </w:r>
      <w:r>
        <w:t xml:space="preserve"> bedeutet, dass der RL-Agent immer gewinnt.</w:t>
      </w:r>
    </w:p>
    <w:p w14:paraId="6B47A01E" w14:textId="3A3F57DD" w:rsidR="006D4724" w:rsidRDefault="006D4724" w:rsidP="006D4724">
      <w:pPr>
        <w:pStyle w:val="ListParagraph"/>
        <w:numPr>
          <w:ilvl w:val="0"/>
          <w:numId w:val="14"/>
        </w:numPr>
        <w:jc w:val="left"/>
      </w:pPr>
      <w:r>
        <w:t>Die durchschnittliche Anzahl Schritte</w:t>
      </w:r>
      <w:r w:rsidR="00BA479F">
        <w:t>,</w:t>
      </w:r>
      <w:r>
        <w:t xml:space="preserve"> in welcher der Agent keine Aktion tätigt. Die erste Zahl stellt dabei die Service</w:t>
      </w:r>
      <w:r w:rsidR="000C30F3">
        <w:t>-</w:t>
      </w:r>
      <w:r>
        <w:t xml:space="preserve">Neustarts dar, die zweite Zahl die </w:t>
      </w:r>
      <w:del w:id="2307" w:author="Cailleret Levi (cailllev)" w:date="2020-12-14T11:36:00Z">
        <w:r w:rsidDel="00F75FB5">
          <w:delText>Detektionssystem</w:delText>
        </w:r>
      </w:del>
      <w:ins w:id="2308" w:author="Cailleret Levi (cailllev)" w:date="2020-12-14T11:36:00Z">
        <w:r w:rsidR="00F75FB5">
          <w:t>Präventionssystem</w:t>
        </w:r>
      </w:ins>
      <w:r w:rsidR="000C30F3">
        <w:t>-</w:t>
      </w:r>
      <w:r>
        <w:t>Auswechslungen.</w:t>
      </w:r>
    </w:p>
    <w:p w14:paraId="35D69CB4" w14:textId="77777777" w:rsidR="006D4724" w:rsidRDefault="006D4724" w:rsidP="006D4724">
      <w:pPr>
        <w:pStyle w:val="ListParagraph"/>
        <w:numPr>
          <w:ilvl w:val="0"/>
          <w:numId w:val="14"/>
        </w:numPr>
        <w:jc w:val="left"/>
      </w:pPr>
      <w:r>
        <w:t>Die durchschnittliche Belohnung, die der Agent pro Schritt erhält.</w:t>
      </w:r>
    </w:p>
    <w:p w14:paraId="05467E56" w14:textId="11BED95C" w:rsidR="006D4724" w:rsidRPr="00B102ED" w:rsidRDefault="007B3A79" w:rsidP="006D4724">
      <w:r w:rsidRPr="00B102ED">
        <w:t xml:space="preserve">Der </w:t>
      </w:r>
      <w:r w:rsidR="006D4724" w:rsidRPr="00B102ED">
        <w:t>Defender2000</w:t>
      </w:r>
      <w:r w:rsidRPr="00B102ED">
        <w:t xml:space="preserve"> Agent</w:t>
      </w:r>
      <w:r w:rsidR="006D4724" w:rsidRPr="00B102ED">
        <w:t xml:space="preserve">, </w:t>
      </w:r>
      <w:r w:rsidRPr="00B102ED">
        <w:t xml:space="preserve">der </w:t>
      </w:r>
      <w:r w:rsidR="006D4724" w:rsidRPr="00B102ED">
        <w:t>Random</w:t>
      </w:r>
      <w:r w:rsidRPr="00B102ED">
        <w:t xml:space="preserve"> Agent</w:t>
      </w:r>
      <w:r w:rsidR="006D4724" w:rsidRPr="00B102ED">
        <w:t xml:space="preserve"> und </w:t>
      </w:r>
      <w:r w:rsidRPr="00B102ED">
        <w:t xml:space="preserve">der </w:t>
      </w:r>
      <w:r w:rsidR="006D4724" w:rsidRPr="00B102ED">
        <w:t>Static</w:t>
      </w:r>
      <w:r w:rsidRPr="00B102ED">
        <w:t xml:space="preserve"> Agent</w:t>
      </w:r>
      <w:r w:rsidR="006D4724" w:rsidRPr="00B102ED">
        <w:t xml:space="preserve"> </w:t>
      </w:r>
      <w:r w:rsidR="00F00664" w:rsidRPr="00B102ED">
        <w:t>weisen</w:t>
      </w:r>
      <w:r w:rsidR="00E572DB" w:rsidRPr="00B102ED">
        <w:t xml:space="preserve"> weder</w:t>
      </w:r>
      <w:r w:rsidR="006D4724" w:rsidRPr="00B102ED">
        <w:t xml:space="preserve"> Lernschritte noch eine Lernzeit</w:t>
      </w:r>
      <w:r w:rsidR="00F00664" w:rsidRPr="00B102ED">
        <w:t xml:space="preserve"> auf</w:t>
      </w:r>
      <w:r w:rsidR="006E2AD8" w:rsidRPr="00B102ED">
        <w:t xml:space="preserve">, </w:t>
      </w:r>
      <w:r w:rsidR="00855027" w:rsidRPr="00B102ED">
        <w:t>weil</w:t>
      </w:r>
      <w:r w:rsidR="006E2AD8" w:rsidRPr="00B102ED">
        <w:t xml:space="preserve"> </w:t>
      </w:r>
      <w:r w:rsidR="006D4724" w:rsidRPr="00B102ED">
        <w:t xml:space="preserve">diese drei Agenten </w:t>
      </w:r>
      <w:r w:rsidR="00703DC3" w:rsidRPr="00B102ED">
        <w:t>nicht lernen und ihre interne Logik statisch ist</w:t>
      </w:r>
      <w:r w:rsidR="006D4724" w:rsidRPr="00B102ED">
        <w:t xml:space="preserve">. </w:t>
      </w:r>
      <w:r w:rsidR="00B160ED" w:rsidRPr="00B102ED">
        <w:t>Deshalb</w:t>
      </w:r>
      <w:r w:rsidR="003F0D1E" w:rsidRPr="00B102ED">
        <w:t xml:space="preserve"> </w:t>
      </w:r>
      <w:r w:rsidR="006D4724" w:rsidRPr="00B102ED">
        <w:t>werden diese Agenten nicht besser oder schlechter</w:t>
      </w:r>
      <w:r w:rsidR="00B102ED" w:rsidRPr="00B102ED">
        <w:t xml:space="preserve"> über die Zeit</w:t>
      </w:r>
      <w:ins w:id="2309" w:author="Cailleret Levi (cailllev)" w:date="2020-12-19T19:48:00Z">
        <w:r w:rsidR="00023A4F">
          <w:t>,</w:t>
        </w:r>
      </w:ins>
      <w:r w:rsidR="006D4724" w:rsidRPr="00B102ED">
        <w:t xml:space="preserve"> und somit können die Resultate auf eine Zeile zusammengefasst werden.</w:t>
      </w:r>
    </w:p>
    <w:p w14:paraId="00A684AF" w14:textId="6ED50A82" w:rsidR="006D4724" w:rsidRDefault="006D4724">
      <w:pPr>
        <w:jc w:val="left"/>
      </w:pPr>
      <w:r>
        <w:br w:type="page"/>
      </w:r>
    </w:p>
    <w:p w14:paraId="7E010D64" w14:textId="72329175" w:rsidR="006D4724" w:rsidRPr="006D4724" w:rsidDel="008D1910" w:rsidRDefault="006D4724" w:rsidP="006D4724">
      <w:pPr>
        <w:rPr>
          <w:del w:id="2310" w:author="Cailleret Levi (cailllev)" w:date="2020-12-15T16:20:00Z"/>
        </w:rPr>
      </w:pPr>
      <w:bookmarkStart w:id="2311" w:name="_Toc58941792"/>
      <w:bookmarkStart w:id="2312" w:name="_Toc58942190"/>
      <w:bookmarkStart w:id="2313" w:name="_Toc58942261"/>
      <w:bookmarkStart w:id="2314" w:name="_Toc58944981"/>
      <w:bookmarkStart w:id="2315" w:name="_Toc58955756"/>
      <w:bookmarkStart w:id="2316" w:name="_Toc58955838"/>
      <w:bookmarkStart w:id="2317" w:name="_Toc59005214"/>
      <w:bookmarkStart w:id="2318" w:name="_Toc59005287"/>
      <w:bookmarkStart w:id="2319" w:name="_Toc59179599"/>
      <w:bookmarkStart w:id="2320" w:name="_Toc59179671"/>
      <w:bookmarkStart w:id="2321" w:name="_Toc59300852"/>
      <w:bookmarkEnd w:id="2311"/>
      <w:bookmarkEnd w:id="2312"/>
      <w:bookmarkEnd w:id="2313"/>
      <w:bookmarkEnd w:id="2314"/>
      <w:bookmarkEnd w:id="2315"/>
      <w:bookmarkEnd w:id="2316"/>
      <w:bookmarkEnd w:id="2317"/>
      <w:bookmarkEnd w:id="2318"/>
      <w:bookmarkEnd w:id="2319"/>
      <w:bookmarkEnd w:id="2320"/>
      <w:bookmarkEnd w:id="2321"/>
    </w:p>
    <w:p w14:paraId="65B36DC8" w14:textId="33FE049B" w:rsidR="009D1712" w:rsidRPr="009D1712" w:rsidRDefault="009D1712" w:rsidP="009D1712">
      <w:pPr>
        <w:pStyle w:val="Heading3"/>
      </w:pPr>
      <w:bookmarkStart w:id="2322" w:name="_Toc59300853"/>
      <w:r>
        <w:t>Normal</w:t>
      </w:r>
      <w:bookmarkEnd w:id="2322"/>
    </w:p>
    <w:p w14:paraId="0C6014CF" w14:textId="061E9650" w:rsidR="00D46625" w:rsidRDefault="00315643" w:rsidP="005640B0">
      <w:r w:rsidRPr="00315643">
        <w:t xml:space="preserve">Bei dieser Versuchsreihe sind die </w:t>
      </w:r>
      <w:r w:rsidR="009573D5">
        <w:t>Service</w:t>
      </w:r>
      <w:r w:rsidR="00664295">
        <w:t xml:space="preserve"> </w:t>
      </w:r>
      <w:r w:rsidR="009573D5">
        <w:t>Neustarts</w:t>
      </w:r>
      <w:r w:rsidRPr="00315643">
        <w:t xml:space="preserve"> und die </w:t>
      </w:r>
      <w:del w:id="2323" w:author="Cailleret Levi (cailllev)" w:date="2020-12-14T11:36:00Z">
        <w:r w:rsidR="009573D5" w:rsidDel="00F75FB5">
          <w:delText>Detektionssystem</w:delText>
        </w:r>
      </w:del>
      <w:ins w:id="2324" w:author="Cailleret Levi (cailllev)" w:date="2020-12-14T11:36:00Z">
        <w:r w:rsidR="00F75FB5">
          <w:t>Präventionssystem</w:t>
        </w:r>
      </w:ins>
      <w:r w:rsidR="009573D5">
        <w:t xml:space="preserve"> Auswechslungen aktiviert</w:t>
      </w:r>
      <w:r w:rsidRPr="00315643">
        <w:t>. Es gibt keine Pause.</w:t>
      </w:r>
      <w:ins w:id="2325" w:author="Cailleret Levi (cailllev)" w:date="2020-12-16T09:45:00Z">
        <w:r w:rsidR="00321FB2">
          <w:t xml:space="preserve"> Die Resultate der Simulation sind in Tabelle 7 aufgelistet.</w:t>
        </w:r>
      </w:ins>
    </w:p>
    <w:p w14:paraId="0511DBF9" w14:textId="77777777" w:rsidR="009D1712" w:rsidDel="007258F7" w:rsidRDefault="009D1712" w:rsidP="00DC4916">
      <w:pPr>
        <w:rPr>
          <w:del w:id="2326" w:author="Cailleret Levi (cailllev)" w:date="2020-12-16T09:03:00Z"/>
        </w:rPr>
      </w:pPr>
    </w:p>
    <w:p w14:paraId="54DDC93F" w14:textId="63D33498" w:rsidR="00253888" w:rsidRDefault="00253888" w:rsidP="002A2307">
      <w:pPr>
        <w:rPr>
          <w:ins w:id="2327" w:author="Cailleret Levi (cailllev)" w:date="2020-12-16T09:02:00Z"/>
        </w:rPr>
      </w:pPr>
    </w:p>
    <w:tbl>
      <w:tblPr>
        <w:tblStyle w:val="GridTable6Colorful-Accent1"/>
        <w:tblW w:w="9257" w:type="dxa"/>
        <w:tblLook w:val="04A0" w:firstRow="1" w:lastRow="0" w:firstColumn="1" w:lastColumn="0" w:noHBand="0" w:noVBand="1"/>
      </w:tblPr>
      <w:tblGrid>
        <w:gridCol w:w="1668"/>
        <w:gridCol w:w="1184"/>
        <w:gridCol w:w="1538"/>
        <w:gridCol w:w="1275"/>
        <w:gridCol w:w="1146"/>
        <w:gridCol w:w="981"/>
        <w:gridCol w:w="1465"/>
      </w:tblGrid>
      <w:tr w:rsidR="005640B0" w:rsidRPr="005640B0" w14:paraId="1918A851" w14:textId="77777777" w:rsidTr="0084305C">
        <w:trPr>
          <w:cnfStyle w:val="100000000000" w:firstRow="1" w:lastRow="0" w:firstColumn="0" w:lastColumn="0" w:oddVBand="0" w:evenVBand="0" w:oddHBand="0"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1668" w:type="dxa"/>
            <w:tcBorders>
              <w:bottom w:val="single" w:sz="12" w:space="0" w:color="4472C4" w:themeColor="accent1"/>
              <w:right w:val="single" w:sz="12" w:space="0" w:color="4472C4" w:themeColor="accent1"/>
            </w:tcBorders>
            <w:noWrap/>
            <w:hideMark/>
          </w:tcPr>
          <w:p w14:paraId="2DD0C4FC" w14:textId="579ADE5D" w:rsidR="005640B0" w:rsidRPr="005640B0" w:rsidRDefault="0010418B" w:rsidP="005640B0">
            <w:pPr>
              <w:jc w:val="left"/>
              <w:rPr>
                <w:rFonts w:ascii="Consolas" w:eastAsia="Times New Roman" w:hAnsi="Consolas" w:cs="Calibri"/>
                <w:color w:val="000000"/>
                <w:lang w:eastAsia="de-CH"/>
              </w:rPr>
            </w:pPr>
            <w:r w:rsidRPr="005640B0">
              <w:rPr>
                <w:rFonts w:ascii="Consolas" w:eastAsia="Times New Roman" w:hAnsi="Consolas" w:cs="Calibri"/>
                <w:color w:val="000000"/>
                <w:lang w:eastAsia="de-CH"/>
              </w:rPr>
              <w:t>A</w:t>
            </w:r>
            <w:r w:rsidR="004644E8">
              <w:rPr>
                <w:rFonts w:ascii="Consolas" w:eastAsia="Times New Roman" w:hAnsi="Consolas" w:cs="Calibri"/>
                <w:color w:val="000000"/>
                <w:lang w:eastAsia="de-CH"/>
              </w:rPr>
              <w:t>gent</w:t>
            </w:r>
          </w:p>
        </w:tc>
        <w:tc>
          <w:tcPr>
            <w:tcW w:w="1184" w:type="dxa"/>
            <w:tcBorders>
              <w:left w:val="single" w:sz="12" w:space="0" w:color="4472C4" w:themeColor="accent1"/>
              <w:bottom w:val="single" w:sz="12" w:space="0" w:color="4472C4" w:themeColor="accent1"/>
            </w:tcBorders>
            <w:noWrap/>
            <w:hideMark/>
          </w:tcPr>
          <w:p w14:paraId="3D21B9A2" w14:textId="362C0B22" w:rsidR="005640B0" w:rsidRPr="005640B0" w:rsidRDefault="0010418B" w:rsidP="005640B0">
            <w:pPr>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eastAsia="Times New Roman" w:hAnsi="Consolas" w:cs="Calibri"/>
                <w:color w:val="000000"/>
                <w:lang w:eastAsia="de-CH"/>
              </w:rPr>
              <w:t>Le</w:t>
            </w:r>
            <w:r w:rsidR="0022415C">
              <w:rPr>
                <w:rFonts w:ascii="Consolas" w:eastAsia="Times New Roman" w:hAnsi="Consolas" w:cs="Calibri"/>
                <w:color w:val="000000"/>
                <w:lang w:eastAsia="de-CH"/>
              </w:rPr>
              <w:t>rn</w:t>
            </w:r>
            <w:r w:rsidR="00814B79">
              <w:rPr>
                <w:rFonts w:ascii="Consolas" w:eastAsia="Times New Roman" w:hAnsi="Consolas" w:cs="Calibri"/>
                <w:color w:val="000000"/>
                <w:lang w:eastAsia="de-CH"/>
              </w:rPr>
              <w:t>-</w:t>
            </w:r>
            <w:r>
              <w:rPr>
                <w:rFonts w:ascii="Consolas" w:eastAsia="Times New Roman" w:hAnsi="Consolas" w:cs="Calibri"/>
                <w:color w:val="000000"/>
                <w:lang w:eastAsia="de-CH"/>
              </w:rPr>
              <w:t>schritte</w:t>
            </w:r>
          </w:p>
        </w:tc>
        <w:tc>
          <w:tcPr>
            <w:tcW w:w="1538" w:type="dxa"/>
            <w:tcBorders>
              <w:bottom w:val="single" w:sz="12" w:space="0" w:color="4472C4" w:themeColor="accent1"/>
            </w:tcBorders>
            <w:noWrap/>
            <w:hideMark/>
          </w:tcPr>
          <w:p w14:paraId="51DB5DA2" w14:textId="236770C7" w:rsidR="005640B0" w:rsidRPr="005640B0" w:rsidRDefault="0010418B" w:rsidP="005640B0">
            <w:pPr>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eastAsia="Times New Roman" w:hAnsi="Consolas" w:cs="Calibri"/>
                <w:color w:val="000000"/>
                <w:lang w:eastAsia="de-CH"/>
              </w:rPr>
              <w:t>Lernzeit</w:t>
            </w:r>
          </w:p>
        </w:tc>
        <w:tc>
          <w:tcPr>
            <w:tcW w:w="1275" w:type="dxa"/>
            <w:tcBorders>
              <w:bottom w:val="single" w:sz="12" w:space="0" w:color="4472C4" w:themeColor="accent1"/>
            </w:tcBorders>
            <w:noWrap/>
            <w:hideMark/>
          </w:tcPr>
          <w:p w14:paraId="67A3EB43" w14:textId="1BEBD731" w:rsidR="005640B0" w:rsidRPr="005640B0" w:rsidRDefault="00BA6AB1" w:rsidP="005640B0">
            <w:pPr>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eastAsia="Times New Roman" w:hAnsi="Consolas" w:cs="Calibri"/>
                <w:color w:val="000000"/>
                <w:lang w:eastAsia="de-CH"/>
              </w:rPr>
              <w:t>ø</w:t>
            </w:r>
            <w:r w:rsidR="005640B0" w:rsidRPr="005640B0">
              <w:rPr>
                <w:rFonts w:ascii="Consolas" w:eastAsia="Times New Roman" w:hAnsi="Consolas" w:cs="Calibri"/>
                <w:color w:val="000000"/>
                <w:lang w:eastAsia="de-CH"/>
              </w:rPr>
              <w:t xml:space="preserve"> </w:t>
            </w:r>
            <w:r w:rsidR="00403726">
              <w:rPr>
                <w:rFonts w:ascii="Consolas" w:eastAsia="Times New Roman" w:hAnsi="Consolas" w:cs="Calibri"/>
                <w:color w:val="000000"/>
                <w:lang w:eastAsia="de-CH"/>
              </w:rPr>
              <w:t xml:space="preserve">Sim. </w:t>
            </w:r>
            <w:r w:rsidR="0010418B">
              <w:rPr>
                <w:rFonts w:ascii="Consolas" w:eastAsia="Times New Roman" w:hAnsi="Consolas" w:cs="Calibri"/>
                <w:color w:val="000000"/>
                <w:lang w:eastAsia="de-CH"/>
              </w:rPr>
              <w:t>Schritte</w:t>
            </w:r>
          </w:p>
        </w:tc>
        <w:tc>
          <w:tcPr>
            <w:tcW w:w="2127" w:type="dxa"/>
            <w:gridSpan w:val="2"/>
            <w:tcBorders>
              <w:bottom w:val="single" w:sz="12" w:space="0" w:color="4472C4" w:themeColor="accent1"/>
            </w:tcBorders>
            <w:noWrap/>
            <w:hideMark/>
          </w:tcPr>
          <w:p w14:paraId="16855A42" w14:textId="45F0C307" w:rsidR="005640B0" w:rsidRPr="005640B0" w:rsidRDefault="00BA6AB1" w:rsidP="005640B0">
            <w:pPr>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eastAsia="Times New Roman" w:hAnsi="Consolas" w:cs="Calibri"/>
                <w:color w:val="000000"/>
                <w:lang w:eastAsia="de-CH"/>
              </w:rPr>
              <w:t>ø</w:t>
            </w:r>
            <w:r w:rsidR="005640B0" w:rsidRPr="005640B0">
              <w:rPr>
                <w:rFonts w:ascii="Consolas" w:eastAsia="Times New Roman" w:hAnsi="Consolas" w:cs="Calibri"/>
                <w:color w:val="000000"/>
                <w:lang w:eastAsia="de-CH"/>
              </w:rPr>
              <w:t xml:space="preserve"> </w:t>
            </w:r>
            <w:r w:rsidR="0010418B">
              <w:rPr>
                <w:rFonts w:ascii="Consolas" w:eastAsia="Times New Roman" w:hAnsi="Consolas" w:cs="Calibri"/>
                <w:color w:val="000000"/>
                <w:lang w:eastAsia="de-CH"/>
              </w:rPr>
              <w:t>N</w:t>
            </w:r>
            <w:r w:rsidR="005640B0" w:rsidRPr="005640B0">
              <w:rPr>
                <w:rFonts w:ascii="Consolas" w:eastAsia="Times New Roman" w:hAnsi="Consolas" w:cs="Calibri"/>
                <w:color w:val="000000"/>
                <w:lang w:eastAsia="de-CH"/>
              </w:rPr>
              <w:t xml:space="preserve">ull </w:t>
            </w:r>
            <w:r w:rsidR="0010418B">
              <w:rPr>
                <w:rFonts w:ascii="Consolas" w:eastAsia="Times New Roman" w:hAnsi="Consolas" w:cs="Calibri"/>
                <w:color w:val="000000"/>
                <w:lang w:eastAsia="de-CH"/>
              </w:rPr>
              <w:t>A</w:t>
            </w:r>
            <w:r w:rsidR="005640B0" w:rsidRPr="005640B0">
              <w:rPr>
                <w:rFonts w:ascii="Consolas" w:eastAsia="Times New Roman" w:hAnsi="Consolas" w:cs="Calibri"/>
                <w:color w:val="000000"/>
                <w:lang w:eastAsia="de-CH"/>
              </w:rPr>
              <w:t>ction</w:t>
            </w:r>
          </w:p>
        </w:tc>
        <w:tc>
          <w:tcPr>
            <w:tcW w:w="1465" w:type="dxa"/>
            <w:noWrap/>
            <w:hideMark/>
          </w:tcPr>
          <w:p w14:paraId="14E4658E" w14:textId="23FEE4CA" w:rsidR="005640B0" w:rsidRPr="005640B0" w:rsidRDefault="00BA6AB1" w:rsidP="005640B0">
            <w:pPr>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eastAsia="Times New Roman" w:hAnsi="Consolas" w:cs="Calibri"/>
                <w:color w:val="000000"/>
                <w:lang w:eastAsia="de-CH"/>
              </w:rPr>
              <w:t>ø</w:t>
            </w:r>
            <w:r w:rsidR="005640B0" w:rsidRPr="005640B0">
              <w:rPr>
                <w:rFonts w:ascii="Consolas" w:eastAsia="Times New Roman" w:hAnsi="Consolas" w:cs="Calibri"/>
                <w:color w:val="000000"/>
                <w:lang w:eastAsia="de-CH"/>
              </w:rPr>
              <w:t xml:space="preserve"> </w:t>
            </w:r>
            <w:r w:rsidR="0010418B">
              <w:rPr>
                <w:rFonts w:ascii="Consolas" w:eastAsia="Times New Roman" w:hAnsi="Consolas" w:cs="Calibri"/>
                <w:color w:val="000000"/>
                <w:lang w:eastAsia="de-CH"/>
              </w:rPr>
              <w:t>Belohnung</w:t>
            </w:r>
          </w:p>
        </w:tc>
      </w:tr>
      <w:tr w:rsidR="00386877" w:rsidRPr="005640B0" w14:paraId="07279899" w14:textId="77777777" w:rsidTr="0021312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68" w:type="dxa"/>
            <w:vMerge w:val="restart"/>
            <w:tcBorders>
              <w:top w:val="single" w:sz="12" w:space="0" w:color="4472C4" w:themeColor="accent1"/>
              <w:right w:val="single" w:sz="12" w:space="0" w:color="4472C4" w:themeColor="accent1"/>
            </w:tcBorders>
            <w:noWrap/>
            <w:vAlign w:val="center"/>
            <w:hideMark/>
          </w:tcPr>
          <w:p w14:paraId="61FDF9F3" w14:textId="05E51838" w:rsidR="00386877" w:rsidRPr="005640B0" w:rsidRDefault="00386877" w:rsidP="00386877">
            <w:pPr>
              <w:jc w:val="center"/>
              <w:rPr>
                <w:rFonts w:ascii="Consolas" w:eastAsia="Times New Roman" w:hAnsi="Consolas" w:cs="Calibri"/>
                <w:color w:val="000000"/>
                <w:lang w:eastAsia="de-CH"/>
              </w:rPr>
            </w:pPr>
            <w:r>
              <w:rPr>
                <w:rFonts w:ascii="Consolas" w:hAnsi="Consolas" w:cs="Calibri"/>
                <w:color w:val="000000"/>
              </w:rPr>
              <w:t>A2C</w:t>
            </w:r>
          </w:p>
        </w:tc>
        <w:tc>
          <w:tcPr>
            <w:tcW w:w="1184" w:type="dxa"/>
            <w:tcBorders>
              <w:top w:val="single" w:sz="12" w:space="0" w:color="4472C4" w:themeColor="accent1"/>
              <w:left w:val="single" w:sz="12" w:space="0" w:color="4472C4" w:themeColor="accent1"/>
            </w:tcBorders>
            <w:noWrap/>
            <w:vAlign w:val="bottom"/>
            <w:hideMark/>
          </w:tcPr>
          <w:p w14:paraId="676AC6E7" w14:textId="401F4536"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10^3</w:t>
            </w:r>
          </w:p>
        </w:tc>
        <w:tc>
          <w:tcPr>
            <w:tcW w:w="1538" w:type="dxa"/>
            <w:tcBorders>
              <w:top w:val="single" w:sz="12" w:space="0" w:color="4472C4" w:themeColor="accent1"/>
            </w:tcBorders>
            <w:noWrap/>
            <w:vAlign w:val="bottom"/>
            <w:hideMark/>
          </w:tcPr>
          <w:p w14:paraId="065D6DC7" w14:textId="779C2D0F"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0.8 s</w:t>
            </w:r>
          </w:p>
        </w:tc>
        <w:tc>
          <w:tcPr>
            <w:tcW w:w="1275" w:type="dxa"/>
            <w:tcBorders>
              <w:top w:val="single" w:sz="12" w:space="0" w:color="4472C4" w:themeColor="accent1"/>
            </w:tcBorders>
            <w:noWrap/>
            <w:vAlign w:val="bottom"/>
            <w:hideMark/>
          </w:tcPr>
          <w:p w14:paraId="4949274F" w14:textId="7D57EB09"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122.6</w:t>
            </w:r>
          </w:p>
        </w:tc>
        <w:tc>
          <w:tcPr>
            <w:tcW w:w="1146" w:type="dxa"/>
            <w:tcBorders>
              <w:top w:val="single" w:sz="12" w:space="0" w:color="4472C4" w:themeColor="accent1"/>
            </w:tcBorders>
            <w:noWrap/>
            <w:vAlign w:val="bottom"/>
            <w:hideMark/>
          </w:tcPr>
          <w:p w14:paraId="1675EE7F" w14:textId="35AD8753"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0.14</w:t>
            </w:r>
          </w:p>
        </w:tc>
        <w:tc>
          <w:tcPr>
            <w:tcW w:w="981" w:type="dxa"/>
            <w:tcBorders>
              <w:top w:val="single" w:sz="12" w:space="0" w:color="4472C4" w:themeColor="accent1"/>
            </w:tcBorders>
            <w:noWrap/>
            <w:vAlign w:val="bottom"/>
            <w:hideMark/>
          </w:tcPr>
          <w:p w14:paraId="454B4E16" w14:textId="3078768F"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0.34</w:t>
            </w:r>
          </w:p>
        </w:tc>
        <w:tc>
          <w:tcPr>
            <w:tcW w:w="1465" w:type="dxa"/>
            <w:noWrap/>
            <w:vAlign w:val="bottom"/>
            <w:hideMark/>
          </w:tcPr>
          <w:p w14:paraId="74FF748F" w14:textId="10499CB2"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29.5</w:t>
            </w:r>
          </w:p>
        </w:tc>
      </w:tr>
      <w:tr w:rsidR="00386877" w:rsidRPr="005640B0" w14:paraId="5412767D" w14:textId="77777777" w:rsidTr="00213129">
        <w:trPr>
          <w:trHeight w:val="283"/>
        </w:trPr>
        <w:tc>
          <w:tcPr>
            <w:cnfStyle w:val="001000000000" w:firstRow="0" w:lastRow="0" w:firstColumn="1" w:lastColumn="0" w:oddVBand="0" w:evenVBand="0" w:oddHBand="0" w:evenHBand="0" w:firstRowFirstColumn="0" w:firstRowLastColumn="0" w:lastRowFirstColumn="0" w:lastRowLastColumn="0"/>
            <w:tcW w:w="1668" w:type="dxa"/>
            <w:vMerge/>
            <w:tcBorders>
              <w:right w:val="single" w:sz="12" w:space="0" w:color="4472C4" w:themeColor="accent1"/>
            </w:tcBorders>
            <w:vAlign w:val="center"/>
            <w:hideMark/>
          </w:tcPr>
          <w:p w14:paraId="1515E8CC" w14:textId="77777777" w:rsidR="00386877" w:rsidRPr="005640B0" w:rsidRDefault="00386877" w:rsidP="00386877">
            <w:pPr>
              <w:jc w:val="left"/>
              <w:rPr>
                <w:rFonts w:ascii="Consolas" w:eastAsia="Times New Roman" w:hAnsi="Consolas" w:cs="Calibri"/>
                <w:color w:val="000000"/>
                <w:lang w:eastAsia="de-CH"/>
              </w:rPr>
            </w:pPr>
          </w:p>
        </w:tc>
        <w:tc>
          <w:tcPr>
            <w:tcW w:w="1184" w:type="dxa"/>
            <w:tcBorders>
              <w:left w:val="single" w:sz="12" w:space="0" w:color="4472C4" w:themeColor="accent1"/>
            </w:tcBorders>
            <w:noWrap/>
            <w:vAlign w:val="bottom"/>
            <w:hideMark/>
          </w:tcPr>
          <w:p w14:paraId="04908AF7" w14:textId="54EB4605"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10^4</w:t>
            </w:r>
          </w:p>
        </w:tc>
        <w:tc>
          <w:tcPr>
            <w:tcW w:w="1538" w:type="dxa"/>
            <w:noWrap/>
            <w:vAlign w:val="bottom"/>
            <w:hideMark/>
          </w:tcPr>
          <w:p w14:paraId="382FE9B1" w14:textId="0D2EC9F7"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8.4 s</w:t>
            </w:r>
          </w:p>
        </w:tc>
        <w:tc>
          <w:tcPr>
            <w:tcW w:w="1275" w:type="dxa"/>
            <w:noWrap/>
            <w:vAlign w:val="bottom"/>
            <w:hideMark/>
          </w:tcPr>
          <w:p w14:paraId="2124FB7A" w14:textId="399A017A"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2498.6</w:t>
            </w:r>
          </w:p>
        </w:tc>
        <w:tc>
          <w:tcPr>
            <w:tcW w:w="1146" w:type="dxa"/>
            <w:noWrap/>
            <w:vAlign w:val="bottom"/>
            <w:hideMark/>
          </w:tcPr>
          <w:p w14:paraId="22D0386F" w14:textId="3F07E5B9"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0.16</w:t>
            </w:r>
          </w:p>
        </w:tc>
        <w:tc>
          <w:tcPr>
            <w:tcW w:w="981" w:type="dxa"/>
            <w:noWrap/>
            <w:vAlign w:val="bottom"/>
            <w:hideMark/>
          </w:tcPr>
          <w:p w14:paraId="2911CE3F" w14:textId="2B604C58"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0.06</w:t>
            </w:r>
          </w:p>
        </w:tc>
        <w:tc>
          <w:tcPr>
            <w:tcW w:w="1465" w:type="dxa"/>
            <w:noWrap/>
            <w:vAlign w:val="bottom"/>
            <w:hideMark/>
          </w:tcPr>
          <w:p w14:paraId="2B220B26" w14:textId="277038C2"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46.7</w:t>
            </w:r>
          </w:p>
        </w:tc>
      </w:tr>
      <w:tr w:rsidR="00386877" w:rsidRPr="005640B0" w14:paraId="6F83FFD9" w14:textId="77777777" w:rsidTr="0021312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68" w:type="dxa"/>
            <w:vMerge/>
            <w:tcBorders>
              <w:right w:val="single" w:sz="12" w:space="0" w:color="4472C4" w:themeColor="accent1"/>
            </w:tcBorders>
            <w:vAlign w:val="center"/>
            <w:hideMark/>
          </w:tcPr>
          <w:p w14:paraId="63587066" w14:textId="77777777" w:rsidR="00386877" w:rsidRPr="005640B0" w:rsidRDefault="00386877" w:rsidP="00386877">
            <w:pPr>
              <w:jc w:val="left"/>
              <w:rPr>
                <w:rFonts w:ascii="Consolas" w:eastAsia="Times New Roman" w:hAnsi="Consolas" w:cs="Calibri"/>
                <w:color w:val="000000"/>
                <w:lang w:eastAsia="de-CH"/>
              </w:rPr>
            </w:pPr>
          </w:p>
        </w:tc>
        <w:tc>
          <w:tcPr>
            <w:tcW w:w="1184" w:type="dxa"/>
            <w:tcBorders>
              <w:left w:val="single" w:sz="12" w:space="0" w:color="4472C4" w:themeColor="accent1"/>
            </w:tcBorders>
            <w:noWrap/>
            <w:vAlign w:val="bottom"/>
            <w:hideMark/>
          </w:tcPr>
          <w:p w14:paraId="52DCF4D6" w14:textId="4879C3FF"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10^5</w:t>
            </w:r>
          </w:p>
        </w:tc>
        <w:tc>
          <w:tcPr>
            <w:tcW w:w="1538" w:type="dxa"/>
            <w:noWrap/>
            <w:vAlign w:val="bottom"/>
            <w:hideMark/>
          </w:tcPr>
          <w:p w14:paraId="01A99248" w14:textId="5C85AF01"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74.8 s</w:t>
            </w:r>
          </w:p>
        </w:tc>
        <w:tc>
          <w:tcPr>
            <w:tcW w:w="1275" w:type="dxa"/>
            <w:noWrap/>
            <w:vAlign w:val="bottom"/>
            <w:hideMark/>
          </w:tcPr>
          <w:p w14:paraId="615D9425" w14:textId="49246A75"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4981.0</w:t>
            </w:r>
          </w:p>
        </w:tc>
        <w:tc>
          <w:tcPr>
            <w:tcW w:w="1146" w:type="dxa"/>
            <w:noWrap/>
            <w:vAlign w:val="bottom"/>
            <w:hideMark/>
          </w:tcPr>
          <w:p w14:paraId="5E092DED" w14:textId="5C55437A"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0.14</w:t>
            </w:r>
          </w:p>
        </w:tc>
        <w:tc>
          <w:tcPr>
            <w:tcW w:w="981" w:type="dxa"/>
            <w:noWrap/>
            <w:vAlign w:val="bottom"/>
            <w:hideMark/>
          </w:tcPr>
          <w:p w14:paraId="2133C447" w14:textId="059CEBA0"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0.02</w:t>
            </w:r>
          </w:p>
        </w:tc>
        <w:tc>
          <w:tcPr>
            <w:tcW w:w="1465" w:type="dxa"/>
            <w:noWrap/>
            <w:vAlign w:val="bottom"/>
            <w:hideMark/>
          </w:tcPr>
          <w:p w14:paraId="59FD8FD7" w14:textId="0276037D"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52.5</w:t>
            </w:r>
          </w:p>
        </w:tc>
      </w:tr>
      <w:tr w:rsidR="00386877" w:rsidRPr="005640B0" w14:paraId="051E356B" w14:textId="77777777" w:rsidTr="00213129">
        <w:trPr>
          <w:trHeight w:val="283"/>
        </w:trPr>
        <w:tc>
          <w:tcPr>
            <w:cnfStyle w:val="001000000000" w:firstRow="0" w:lastRow="0" w:firstColumn="1" w:lastColumn="0" w:oddVBand="0" w:evenVBand="0" w:oddHBand="0" w:evenHBand="0" w:firstRowFirstColumn="0" w:firstRowLastColumn="0" w:lastRowFirstColumn="0" w:lastRowLastColumn="0"/>
            <w:tcW w:w="1668" w:type="dxa"/>
            <w:vMerge/>
            <w:tcBorders>
              <w:right w:val="single" w:sz="12" w:space="0" w:color="4472C4" w:themeColor="accent1"/>
            </w:tcBorders>
            <w:vAlign w:val="center"/>
            <w:hideMark/>
          </w:tcPr>
          <w:p w14:paraId="35FB1262" w14:textId="77777777" w:rsidR="00386877" w:rsidRPr="005640B0" w:rsidRDefault="00386877" w:rsidP="00386877">
            <w:pPr>
              <w:jc w:val="left"/>
              <w:rPr>
                <w:rFonts w:ascii="Consolas" w:eastAsia="Times New Roman" w:hAnsi="Consolas" w:cs="Calibri"/>
                <w:color w:val="000000"/>
                <w:lang w:eastAsia="de-CH"/>
              </w:rPr>
            </w:pPr>
          </w:p>
        </w:tc>
        <w:tc>
          <w:tcPr>
            <w:tcW w:w="1184" w:type="dxa"/>
            <w:tcBorders>
              <w:left w:val="single" w:sz="12" w:space="0" w:color="4472C4" w:themeColor="accent1"/>
            </w:tcBorders>
            <w:noWrap/>
            <w:vAlign w:val="bottom"/>
            <w:hideMark/>
          </w:tcPr>
          <w:p w14:paraId="7BFCF877" w14:textId="6B93A9B9"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10^6</w:t>
            </w:r>
          </w:p>
        </w:tc>
        <w:tc>
          <w:tcPr>
            <w:tcW w:w="1538" w:type="dxa"/>
            <w:noWrap/>
            <w:vAlign w:val="bottom"/>
            <w:hideMark/>
          </w:tcPr>
          <w:p w14:paraId="32D4D648" w14:textId="148E096B"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747.4 s</w:t>
            </w:r>
          </w:p>
        </w:tc>
        <w:tc>
          <w:tcPr>
            <w:tcW w:w="1275" w:type="dxa"/>
            <w:noWrap/>
            <w:vAlign w:val="bottom"/>
            <w:hideMark/>
          </w:tcPr>
          <w:p w14:paraId="2A2D551C" w14:textId="6E747252"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5000.0</w:t>
            </w:r>
          </w:p>
        </w:tc>
        <w:tc>
          <w:tcPr>
            <w:tcW w:w="1146" w:type="dxa"/>
            <w:noWrap/>
            <w:vAlign w:val="bottom"/>
            <w:hideMark/>
          </w:tcPr>
          <w:p w14:paraId="2826DB8E" w14:textId="741D859A"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0.00</w:t>
            </w:r>
          </w:p>
        </w:tc>
        <w:tc>
          <w:tcPr>
            <w:tcW w:w="981" w:type="dxa"/>
            <w:noWrap/>
            <w:vAlign w:val="bottom"/>
            <w:hideMark/>
          </w:tcPr>
          <w:p w14:paraId="75C19BE4" w14:textId="005C78F9"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0.00</w:t>
            </w:r>
          </w:p>
        </w:tc>
        <w:tc>
          <w:tcPr>
            <w:tcW w:w="1465" w:type="dxa"/>
            <w:noWrap/>
            <w:vAlign w:val="bottom"/>
            <w:hideMark/>
          </w:tcPr>
          <w:p w14:paraId="1F867AB5" w14:textId="7B56B025"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52.5</w:t>
            </w:r>
          </w:p>
        </w:tc>
      </w:tr>
      <w:tr w:rsidR="00386877" w:rsidRPr="005640B0" w14:paraId="02B51DC5" w14:textId="77777777" w:rsidTr="0021312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68" w:type="dxa"/>
            <w:vMerge/>
            <w:tcBorders>
              <w:bottom w:val="single" w:sz="12" w:space="0" w:color="4472C4" w:themeColor="accent1"/>
              <w:right w:val="single" w:sz="12" w:space="0" w:color="4472C4" w:themeColor="accent1"/>
            </w:tcBorders>
            <w:vAlign w:val="center"/>
            <w:hideMark/>
          </w:tcPr>
          <w:p w14:paraId="72F3FE2B" w14:textId="77777777" w:rsidR="00386877" w:rsidRPr="005640B0" w:rsidRDefault="00386877" w:rsidP="00386877">
            <w:pPr>
              <w:jc w:val="left"/>
              <w:rPr>
                <w:rFonts w:ascii="Consolas" w:eastAsia="Times New Roman" w:hAnsi="Consolas" w:cs="Calibri"/>
                <w:color w:val="000000"/>
                <w:lang w:eastAsia="de-CH"/>
              </w:rPr>
            </w:pPr>
          </w:p>
        </w:tc>
        <w:tc>
          <w:tcPr>
            <w:tcW w:w="1184" w:type="dxa"/>
            <w:tcBorders>
              <w:left w:val="single" w:sz="12" w:space="0" w:color="4472C4" w:themeColor="accent1"/>
              <w:bottom w:val="single" w:sz="12" w:space="0" w:color="4472C4" w:themeColor="accent1"/>
            </w:tcBorders>
            <w:noWrap/>
            <w:vAlign w:val="bottom"/>
            <w:hideMark/>
          </w:tcPr>
          <w:p w14:paraId="156AAF96" w14:textId="57818654"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10^7</w:t>
            </w:r>
          </w:p>
        </w:tc>
        <w:tc>
          <w:tcPr>
            <w:tcW w:w="1538" w:type="dxa"/>
            <w:tcBorders>
              <w:bottom w:val="single" w:sz="12" w:space="0" w:color="4472C4" w:themeColor="accent1"/>
            </w:tcBorders>
            <w:noWrap/>
            <w:vAlign w:val="bottom"/>
            <w:hideMark/>
          </w:tcPr>
          <w:p w14:paraId="38DEB9A0" w14:textId="07A9C578"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8236.3 s</w:t>
            </w:r>
          </w:p>
        </w:tc>
        <w:tc>
          <w:tcPr>
            <w:tcW w:w="1275" w:type="dxa"/>
            <w:tcBorders>
              <w:bottom w:val="single" w:sz="12" w:space="0" w:color="4472C4" w:themeColor="accent1"/>
            </w:tcBorders>
            <w:noWrap/>
            <w:vAlign w:val="bottom"/>
            <w:hideMark/>
          </w:tcPr>
          <w:p w14:paraId="53840870" w14:textId="585EEA8C"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5000.0</w:t>
            </w:r>
          </w:p>
        </w:tc>
        <w:tc>
          <w:tcPr>
            <w:tcW w:w="1146" w:type="dxa"/>
            <w:tcBorders>
              <w:bottom w:val="single" w:sz="12" w:space="0" w:color="4472C4" w:themeColor="accent1"/>
            </w:tcBorders>
            <w:noWrap/>
            <w:vAlign w:val="bottom"/>
            <w:hideMark/>
          </w:tcPr>
          <w:p w14:paraId="0B449E50" w14:textId="08A43205"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0.00</w:t>
            </w:r>
          </w:p>
        </w:tc>
        <w:tc>
          <w:tcPr>
            <w:tcW w:w="981" w:type="dxa"/>
            <w:tcBorders>
              <w:bottom w:val="single" w:sz="12" w:space="0" w:color="4472C4" w:themeColor="accent1"/>
            </w:tcBorders>
            <w:noWrap/>
            <w:vAlign w:val="bottom"/>
            <w:hideMark/>
          </w:tcPr>
          <w:p w14:paraId="627A0C92" w14:textId="3EA2AF41"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0.00</w:t>
            </w:r>
          </w:p>
        </w:tc>
        <w:tc>
          <w:tcPr>
            <w:tcW w:w="1465" w:type="dxa"/>
            <w:tcBorders>
              <w:bottom w:val="single" w:sz="12" w:space="0" w:color="4472C4" w:themeColor="accent1"/>
            </w:tcBorders>
            <w:noWrap/>
            <w:vAlign w:val="bottom"/>
            <w:hideMark/>
          </w:tcPr>
          <w:p w14:paraId="7F412F00" w14:textId="2577E3A7"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52.6</w:t>
            </w:r>
          </w:p>
        </w:tc>
      </w:tr>
      <w:tr w:rsidR="00386877" w:rsidRPr="005640B0" w14:paraId="6966C8CE" w14:textId="77777777" w:rsidTr="00213129">
        <w:trPr>
          <w:trHeight w:val="283"/>
        </w:trPr>
        <w:tc>
          <w:tcPr>
            <w:cnfStyle w:val="001000000000" w:firstRow="0" w:lastRow="0" w:firstColumn="1" w:lastColumn="0" w:oddVBand="0" w:evenVBand="0" w:oddHBand="0" w:evenHBand="0" w:firstRowFirstColumn="0" w:firstRowLastColumn="0" w:lastRowFirstColumn="0" w:lastRowLastColumn="0"/>
            <w:tcW w:w="1668" w:type="dxa"/>
            <w:vMerge w:val="restart"/>
            <w:tcBorders>
              <w:top w:val="single" w:sz="12" w:space="0" w:color="4472C4" w:themeColor="accent1"/>
              <w:right w:val="single" w:sz="12" w:space="0" w:color="4472C4" w:themeColor="accent1"/>
            </w:tcBorders>
            <w:noWrap/>
            <w:vAlign w:val="center"/>
            <w:hideMark/>
          </w:tcPr>
          <w:p w14:paraId="7943D153" w14:textId="5EE1412C" w:rsidR="00386877" w:rsidRPr="005640B0" w:rsidRDefault="00386877" w:rsidP="00386877">
            <w:pPr>
              <w:jc w:val="center"/>
              <w:rPr>
                <w:rFonts w:ascii="Consolas" w:eastAsia="Times New Roman" w:hAnsi="Consolas" w:cs="Calibri"/>
                <w:color w:val="000000"/>
                <w:lang w:eastAsia="de-CH"/>
              </w:rPr>
            </w:pPr>
            <w:r>
              <w:rPr>
                <w:rFonts w:ascii="Consolas" w:hAnsi="Consolas" w:cs="Calibri"/>
                <w:color w:val="000000"/>
              </w:rPr>
              <w:t>PPO</w:t>
            </w:r>
          </w:p>
        </w:tc>
        <w:tc>
          <w:tcPr>
            <w:tcW w:w="1184" w:type="dxa"/>
            <w:tcBorders>
              <w:top w:val="single" w:sz="12" w:space="0" w:color="4472C4" w:themeColor="accent1"/>
              <w:left w:val="single" w:sz="12" w:space="0" w:color="4472C4" w:themeColor="accent1"/>
            </w:tcBorders>
            <w:noWrap/>
            <w:vAlign w:val="bottom"/>
            <w:hideMark/>
          </w:tcPr>
          <w:p w14:paraId="39C2574A" w14:textId="201D77D8"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10^3</w:t>
            </w:r>
          </w:p>
        </w:tc>
        <w:tc>
          <w:tcPr>
            <w:tcW w:w="1538" w:type="dxa"/>
            <w:tcBorders>
              <w:top w:val="single" w:sz="12" w:space="0" w:color="4472C4" w:themeColor="accent1"/>
            </w:tcBorders>
            <w:noWrap/>
            <w:vAlign w:val="bottom"/>
            <w:hideMark/>
          </w:tcPr>
          <w:p w14:paraId="6F9B7F48" w14:textId="6BD48B6F"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1.6 s</w:t>
            </w:r>
          </w:p>
        </w:tc>
        <w:tc>
          <w:tcPr>
            <w:tcW w:w="1275" w:type="dxa"/>
            <w:tcBorders>
              <w:top w:val="single" w:sz="12" w:space="0" w:color="4472C4" w:themeColor="accent1"/>
            </w:tcBorders>
            <w:noWrap/>
            <w:vAlign w:val="bottom"/>
            <w:hideMark/>
          </w:tcPr>
          <w:p w14:paraId="3B6EDF59" w14:textId="1F5AE474"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140.6</w:t>
            </w:r>
          </w:p>
        </w:tc>
        <w:tc>
          <w:tcPr>
            <w:tcW w:w="1146" w:type="dxa"/>
            <w:tcBorders>
              <w:top w:val="single" w:sz="12" w:space="0" w:color="4472C4" w:themeColor="accent1"/>
            </w:tcBorders>
            <w:noWrap/>
            <w:vAlign w:val="bottom"/>
            <w:hideMark/>
          </w:tcPr>
          <w:p w14:paraId="277B2C48" w14:textId="40F5432A"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0.12</w:t>
            </w:r>
          </w:p>
        </w:tc>
        <w:tc>
          <w:tcPr>
            <w:tcW w:w="981" w:type="dxa"/>
            <w:tcBorders>
              <w:top w:val="single" w:sz="12" w:space="0" w:color="4472C4" w:themeColor="accent1"/>
            </w:tcBorders>
            <w:noWrap/>
            <w:vAlign w:val="bottom"/>
            <w:hideMark/>
          </w:tcPr>
          <w:p w14:paraId="3B5E7C8E" w14:textId="59EA4CFA"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0.31</w:t>
            </w:r>
          </w:p>
        </w:tc>
        <w:tc>
          <w:tcPr>
            <w:tcW w:w="1465" w:type="dxa"/>
            <w:tcBorders>
              <w:top w:val="single" w:sz="12" w:space="0" w:color="4472C4" w:themeColor="accent1"/>
            </w:tcBorders>
            <w:noWrap/>
            <w:vAlign w:val="bottom"/>
            <w:hideMark/>
          </w:tcPr>
          <w:p w14:paraId="32DD287B" w14:textId="3AB268D4"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30.2</w:t>
            </w:r>
          </w:p>
        </w:tc>
      </w:tr>
      <w:tr w:rsidR="00386877" w:rsidRPr="005640B0" w14:paraId="62DA8385" w14:textId="77777777" w:rsidTr="0021312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68" w:type="dxa"/>
            <w:vMerge/>
            <w:tcBorders>
              <w:right w:val="single" w:sz="12" w:space="0" w:color="4472C4" w:themeColor="accent1"/>
            </w:tcBorders>
            <w:vAlign w:val="center"/>
            <w:hideMark/>
          </w:tcPr>
          <w:p w14:paraId="273263AD" w14:textId="77777777" w:rsidR="00386877" w:rsidRPr="005640B0" w:rsidRDefault="00386877" w:rsidP="00386877">
            <w:pPr>
              <w:jc w:val="left"/>
              <w:rPr>
                <w:rFonts w:ascii="Consolas" w:eastAsia="Times New Roman" w:hAnsi="Consolas" w:cs="Calibri"/>
                <w:color w:val="000000"/>
                <w:lang w:eastAsia="de-CH"/>
              </w:rPr>
            </w:pPr>
          </w:p>
        </w:tc>
        <w:tc>
          <w:tcPr>
            <w:tcW w:w="1184" w:type="dxa"/>
            <w:tcBorders>
              <w:left w:val="single" w:sz="12" w:space="0" w:color="4472C4" w:themeColor="accent1"/>
            </w:tcBorders>
            <w:noWrap/>
            <w:vAlign w:val="bottom"/>
            <w:hideMark/>
          </w:tcPr>
          <w:p w14:paraId="53269958" w14:textId="7B7116BB"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10^4</w:t>
            </w:r>
          </w:p>
        </w:tc>
        <w:tc>
          <w:tcPr>
            <w:tcW w:w="1538" w:type="dxa"/>
            <w:noWrap/>
            <w:vAlign w:val="bottom"/>
            <w:hideMark/>
          </w:tcPr>
          <w:p w14:paraId="0AD5B956" w14:textId="63B47B26"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15.1 s</w:t>
            </w:r>
          </w:p>
        </w:tc>
        <w:tc>
          <w:tcPr>
            <w:tcW w:w="1275" w:type="dxa"/>
            <w:noWrap/>
            <w:vAlign w:val="bottom"/>
            <w:hideMark/>
          </w:tcPr>
          <w:p w14:paraId="4433CF17" w14:textId="0088A0C7"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2835.7</w:t>
            </w:r>
          </w:p>
        </w:tc>
        <w:tc>
          <w:tcPr>
            <w:tcW w:w="1146" w:type="dxa"/>
            <w:noWrap/>
            <w:vAlign w:val="bottom"/>
            <w:hideMark/>
          </w:tcPr>
          <w:p w14:paraId="129C7DB3" w14:textId="72F1260A"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0.14</w:t>
            </w:r>
          </w:p>
        </w:tc>
        <w:tc>
          <w:tcPr>
            <w:tcW w:w="981" w:type="dxa"/>
            <w:noWrap/>
            <w:vAlign w:val="bottom"/>
            <w:hideMark/>
          </w:tcPr>
          <w:p w14:paraId="188EF56D" w14:textId="3597F015"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0.12</w:t>
            </w:r>
          </w:p>
        </w:tc>
        <w:tc>
          <w:tcPr>
            <w:tcW w:w="1465" w:type="dxa"/>
            <w:noWrap/>
            <w:vAlign w:val="bottom"/>
            <w:hideMark/>
          </w:tcPr>
          <w:p w14:paraId="3F6A0F52" w14:textId="1E63D5DE"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46.9</w:t>
            </w:r>
          </w:p>
        </w:tc>
      </w:tr>
      <w:tr w:rsidR="00386877" w:rsidRPr="005640B0" w14:paraId="38709773" w14:textId="77777777" w:rsidTr="00213129">
        <w:trPr>
          <w:trHeight w:val="283"/>
        </w:trPr>
        <w:tc>
          <w:tcPr>
            <w:cnfStyle w:val="001000000000" w:firstRow="0" w:lastRow="0" w:firstColumn="1" w:lastColumn="0" w:oddVBand="0" w:evenVBand="0" w:oddHBand="0" w:evenHBand="0" w:firstRowFirstColumn="0" w:firstRowLastColumn="0" w:lastRowFirstColumn="0" w:lastRowLastColumn="0"/>
            <w:tcW w:w="1668" w:type="dxa"/>
            <w:vMerge/>
            <w:tcBorders>
              <w:right w:val="single" w:sz="12" w:space="0" w:color="4472C4" w:themeColor="accent1"/>
            </w:tcBorders>
            <w:vAlign w:val="center"/>
            <w:hideMark/>
          </w:tcPr>
          <w:p w14:paraId="73F47123" w14:textId="77777777" w:rsidR="00386877" w:rsidRPr="005640B0" w:rsidRDefault="00386877" w:rsidP="00386877">
            <w:pPr>
              <w:jc w:val="left"/>
              <w:rPr>
                <w:rFonts w:ascii="Consolas" w:eastAsia="Times New Roman" w:hAnsi="Consolas" w:cs="Calibri"/>
                <w:color w:val="000000"/>
                <w:lang w:eastAsia="de-CH"/>
              </w:rPr>
            </w:pPr>
          </w:p>
        </w:tc>
        <w:tc>
          <w:tcPr>
            <w:tcW w:w="1184" w:type="dxa"/>
            <w:tcBorders>
              <w:left w:val="single" w:sz="12" w:space="0" w:color="4472C4" w:themeColor="accent1"/>
            </w:tcBorders>
            <w:noWrap/>
            <w:vAlign w:val="bottom"/>
            <w:hideMark/>
          </w:tcPr>
          <w:p w14:paraId="03A5342B" w14:textId="48CD9715"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10^5</w:t>
            </w:r>
          </w:p>
        </w:tc>
        <w:tc>
          <w:tcPr>
            <w:tcW w:w="1538" w:type="dxa"/>
            <w:noWrap/>
            <w:vAlign w:val="bottom"/>
            <w:hideMark/>
          </w:tcPr>
          <w:p w14:paraId="73CF1130" w14:textId="6A7B4197"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147.5 s</w:t>
            </w:r>
          </w:p>
        </w:tc>
        <w:tc>
          <w:tcPr>
            <w:tcW w:w="1275" w:type="dxa"/>
            <w:noWrap/>
            <w:vAlign w:val="bottom"/>
            <w:hideMark/>
          </w:tcPr>
          <w:p w14:paraId="69D347C9" w14:textId="59369C4B"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4975.7</w:t>
            </w:r>
          </w:p>
        </w:tc>
        <w:tc>
          <w:tcPr>
            <w:tcW w:w="1146" w:type="dxa"/>
            <w:noWrap/>
            <w:vAlign w:val="bottom"/>
            <w:hideMark/>
          </w:tcPr>
          <w:p w14:paraId="6975D2D8" w14:textId="48EAA1C8"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0.33</w:t>
            </w:r>
          </w:p>
        </w:tc>
        <w:tc>
          <w:tcPr>
            <w:tcW w:w="981" w:type="dxa"/>
            <w:noWrap/>
            <w:vAlign w:val="bottom"/>
            <w:hideMark/>
          </w:tcPr>
          <w:p w14:paraId="682686BA" w14:textId="6EAFF8A2"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0.00</w:t>
            </w:r>
          </w:p>
        </w:tc>
        <w:tc>
          <w:tcPr>
            <w:tcW w:w="1465" w:type="dxa"/>
            <w:noWrap/>
            <w:vAlign w:val="bottom"/>
            <w:hideMark/>
          </w:tcPr>
          <w:p w14:paraId="290B7ABE" w14:textId="55FEA087"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54.1</w:t>
            </w:r>
          </w:p>
        </w:tc>
      </w:tr>
      <w:tr w:rsidR="00386877" w:rsidRPr="005640B0" w14:paraId="02DD3D9B" w14:textId="77777777" w:rsidTr="0021312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68" w:type="dxa"/>
            <w:vMerge/>
            <w:tcBorders>
              <w:right w:val="single" w:sz="12" w:space="0" w:color="4472C4" w:themeColor="accent1"/>
            </w:tcBorders>
            <w:vAlign w:val="center"/>
            <w:hideMark/>
          </w:tcPr>
          <w:p w14:paraId="526EFB1B" w14:textId="77777777" w:rsidR="00386877" w:rsidRPr="005640B0" w:rsidRDefault="00386877" w:rsidP="00386877">
            <w:pPr>
              <w:jc w:val="left"/>
              <w:rPr>
                <w:rFonts w:ascii="Consolas" w:eastAsia="Times New Roman" w:hAnsi="Consolas" w:cs="Calibri"/>
                <w:color w:val="000000"/>
                <w:lang w:eastAsia="de-CH"/>
              </w:rPr>
            </w:pPr>
          </w:p>
        </w:tc>
        <w:tc>
          <w:tcPr>
            <w:tcW w:w="1184" w:type="dxa"/>
            <w:tcBorders>
              <w:left w:val="single" w:sz="12" w:space="0" w:color="4472C4" w:themeColor="accent1"/>
            </w:tcBorders>
            <w:noWrap/>
            <w:vAlign w:val="bottom"/>
            <w:hideMark/>
          </w:tcPr>
          <w:p w14:paraId="06A41CF8" w14:textId="41D48127"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10^6</w:t>
            </w:r>
          </w:p>
        </w:tc>
        <w:tc>
          <w:tcPr>
            <w:tcW w:w="1538" w:type="dxa"/>
            <w:noWrap/>
            <w:vAlign w:val="bottom"/>
            <w:hideMark/>
          </w:tcPr>
          <w:p w14:paraId="60F8079F" w14:textId="0696F137"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1494.6 s</w:t>
            </w:r>
          </w:p>
        </w:tc>
        <w:tc>
          <w:tcPr>
            <w:tcW w:w="1275" w:type="dxa"/>
            <w:noWrap/>
            <w:vAlign w:val="bottom"/>
            <w:hideMark/>
          </w:tcPr>
          <w:p w14:paraId="26493B13" w14:textId="7B5184C1"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4981.2</w:t>
            </w:r>
          </w:p>
        </w:tc>
        <w:tc>
          <w:tcPr>
            <w:tcW w:w="1146" w:type="dxa"/>
            <w:noWrap/>
            <w:vAlign w:val="bottom"/>
            <w:hideMark/>
          </w:tcPr>
          <w:p w14:paraId="626C1959" w14:textId="310C86F3"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981" w:type="dxa"/>
            <w:noWrap/>
            <w:vAlign w:val="bottom"/>
            <w:hideMark/>
          </w:tcPr>
          <w:p w14:paraId="6815562D" w14:textId="041AD0E2"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0.00</w:t>
            </w:r>
          </w:p>
        </w:tc>
        <w:tc>
          <w:tcPr>
            <w:tcW w:w="1465" w:type="dxa"/>
            <w:noWrap/>
            <w:vAlign w:val="bottom"/>
            <w:hideMark/>
          </w:tcPr>
          <w:p w14:paraId="1597FD4D" w14:textId="18C6A13A"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57.5</w:t>
            </w:r>
          </w:p>
        </w:tc>
      </w:tr>
      <w:tr w:rsidR="00386877" w:rsidRPr="005640B0" w14:paraId="21B5D977" w14:textId="77777777" w:rsidTr="00213129">
        <w:trPr>
          <w:trHeight w:val="283"/>
        </w:trPr>
        <w:tc>
          <w:tcPr>
            <w:cnfStyle w:val="001000000000" w:firstRow="0" w:lastRow="0" w:firstColumn="1" w:lastColumn="0" w:oddVBand="0" w:evenVBand="0" w:oddHBand="0" w:evenHBand="0" w:firstRowFirstColumn="0" w:firstRowLastColumn="0" w:lastRowFirstColumn="0" w:lastRowLastColumn="0"/>
            <w:tcW w:w="1668" w:type="dxa"/>
            <w:vMerge/>
            <w:tcBorders>
              <w:bottom w:val="single" w:sz="12" w:space="0" w:color="4472C4" w:themeColor="accent1"/>
              <w:right w:val="single" w:sz="12" w:space="0" w:color="4472C4" w:themeColor="accent1"/>
            </w:tcBorders>
            <w:vAlign w:val="center"/>
            <w:hideMark/>
          </w:tcPr>
          <w:p w14:paraId="7C91137C" w14:textId="77777777" w:rsidR="00386877" w:rsidRPr="005640B0" w:rsidRDefault="00386877" w:rsidP="00386877">
            <w:pPr>
              <w:jc w:val="left"/>
              <w:rPr>
                <w:rFonts w:ascii="Consolas" w:eastAsia="Times New Roman" w:hAnsi="Consolas" w:cs="Calibri"/>
                <w:color w:val="000000"/>
                <w:lang w:eastAsia="de-CH"/>
              </w:rPr>
            </w:pPr>
          </w:p>
        </w:tc>
        <w:tc>
          <w:tcPr>
            <w:tcW w:w="1184" w:type="dxa"/>
            <w:tcBorders>
              <w:left w:val="single" w:sz="12" w:space="0" w:color="4472C4" w:themeColor="accent1"/>
              <w:bottom w:val="single" w:sz="12" w:space="0" w:color="4472C4" w:themeColor="accent1"/>
            </w:tcBorders>
            <w:noWrap/>
            <w:vAlign w:val="bottom"/>
            <w:hideMark/>
          </w:tcPr>
          <w:p w14:paraId="64A57462" w14:textId="5659EBFD"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10^7</w:t>
            </w:r>
          </w:p>
        </w:tc>
        <w:tc>
          <w:tcPr>
            <w:tcW w:w="1538" w:type="dxa"/>
            <w:tcBorders>
              <w:bottom w:val="single" w:sz="12" w:space="0" w:color="4472C4" w:themeColor="accent1"/>
            </w:tcBorders>
            <w:noWrap/>
            <w:vAlign w:val="bottom"/>
            <w:hideMark/>
          </w:tcPr>
          <w:p w14:paraId="3A6EB994" w14:textId="09D00F7C"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14228.5 s</w:t>
            </w:r>
          </w:p>
        </w:tc>
        <w:tc>
          <w:tcPr>
            <w:tcW w:w="1275" w:type="dxa"/>
            <w:tcBorders>
              <w:bottom w:val="single" w:sz="12" w:space="0" w:color="4472C4" w:themeColor="accent1"/>
            </w:tcBorders>
            <w:noWrap/>
            <w:vAlign w:val="bottom"/>
            <w:hideMark/>
          </w:tcPr>
          <w:p w14:paraId="44D244C6" w14:textId="1CC79C65"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4990.2</w:t>
            </w:r>
          </w:p>
        </w:tc>
        <w:tc>
          <w:tcPr>
            <w:tcW w:w="1146" w:type="dxa"/>
            <w:tcBorders>
              <w:bottom w:val="single" w:sz="12" w:space="0" w:color="4472C4" w:themeColor="accent1"/>
            </w:tcBorders>
            <w:noWrap/>
            <w:vAlign w:val="bottom"/>
            <w:hideMark/>
          </w:tcPr>
          <w:p w14:paraId="51A529E2" w14:textId="72520C59"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981" w:type="dxa"/>
            <w:tcBorders>
              <w:bottom w:val="single" w:sz="12" w:space="0" w:color="4472C4" w:themeColor="accent1"/>
            </w:tcBorders>
            <w:noWrap/>
            <w:vAlign w:val="bottom"/>
            <w:hideMark/>
          </w:tcPr>
          <w:p w14:paraId="4844A7A8" w14:textId="25426901"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0.00</w:t>
            </w:r>
          </w:p>
        </w:tc>
        <w:tc>
          <w:tcPr>
            <w:tcW w:w="1465" w:type="dxa"/>
            <w:tcBorders>
              <w:bottom w:val="single" w:sz="12" w:space="0" w:color="4472C4" w:themeColor="accent1"/>
            </w:tcBorders>
            <w:noWrap/>
            <w:vAlign w:val="bottom"/>
            <w:hideMark/>
          </w:tcPr>
          <w:p w14:paraId="0CE0A8BC" w14:textId="7A35478E"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57.6</w:t>
            </w:r>
          </w:p>
        </w:tc>
      </w:tr>
      <w:tr w:rsidR="00386877" w:rsidRPr="005640B0" w14:paraId="7D8CE44D" w14:textId="77777777" w:rsidTr="0021312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68" w:type="dxa"/>
            <w:tcBorders>
              <w:top w:val="single" w:sz="12" w:space="0" w:color="4472C4" w:themeColor="accent1"/>
              <w:right w:val="single" w:sz="12" w:space="0" w:color="4472C4" w:themeColor="accent1"/>
            </w:tcBorders>
            <w:noWrap/>
            <w:vAlign w:val="center"/>
            <w:hideMark/>
          </w:tcPr>
          <w:p w14:paraId="5864614D" w14:textId="4D017CCE" w:rsidR="00386877" w:rsidRPr="005640B0" w:rsidRDefault="00386877" w:rsidP="00386877">
            <w:pPr>
              <w:jc w:val="center"/>
              <w:rPr>
                <w:rFonts w:ascii="Consolas" w:eastAsia="Times New Roman" w:hAnsi="Consolas" w:cs="Calibri"/>
                <w:color w:val="000000"/>
                <w:lang w:eastAsia="de-CH"/>
              </w:rPr>
            </w:pPr>
            <w:r>
              <w:rPr>
                <w:rFonts w:ascii="Consolas" w:hAnsi="Consolas" w:cs="Calibri"/>
                <w:color w:val="000000"/>
              </w:rPr>
              <w:t>Defender2000</w:t>
            </w:r>
          </w:p>
        </w:tc>
        <w:tc>
          <w:tcPr>
            <w:tcW w:w="1184" w:type="dxa"/>
            <w:tcBorders>
              <w:top w:val="single" w:sz="12" w:space="0" w:color="4472C4" w:themeColor="accent1"/>
              <w:left w:val="single" w:sz="12" w:space="0" w:color="4472C4" w:themeColor="accent1"/>
            </w:tcBorders>
            <w:noWrap/>
            <w:vAlign w:val="bottom"/>
            <w:hideMark/>
          </w:tcPr>
          <w:p w14:paraId="1DF5B438" w14:textId="0AF7C80C"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w:t>
            </w:r>
          </w:p>
        </w:tc>
        <w:tc>
          <w:tcPr>
            <w:tcW w:w="1538" w:type="dxa"/>
            <w:tcBorders>
              <w:top w:val="single" w:sz="12" w:space="0" w:color="4472C4" w:themeColor="accent1"/>
            </w:tcBorders>
            <w:noWrap/>
            <w:vAlign w:val="bottom"/>
            <w:hideMark/>
          </w:tcPr>
          <w:p w14:paraId="760F9BBC" w14:textId="5B259B67"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 s</w:t>
            </w:r>
          </w:p>
        </w:tc>
        <w:tc>
          <w:tcPr>
            <w:tcW w:w="1275" w:type="dxa"/>
            <w:tcBorders>
              <w:top w:val="single" w:sz="12" w:space="0" w:color="4472C4" w:themeColor="accent1"/>
            </w:tcBorders>
            <w:noWrap/>
            <w:vAlign w:val="bottom"/>
            <w:hideMark/>
          </w:tcPr>
          <w:p w14:paraId="4FD681DE" w14:textId="214B4097"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173.7</w:t>
            </w:r>
          </w:p>
        </w:tc>
        <w:tc>
          <w:tcPr>
            <w:tcW w:w="1146" w:type="dxa"/>
            <w:tcBorders>
              <w:top w:val="single" w:sz="12" w:space="0" w:color="4472C4" w:themeColor="accent1"/>
            </w:tcBorders>
            <w:noWrap/>
            <w:vAlign w:val="bottom"/>
            <w:hideMark/>
          </w:tcPr>
          <w:p w14:paraId="7341042D" w14:textId="2888695F"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0.10</w:t>
            </w:r>
          </w:p>
        </w:tc>
        <w:tc>
          <w:tcPr>
            <w:tcW w:w="981" w:type="dxa"/>
            <w:tcBorders>
              <w:top w:val="single" w:sz="12" w:space="0" w:color="4472C4" w:themeColor="accent1"/>
            </w:tcBorders>
            <w:noWrap/>
            <w:vAlign w:val="bottom"/>
            <w:hideMark/>
          </w:tcPr>
          <w:p w14:paraId="204A2D15" w14:textId="5528C7A8"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0.28</w:t>
            </w:r>
          </w:p>
        </w:tc>
        <w:tc>
          <w:tcPr>
            <w:tcW w:w="1465" w:type="dxa"/>
            <w:tcBorders>
              <w:top w:val="single" w:sz="12" w:space="0" w:color="4472C4" w:themeColor="accent1"/>
            </w:tcBorders>
            <w:noWrap/>
            <w:vAlign w:val="bottom"/>
            <w:hideMark/>
          </w:tcPr>
          <w:p w14:paraId="58B0467C" w14:textId="0E7B420F"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34.5</w:t>
            </w:r>
          </w:p>
        </w:tc>
      </w:tr>
      <w:tr w:rsidR="00386877" w:rsidRPr="005640B0" w14:paraId="0095B010" w14:textId="77777777" w:rsidTr="00213129">
        <w:trPr>
          <w:trHeight w:val="283"/>
        </w:trPr>
        <w:tc>
          <w:tcPr>
            <w:cnfStyle w:val="001000000000" w:firstRow="0" w:lastRow="0" w:firstColumn="1" w:lastColumn="0" w:oddVBand="0" w:evenVBand="0" w:oddHBand="0" w:evenHBand="0" w:firstRowFirstColumn="0" w:firstRowLastColumn="0" w:lastRowFirstColumn="0" w:lastRowLastColumn="0"/>
            <w:tcW w:w="1668" w:type="dxa"/>
            <w:tcBorders>
              <w:top w:val="single" w:sz="12" w:space="0" w:color="4472C4" w:themeColor="accent1"/>
              <w:right w:val="single" w:sz="12" w:space="0" w:color="4472C4" w:themeColor="accent1"/>
            </w:tcBorders>
            <w:noWrap/>
            <w:vAlign w:val="center"/>
            <w:hideMark/>
          </w:tcPr>
          <w:p w14:paraId="4E579972" w14:textId="038F687F" w:rsidR="00386877" w:rsidRPr="005640B0" w:rsidRDefault="00386877" w:rsidP="00386877">
            <w:pPr>
              <w:jc w:val="center"/>
              <w:rPr>
                <w:rFonts w:ascii="Consolas" w:eastAsia="Times New Roman" w:hAnsi="Consolas" w:cs="Calibri"/>
                <w:color w:val="000000"/>
                <w:lang w:eastAsia="de-CH"/>
              </w:rPr>
            </w:pPr>
            <w:r>
              <w:rPr>
                <w:rFonts w:ascii="Consolas" w:hAnsi="Consolas" w:cs="Calibri"/>
                <w:color w:val="000000"/>
              </w:rPr>
              <w:t>Random</w:t>
            </w:r>
          </w:p>
        </w:tc>
        <w:tc>
          <w:tcPr>
            <w:tcW w:w="1184" w:type="dxa"/>
            <w:tcBorders>
              <w:top w:val="single" w:sz="12" w:space="0" w:color="4472C4" w:themeColor="accent1"/>
              <w:left w:val="single" w:sz="12" w:space="0" w:color="4472C4" w:themeColor="accent1"/>
            </w:tcBorders>
            <w:noWrap/>
            <w:vAlign w:val="bottom"/>
            <w:hideMark/>
          </w:tcPr>
          <w:p w14:paraId="11A67B44" w14:textId="6F9FC643"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w:t>
            </w:r>
          </w:p>
        </w:tc>
        <w:tc>
          <w:tcPr>
            <w:tcW w:w="1538" w:type="dxa"/>
            <w:tcBorders>
              <w:top w:val="single" w:sz="12" w:space="0" w:color="4472C4" w:themeColor="accent1"/>
            </w:tcBorders>
            <w:noWrap/>
            <w:vAlign w:val="bottom"/>
            <w:hideMark/>
          </w:tcPr>
          <w:p w14:paraId="3AD392CE" w14:textId="3274549F"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 s</w:t>
            </w:r>
          </w:p>
        </w:tc>
        <w:tc>
          <w:tcPr>
            <w:tcW w:w="1275" w:type="dxa"/>
            <w:tcBorders>
              <w:top w:val="single" w:sz="12" w:space="0" w:color="4472C4" w:themeColor="accent1"/>
            </w:tcBorders>
            <w:noWrap/>
            <w:vAlign w:val="bottom"/>
            <w:hideMark/>
          </w:tcPr>
          <w:p w14:paraId="61B3BE07" w14:textId="1071014F"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117.7</w:t>
            </w:r>
          </w:p>
        </w:tc>
        <w:tc>
          <w:tcPr>
            <w:tcW w:w="1146" w:type="dxa"/>
            <w:tcBorders>
              <w:top w:val="single" w:sz="12" w:space="0" w:color="4472C4" w:themeColor="accent1"/>
            </w:tcBorders>
            <w:noWrap/>
            <w:vAlign w:val="bottom"/>
            <w:hideMark/>
          </w:tcPr>
          <w:p w14:paraId="478E008A" w14:textId="2B9A6A69"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0.13</w:t>
            </w:r>
          </w:p>
        </w:tc>
        <w:tc>
          <w:tcPr>
            <w:tcW w:w="981" w:type="dxa"/>
            <w:tcBorders>
              <w:top w:val="single" w:sz="12" w:space="0" w:color="4472C4" w:themeColor="accent1"/>
            </w:tcBorders>
            <w:noWrap/>
            <w:vAlign w:val="bottom"/>
            <w:hideMark/>
          </w:tcPr>
          <w:p w14:paraId="2DB77A7C" w14:textId="03E19F5B"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0.33</w:t>
            </w:r>
          </w:p>
        </w:tc>
        <w:tc>
          <w:tcPr>
            <w:tcW w:w="1465" w:type="dxa"/>
            <w:tcBorders>
              <w:top w:val="single" w:sz="12" w:space="0" w:color="4472C4" w:themeColor="accent1"/>
            </w:tcBorders>
            <w:noWrap/>
            <w:vAlign w:val="bottom"/>
            <w:hideMark/>
          </w:tcPr>
          <w:p w14:paraId="72E2C468" w14:textId="1972EBCD" w:rsidR="00386877" w:rsidRPr="005640B0" w:rsidRDefault="00386877" w:rsidP="00386877">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28.9</w:t>
            </w:r>
          </w:p>
        </w:tc>
      </w:tr>
      <w:tr w:rsidR="00386877" w:rsidRPr="005640B0" w14:paraId="67B5C01A" w14:textId="77777777" w:rsidTr="0021312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68" w:type="dxa"/>
            <w:tcBorders>
              <w:top w:val="single" w:sz="12" w:space="0" w:color="4472C4" w:themeColor="accent1"/>
              <w:right w:val="single" w:sz="12" w:space="0" w:color="4472C4" w:themeColor="accent1"/>
            </w:tcBorders>
            <w:noWrap/>
            <w:vAlign w:val="center"/>
            <w:hideMark/>
          </w:tcPr>
          <w:p w14:paraId="0673473E" w14:textId="34A63575" w:rsidR="00386877" w:rsidRPr="005640B0" w:rsidRDefault="00386877" w:rsidP="00386877">
            <w:pPr>
              <w:jc w:val="center"/>
              <w:rPr>
                <w:rFonts w:ascii="Consolas" w:eastAsia="Times New Roman" w:hAnsi="Consolas" w:cs="Calibri"/>
                <w:color w:val="000000"/>
                <w:lang w:eastAsia="de-CH"/>
              </w:rPr>
            </w:pPr>
            <w:r>
              <w:rPr>
                <w:rFonts w:ascii="Consolas" w:hAnsi="Consolas" w:cs="Calibri"/>
                <w:color w:val="000000"/>
              </w:rPr>
              <w:t>Static</w:t>
            </w:r>
          </w:p>
        </w:tc>
        <w:tc>
          <w:tcPr>
            <w:tcW w:w="1184" w:type="dxa"/>
            <w:tcBorders>
              <w:top w:val="single" w:sz="12" w:space="0" w:color="4472C4" w:themeColor="accent1"/>
              <w:left w:val="single" w:sz="12" w:space="0" w:color="4472C4" w:themeColor="accent1"/>
            </w:tcBorders>
            <w:noWrap/>
            <w:vAlign w:val="bottom"/>
            <w:hideMark/>
          </w:tcPr>
          <w:p w14:paraId="0F80D418" w14:textId="0E3379F0"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w:t>
            </w:r>
          </w:p>
        </w:tc>
        <w:tc>
          <w:tcPr>
            <w:tcW w:w="1538" w:type="dxa"/>
            <w:tcBorders>
              <w:top w:val="single" w:sz="12" w:space="0" w:color="4472C4" w:themeColor="accent1"/>
            </w:tcBorders>
            <w:noWrap/>
            <w:vAlign w:val="bottom"/>
            <w:hideMark/>
          </w:tcPr>
          <w:p w14:paraId="5C554388" w14:textId="232B0A4B"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 s</w:t>
            </w:r>
          </w:p>
        </w:tc>
        <w:tc>
          <w:tcPr>
            <w:tcW w:w="1275" w:type="dxa"/>
            <w:tcBorders>
              <w:top w:val="single" w:sz="12" w:space="0" w:color="4472C4" w:themeColor="accent1"/>
            </w:tcBorders>
            <w:noWrap/>
            <w:vAlign w:val="bottom"/>
            <w:hideMark/>
          </w:tcPr>
          <w:p w14:paraId="4E0C95B1" w14:textId="5CD23068"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22.2</w:t>
            </w:r>
          </w:p>
        </w:tc>
        <w:tc>
          <w:tcPr>
            <w:tcW w:w="1146" w:type="dxa"/>
            <w:tcBorders>
              <w:top w:val="single" w:sz="12" w:space="0" w:color="4472C4" w:themeColor="accent1"/>
            </w:tcBorders>
            <w:noWrap/>
            <w:vAlign w:val="bottom"/>
            <w:hideMark/>
          </w:tcPr>
          <w:p w14:paraId="53D7869C" w14:textId="0F69FA66"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981" w:type="dxa"/>
            <w:tcBorders>
              <w:top w:val="single" w:sz="12" w:space="0" w:color="4472C4" w:themeColor="accent1"/>
            </w:tcBorders>
            <w:noWrap/>
            <w:vAlign w:val="bottom"/>
            <w:hideMark/>
          </w:tcPr>
          <w:p w14:paraId="0E53EA50" w14:textId="780559E3" w:rsidR="00386877" w:rsidRPr="005640B0" w:rsidRDefault="00386877" w:rsidP="00386877">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1465" w:type="dxa"/>
            <w:tcBorders>
              <w:top w:val="single" w:sz="12" w:space="0" w:color="4472C4" w:themeColor="accent1"/>
            </w:tcBorders>
            <w:noWrap/>
            <w:vAlign w:val="bottom"/>
            <w:hideMark/>
          </w:tcPr>
          <w:p w14:paraId="4450B828" w14:textId="0B75C9FA" w:rsidR="00386877" w:rsidRPr="005640B0" w:rsidRDefault="00386877">
            <w:pPr>
              <w:keepNext/>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Change w:id="2328" w:author="Unknown" w:date="2020-12-16T09:01:00Z">
                <w:pPr>
                  <w:jc w:val="right"/>
                  <w:cnfStyle w:val="000000100000" w:firstRow="0" w:lastRow="0" w:firstColumn="0" w:lastColumn="0" w:oddVBand="0" w:evenVBand="0" w:oddHBand="1" w:evenHBand="0" w:firstRowFirstColumn="0" w:firstRowLastColumn="0" w:lastRowFirstColumn="0" w:lastRowLastColumn="0"/>
                </w:pPr>
              </w:pPrChange>
            </w:pPr>
            <w:r>
              <w:rPr>
                <w:rFonts w:ascii="Consolas" w:hAnsi="Consolas" w:cs="Calibri"/>
                <w:color w:val="000000"/>
              </w:rPr>
              <w:t>7.7</w:t>
            </w:r>
          </w:p>
        </w:tc>
      </w:tr>
    </w:tbl>
    <w:p w14:paraId="3A9A1590" w14:textId="21821EC1" w:rsidR="00253888" w:rsidRDefault="00253888" w:rsidP="00253888">
      <w:pPr>
        <w:pStyle w:val="Caption"/>
        <w:jc w:val="center"/>
        <w:rPr>
          <w:ins w:id="2329" w:author="Cailleret Levi (cailllev)" w:date="2020-12-16T09:02:00Z"/>
        </w:rPr>
      </w:pPr>
      <w:ins w:id="2330" w:author="Cailleret Levi (cailllev)" w:date="2020-12-16T09:02:00Z">
        <w:r>
          <w:br/>
        </w:r>
        <w:bookmarkStart w:id="2331" w:name="_Toc59002714"/>
        <w:r>
          <w:t xml:space="preserve">Tabelle </w:t>
        </w:r>
      </w:ins>
      <w:ins w:id="2332" w:author="Cailleret Levi (cailllev)" w:date="2020-12-16T09:03:00Z">
        <w:r w:rsidR="003F0990">
          <w:fldChar w:fldCharType="begin"/>
        </w:r>
        <w:r w:rsidR="003F0990">
          <w:instrText xml:space="preserve"> SEQ Tabelle \* ARABIC </w:instrText>
        </w:r>
      </w:ins>
      <w:r w:rsidR="003F0990">
        <w:fldChar w:fldCharType="separate"/>
      </w:r>
      <w:ins w:id="2333" w:author="Cailleret Levi (cailllev)" w:date="2020-12-18T11:13:00Z">
        <w:r w:rsidR="00575D65">
          <w:rPr>
            <w:noProof/>
          </w:rPr>
          <w:t>7</w:t>
        </w:r>
      </w:ins>
      <w:ins w:id="2334" w:author="Cailleret Levi (cailllev)" w:date="2020-12-16T09:03:00Z">
        <w:r w:rsidR="003F0990">
          <w:fldChar w:fldCharType="end"/>
        </w:r>
      </w:ins>
      <w:ins w:id="2335" w:author="Cailleret Levi (cailllev)" w:date="2020-12-16T09:02:00Z">
        <w:r>
          <w:t xml:space="preserve">: </w:t>
        </w:r>
      </w:ins>
      <w:ins w:id="2336" w:author="Cailleret Levi (cailllev)" w:date="2020-12-16T09:17:00Z">
        <w:r w:rsidR="001C5855">
          <w:t>Resultate "</w:t>
        </w:r>
      </w:ins>
      <w:ins w:id="2337" w:author="Cailleret Levi (cailllev)" w:date="2020-12-16T09:02:00Z">
        <w:r>
          <w:t>Normal</w:t>
        </w:r>
      </w:ins>
      <w:ins w:id="2338" w:author="Cailleret Levi (cailllev)" w:date="2020-12-16T09:17:00Z">
        <w:r w:rsidR="001C5855">
          <w:t>"</w:t>
        </w:r>
      </w:ins>
      <w:bookmarkEnd w:id="2331"/>
    </w:p>
    <w:p w14:paraId="167EADE1" w14:textId="7246A8F6" w:rsidR="008F32CF" w:rsidRPr="00DC4916" w:rsidDel="003F7A5E" w:rsidRDefault="008F32CF">
      <w:pPr>
        <w:jc w:val="center"/>
        <w:rPr>
          <w:del w:id="2339" w:author="Cailleret Levi (cailllev)" w:date="2020-12-16T09:01:00Z"/>
        </w:rPr>
        <w:pPrChange w:id="2340" w:author="Cailleret Levi (cailllev)" w:date="2020-12-16T09:02:00Z">
          <w:pPr>
            <w:jc w:val="left"/>
          </w:pPr>
        </w:pPrChange>
      </w:pPr>
    </w:p>
    <w:p w14:paraId="5BDCBA98" w14:textId="7E2E4EC3" w:rsidR="00315643" w:rsidDel="003F7A5E" w:rsidRDefault="00315643" w:rsidP="0022415C">
      <w:pPr>
        <w:pStyle w:val="Caption"/>
        <w:spacing w:after="0"/>
        <w:ind w:left="2832" w:firstLine="708"/>
        <w:rPr>
          <w:del w:id="2341" w:author="Cailleret Levi (cailllev)" w:date="2020-12-16T09:01:00Z"/>
        </w:rPr>
      </w:pPr>
      <w:del w:id="2342" w:author="Cailleret Levi (cailllev)" w:date="2020-12-16T09:01:00Z">
        <w:r w:rsidDel="003F7A5E">
          <w:delText xml:space="preserve">Figure </w:delText>
        </w:r>
        <w:r w:rsidDel="003F7A5E">
          <w:rPr>
            <w:i w:val="0"/>
          </w:rPr>
          <w:fldChar w:fldCharType="begin"/>
        </w:r>
        <w:r w:rsidDel="003F7A5E">
          <w:delInstrText xml:space="preserve"> SEQ Figure \* ARABIC </w:delInstrText>
        </w:r>
        <w:r w:rsidDel="003F7A5E">
          <w:rPr>
            <w:i w:val="0"/>
          </w:rPr>
          <w:fldChar w:fldCharType="separate"/>
        </w:r>
        <w:r w:rsidDel="003F7A5E">
          <w:rPr>
            <w:noProof/>
          </w:rPr>
          <w:delText>17</w:delText>
        </w:r>
        <w:r w:rsidDel="003F7A5E">
          <w:rPr>
            <w:i w:val="0"/>
          </w:rPr>
          <w:fldChar w:fldCharType="end"/>
        </w:r>
        <w:r w:rsidDel="003F7A5E">
          <w:delText xml:space="preserve">: Tabelle </w:delText>
        </w:r>
        <w:r w:rsidRPr="00315643" w:rsidDel="003F7A5E">
          <w:delText>"</w:delText>
        </w:r>
        <w:r w:rsidR="0028120D" w:rsidDel="003F7A5E">
          <w:delText>N</w:delText>
        </w:r>
        <w:r w:rsidDel="003F7A5E">
          <w:delText>ormal</w:delText>
        </w:r>
        <w:r w:rsidRPr="00315643" w:rsidDel="003F7A5E">
          <w:delText>"</w:delText>
        </w:r>
      </w:del>
    </w:p>
    <w:p w14:paraId="4F915CE9" w14:textId="77777777" w:rsidR="001C2A7E" w:rsidRDefault="001C2A7E">
      <w:pPr>
        <w:jc w:val="left"/>
      </w:pPr>
    </w:p>
    <w:p w14:paraId="31AFC58D" w14:textId="77B7CFF4" w:rsidR="00620745" w:rsidRDefault="00DE5230">
      <w:pPr>
        <w:jc w:val="left"/>
      </w:pPr>
      <w:r>
        <w:t xml:space="preserve">Wie zu sehen ist, sind die </w:t>
      </w:r>
      <w:r w:rsidR="00D14F9C">
        <w:t xml:space="preserve">RL Agenten um </w:t>
      </w:r>
      <w:r w:rsidR="00AF6265">
        <w:t>Magnituden besser als die nicht RL Agenten im Verteidigen des Netzwerkes. Bemerkenswert ist, dass der PPO</w:t>
      </w:r>
      <w:r w:rsidR="001B58A6">
        <w:t xml:space="preserve"> Agent gelernt hat, das </w:t>
      </w:r>
      <w:r w:rsidR="003F41CD">
        <w:t>Netzwerk</w:t>
      </w:r>
      <w:r w:rsidR="001B58A6">
        <w:t xml:space="preserve"> nur mit </w:t>
      </w:r>
      <w:del w:id="2343" w:author="Cailleret Levi (cailllev)" w:date="2020-12-14T11:36:00Z">
        <w:r w:rsidR="001B58A6" w:rsidDel="00F75FB5">
          <w:delText>Detektionssystem</w:delText>
        </w:r>
      </w:del>
      <w:ins w:id="2344" w:author="Cailleret Levi (cailllev)" w:date="2020-12-14T11:36:00Z">
        <w:r w:rsidR="00F75FB5">
          <w:t>Präventionssystem</w:t>
        </w:r>
      </w:ins>
      <w:r w:rsidR="001B58A6">
        <w:t xml:space="preserve"> </w:t>
      </w:r>
      <w:r w:rsidR="00BA479F">
        <w:t>Auswechslungen</w:t>
      </w:r>
      <w:r w:rsidR="001B58A6">
        <w:t xml:space="preserve"> </w:t>
      </w:r>
      <w:r w:rsidR="00BA479F">
        <w:t>zu verteidigen</w:t>
      </w:r>
      <w:r w:rsidR="00C758B1">
        <w:t>. Das zeigt sich daran, dass die durchschnittliche Null Aktion</w:t>
      </w:r>
      <w:r w:rsidR="000C30F3">
        <w:t xml:space="preserve"> </w:t>
      </w:r>
      <w:r w:rsidR="007341BB">
        <w:t>bzgl</w:t>
      </w:r>
      <w:r w:rsidR="000C30F3">
        <w:t xml:space="preserve">. Service Neustarts auf </w:t>
      </w:r>
      <w:r w:rsidR="00492140">
        <w:t>1.0 geht (also nie eine Aktion</w:t>
      </w:r>
      <w:ins w:id="2345" w:author="Cailleret Levi (cailllev)" w:date="2020-12-18T10:56:00Z">
        <w:r w:rsidR="00F82EFB">
          <w:t xml:space="preserve"> auf alle Zeitschritte</w:t>
        </w:r>
      </w:ins>
      <w:r w:rsidR="00492140">
        <w:t xml:space="preserve">) und die Null Aktionen der </w:t>
      </w:r>
      <w:del w:id="2346" w:author="Cailleret Levi (cailllev)" w:date="2020-12-14T11:36:00Z">
        <w:r w:rsidR="00492140" w:rsidDel="00F75FB5">
          <w:delText>Detektionssysteme</w:delText>
        </w:r>
      </w:del>
      <w:ins w:id="2347" w:author="Cailleret Levi (cailllev)" w:date="2020-12-14T11:36:00Z">
        <w:r w:rsidR="00F75FB5">
          <w:t>Präventionssysteme</w:t>
        </w:r>
      </w:ins>
      <w:r w:rsidR="00492140">
        <w:t xml:space="preserve"> auf 0.0 geht (also immer eine Aktion</w:t>
      </w:r>
      <w:ins w:id="2348" w:author="Cailleret Levi (cailllev)" w:date="2020-12-18T10:56:00Z">
        <w:r w:rsidR="00F82EFB">
          <w:t xml:space="preserve"> pro Zeitschritt</w:t>
        </w:r>
      </w:ins>
      <w:r w:rsidR="00492140">
        <w:t xml:space="preserve">). Der A2C Agent </w:t>
      </w:r>
      <w:r w:rsidR="00F7541D">
        <w:t xml:space="preserve">dagegen benötigt beide </w:t>
      </w:r>
      <w:r w:rsidR="0071200C">
        <w:t>Aktionen,</w:t>
      </w:r>
      <w:r w:rsidR="00F7541D">
        <w:t xml:space="preserve"> um den Angreifer </w:t>
      </w:r>
      <w:r w:rsidR="0071200C">
        <w:t>fernzuhalten.</w:t>
      </w:r>
    </w:p>
    <w:p w14:paraId="59028D41" w14:textId="77777777" w:rsidR="00DB10D4" w:rsidRDefault="00620745">
      <w:pPr>
        <w:jc w:val="left"/>
      </w:pPr>
      <w:r>
        <w:t xml:space="preserve">Allerdings ist beim A2C fast garantiert, dass der Angreifer nicht Daten extrahieren kann, da </w:t>
      </w:r>
      <w:r w:rsidR="005312EB">
        <w:t xml:space="preserve">in </w:t>
      </w:r>
      <w:r>
        <w:t xml:space="preserve">200 Simulationen </w:t>
      </w:r>
      <w:r w:rsidR="005312EB">
        <w:t xml:space="preserve">immer 5000 Schritte erreicht wurden. Der PPO Agent </w:t>
      </w:r>
      <w:r w:rsidR="00473ACE">
        <w:t>kann</w:t>
      </w:r>
      <w:r w:rsidR="005312EB">
        <w:t xml:space="preserve"> in </w:t>
      </w:r>
      <w:r w:rsidR="00473ACE">
        <w:t>einer</w:t>
      </w:r>
      <w:r w:rsidR="005312EB">
        <w:t xml:space="preserve"> oder zwei Simulationen den </w:t>
      </w:r>
      <w:r w:rsidR="00473ACE">
        <w:t xml:space="preserve">Angreifer nicht von seinem Ziel abhalten. Für sehr kritische Systeme </w:t>
      </w:r>
      <w:r w:rsidR="00207C06">
        <w:t xml:space="preserve">ist eher A2C empfehlenswert. Für eine immer noch sehr gute Verteidigung, die keine Service Neustarts </w:t>
      </w:r>
      <w:r w:rsidR="00B82F28">
        <w:t>benutzen</w:t>
      </w:r>
      <w:r w:rsidR="00207C06">
        <w:t xml:space="preserve"> soll, ist der PPO</w:t>
      </w:r>
      <w:r w:rsidR="00B82F28">
        <w:t xml:space="preserve"> der gesuchte Agent.</w:t>
      </w:r>
    </w:p>
    <w:p w14:paraId="3E9B1863" w14:textId="192C7148" w:rsidR="00315643" w:rsidRDefault="00315643">
      <w:pPr>
        <w:jc w:val="left"/>
      </w:pPr>
      <w:r>
        <w:br w:type="page"/>
      </w:r>
    </w:p>
    <w:p w14:paraId="26660FB1" w14:textId="3DD4A05B" w:rsidR="009D1712" w:rsidRDefault="009D1712" w:rsidP="009D1712">
      <w:pPr>
        <w:pStyle w:val="Heading3"/>
      </w:pPr>
      <w:bookmarkStart w:id="2349" w:name="_Toc59300854"/>
      <w:r>
        <w:lastRenderedPageBreak/>
        <w:t>Nur Service Neustarts</w:t>
      </w:r>
      <w:bookmarkEnd w:id="2349"/>
    </w:p>
    <w:p w14:paraId="676BC89E" w14:textId="60921C08" w:rsidR="00835DD2" w:rsidRDefault="00835DD2" w:rsidP="00835DD2">
      <w:r w:rsidRPr="00315643">
        <w:t xml:space="preserve">Bei dieser Versuchsreihe sind </w:t>
      </w:r>
      <w:r>
        <w:t xml:space="preserve">nur </w:t>
      </w:r>
      <w:r w:rsidRPr="00315643">
        <w:t xml:space="preserve">die </w:t>
      </w:r>
      <w:r>
        <w:t>Service Neustarts</w:t>
      </w:r>
      <w:r w:rsidRPr="00315643">
        <w:t xml:space="preserve"> </w:t>
      </w:r>
      <w:r>
        <w:t>aktiviert</w:t>
      </w:r>
      <w:r w:rsidRPr="00315643">
        <w:t>. Es gibt keine Pause.</w:t>
      </w:r>
      <w:ins w:id="2350" w:author="Cailleret Levi (cailllev)" w:date="2020-12-16T09:45:00Z">
        <w:r w:rsidR="00321FB2">
          <w:t xml:space="preserve"> </w:t>
        </w:r>
      </w:ins>
      <w:ins w:id="2351" w:author="Cailleret Levi (cailllev)" w:date="2020-12-16T09:46:00Z">
        <w:r w:rsidR="00321FB2">
          <w:t>In Tabelle 8 sind die Resultate der Simulation abgebildet.</w:t>
        </w:r>
      </w:ins>
    </w:p>
    <w:p w14:paraId="7EAE5A52" w14:textId="77777777" w:rsidR="0010418B" w:rsidRDefault="0010418B" w:rsidP="005640B0"/>
    <w:tbl>
      <w:tblPr>
        <w:tblStyle w:val="GridTable6Colorful-Accent1"/>
        <w:tblW w:w="9276" w:type="dxa"/>
        <w:tblLook w:val="04A0" w:firstRow="1" w:lastRow="0" w:firstColumn="1" w:lastColumn="0" w:noHBand="0" w:noVBand="1"/>
      </w:tblPr>
      <w:tblGrid>
        <w:gridCol w:w="1668"/>
        <w:gridCol w:w="1184"/>
        <w:gridCol w:w="1538"/>
        <w:gridCol w:w="1275"/>
        <w:gridCol w:w="1156"/>
        <w:gridCol w:w="993"/>
        <w:gridCol w:w="1462"/>
      </w:tblGrid>
      <w:tr w:rsidR="0010418B" w:rsidRPr="00E0513F" w14:paraId="72798634" w14:textId="77777777" w:rsidTr="0084305C">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668" w:type="dxa"/>
            <w:tcBorders>
              <w:bottom w:val="single" w:sz="12" w:space="0" w:color="4472C4" w:themeColor="accent1"/>
              <w:right w:val="single" w:sz="12" w:space="0" w:color="4472C4" w:themeColor="accent1"/>
            </w:tcBorders>
            <w:noWrap/>
            <w:hideMark/>
          </w:tcPr>
          <w:p w14:paraId="14C8C559" w14:textId="6B016BF9" w:rsidR="0010418B" w:rsidRPr="0010418B" w:rsidRDefault="004644E8" w:rsidP="0010418B">
            <w:pPr>
              <w:jc w:val="left"/>
              <w:rPr>
                <w:rFonts w:ascii="Consolas" w:eastAsia="Times New Roman" w:hAnsi="Consolas" w:cs="Calibri"/>
                <w:color w:val="000000"/>
                <w:lang w:eastAsia="de-CH"/>
              </w:rPr>
            </w:pPr>
            <w:r w:rsidRPr="005640B0">
              <w:rPr>
                <w:rFonts w:ascii="Consolas" w:eastAsia="Times New Roman" w:hAnsi="Consolas" w:cs="Calibri"/>
                <w:color w:val="000000"/>
                <w:lang w:eastAsia="de-CH"/>
              </w:rPr>
              <w:t>A</w:t>
            </w:r>
            <w:r>
              <w:rPr>
                <w:rFonts w:ascii="Consolas" w:eastAsia="Times New Roman" w:hAnsi="Consolas" w:cs="Calibri"/>
                <w:color w:val="000000"/>
                <w:lang w:eastAsia="de-CH"/>
              </w:rPr>
              <w:t>gent</w:t>
            </w:r>
          </w:p>
        </w:tc>
        <w:tc>
          <w:tcPr>
            <w:tcW w:w="1184" w:type="dxa"/>
            <w:tcBorders>
              <w:left w:val="single" w:sz="12" w:space="0" w:color="4472C4" w:themeColor="accent1"/>
              <w:bottom w:val="single" w:sz="12" w:space="0" w:color="4472C4" w:themeColor="accent1"/>
            </w:tcBorders>
            <w:noWrap/>
            <w:hideMark/>
          </w:tcPr>
          <w:p w14:paraId="7547A286" w14:textId="7D5AEC67" w:rsidR="0010418B" w:rsidRPr="0010418B" w:rsidRDefault="0010418B" w:rsidP="0010418B">
            <w:pPr>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eastAsia="Times New Roman" w:hAnsi="Consolas" w:cs="Calibri"/>
                <w:color w:val="000000"/>
                <w:lang w:eastAsia="de-CH"/>
              </w:rPr>
              <w:t>Lern</w:t>
            </w:r>
            <w:r w:rsidR="004A0ED9">
              <w:rPr>
                <w:rFonts w:ascii="Consolas" w:eastAsia="Times New Roman" w:hAnsi="Consolas" w:cs="Calibri"/>
                <w:color w:val="000000"/>
                <w:lang w:eastAsia="de-CH"/>
              </w:rPr>
              <w:t>-</w:t>
            </w:r>
            <w:r>
              <w:rPr>
                <w:rFonts w:ascii="Consolas" w:eastAsia="Times New Roman" w:hAnsi="Consolas" w:cs="Calibri"/>
                <w:color w:val="000000"/>
                <w:lang w:eastAsia="de-CH"/>
              </w:rPr>
              <w:t>schritte</w:t>
            </w:r>
          </w:p>
        </w:tc>
        <w:tc>
          <w:tcPr>
            <w:tcW w:w="1538" w:type="dxa"/>
            <w:tcBorders>
              <w:bottom w:val="single" w:sz="12" w:space="0" w:color="4472C4" w:themeColor="accent1"/>
            </w:tcBorders>
            <w:noWrap/>
            <w:hideMark/>
          </w:tcPr>
          <w:p w14:paraId="5832DB8D" w14:textId="60FC03C4" w:rsidR="0010418B" w:rsidRPr="0010418B" w:rsidRDefault="0010418B" w:rsidP="0010418B">
            <w:pPr>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eastAsia="Times New Roman" w:hAnsi="Consolas" w:cs="Calibri"/>
                <w:color w:val="000000"/>
                <w:lang w:eastAsia="de-CH"/>
              </w:rPr>
              <w:t>Lernzeit</w:t>
            </w:r>
          </w:p>
        </w:tc>
        <w:tc>
          <w:tcPr>
            <w:tcW w:w="1275" w:type="dxa"/>
            <w:tcBorders>
              <w:bottom w:val="single" w:sz="12" w:space="0" w:color="4472C4" w:themeColor="accent1"/>
            </w:tcBorders>
            <w:noWrap/>
            <w:hideMark/>
          </w:tcPr>
          <w:p w14:paraId="321D8737" w14:textId="48ED3D90" w:rsidR="0010418B" w:rsidRPr="0010418B" w:rsidRDefault="00BA6AB1" w:rsidP="0010418B">
            <w:pPr>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eastAsia="Times New Roman" w:hAnsi="Consolas" w:cs="Calibri"/>
                <w:color w:val="000000"/>
                <w:lang w:eastAsia="de-CH"/>
              </w:rPr>
              <w:t>ø</w:t>
            </w:r>
            <w:r w:rsidR="0010418B" w:rsidRPr="0010418B">
              <w:rPr>
                <w:rFonts w:ascii="Consolas" w:eastAsia="Times New Roman" w:hAnsi="Consolas" w:cs="Calibri"/>
                <w:color w:val="000000"/>
                <w:lang w:eastAsia="de-CH"/>
              </w:rPr>
              <w:t xml:space="preserve"> </w:t>
            </w:r>
            <w:r w:rsidR="00403726">
              <w:rPr>
                <w:rFonts w:ascii="Consolas" w:eastAsia="Times New Roman" w:hAnsi="Consolas" w:cs="Calibri"/>
                <w:color w:val="000000"/>
                <w:lang w:eastAsia="de-CH"/>
              </w:rPr>
              <w:t xml:space="preserve">Sim. </w:t>
            </w:r>
            <w:r w:rsidR="0010418B">
              <w:rPr>
                <w:rFonts w:ascii="Consolas" w:eastAsia="Times New Roman" w:hAnsi="Consolas" w:cs="Calibri"/>
                <w:color w:val="000000"/>
                <w:lang w:eastAsia="de-CH"/>
              </w:rPr>
              <w:t>Schritte</w:t>
            </w:r>
          </w:p>
        </w:tc>
        <w:tc>
          <w:tcPr>
            <w:tcW w:w="2149" w:type="dxa"/>
            <w:gridSpan w:val="2"/>
            <w:tcBorders>
              <w:bottom w:val="single" w:sz="12" w:space="0" w:color="4472C4" w:themeColor="accent1"/>
            </w:tcBorders>
            <w:noWrap/>
            <w:hideMark/>
          </w:tcPr>
          <w:p w14:paraId="31D91E66" w14:textId="5F15ACE9" w:rsidR="0010418B" w:rsidRPr="0010418B" w:rsidRDefault="00BA6AB1" w:rsidP="0010418B">
            <w:pPr>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eastAsia="Times New Roman" w:hAnsi="Consolas" w:cs="Calibri"/>
                <w:color w:val="000000"/>
                <w:lang w:eastAsia="de-CH"/>
              </w:rPr>
              <w:t>ø</w:t>
            </w:r>
            <w:r w:rsidR="0010418B" w:rsidRPr="0010418B">
              <w:rPr>
                <w:rFonts w:ascii="Consolas" w:eastAsia="Times New Roman" w:hAnsi="Consolas" w:cs="Calibri"/>
                <w:color w:val="000000"/>
                <w:lang w:eastAsia="de-CH"/>
              </w:rPr>
              <w:t xml:space="preserve"> </w:t>
            </w:r>
            <w:r w:rsidR="0010418B">
              <w:rPr>
                <w:rFonts w:ascii="Consolas" w:eastAsia="Times New Roman" w:hAnsi="Consolas" w:cs="Calibri"/>
                <w:color w:val="000000"/>
                <w:lang w:eastAsia="de-CH"/>
              </w:rPr>
              <w:t>N</w:t>
            </w:r>
            <w:r w:rsidR="0010418B" w:rsidRPr="0010418B">
              <w:rPr>
                <w:rFonts w:ascii="Consolas" w:eastAsia="Times New Roman" w:hAnsi="Consolas" w:cs="Calibri"/>
                <w:color w:val="000000"/>
                <w:lang w:eastAsia="de-CH"/>
              </w:rPr>
              <w:t xml:space="preserve">ull </w:t>
            </w:r>
            <w:r w:rsidR="0010418B">
              <w:rPr>
                <w:rFonts w:ascii="Consolas" w:eastAsia="Times New Roman" w:hAnsi="Consolas" w:cs="Calibri"/>
                <w:color w:val="000000"/>
                <w:lang w:eastAsia="de-CH"/>
              </w:rPr>
              <w:t>A</w:t>
            </w:r>
            <w:r w:rsidR="0010418B" w:rsidRPr="0010418B">
              <w:rPr>
                <w:rFonts w:ascii="Consolas" w:eastAsia="Times New Roman" w:hAnsi="Consolas" w:cs="Calibri"/>
                <w:color w:val="000000"/>
                <w:lang w:eastAsia="de-CH"/>
              </w:rPr>
              <w:t>ction</w:t>
            </w:r>
          </w:p>
        </w:tc>
        <w:tc>
          <w:tcPr>
            <w:tcW w:w="1462" w:type="dxa"/>
            <w:tcBorders>
              <w:bottom w:val="single" w:sz="12" w:space="0" w:color="4472C4" w:themeColor="accent1"/>
            </w:tcBorders>
            <w:noWrap/>
            <w:hideMark/>
          </w:tcPr>
          <w:p w14:paraId="71700B97" w14:textId="31C344E6" w:rsidR="0010418B" w:rsidRPr="0010418B" w:rsidRDefault="003D7FB2" w:rsidP="0010418B">
            <w:pPr>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eastAsia="Times New Roman" w:hAnsi="Consolas" w:cs="Calibri"/>
                <w:color w:val="000000"/>
                <w:lang w:eastAsia="de-CH"/>
              </w:rPr>
              <w:t>ø</w:t>
            </w:r>
            <w:r w:rsidR="00BA6AB1">
              <w:rPr>
                <w:rFonts w:ascii="Consolas" w:eastAsia="Times New Roman" w:hAnsi="Consolas" w:cs="Calibri"/>
                <w:color w:val="000000"/>
                <w:lang w:eastAsia="de-CH"/>
              </w:rPr>
              <w:t xml:space="preserve"> </w:t>
            </w:r>
            <w:r w:rsidR="0010418B">
              <w:rPr>
                <w:rFonts w:ascii="Consolas" w:eastAsia="Times New Roman" w:hAnsi="Consolas" w:cs="Calibri"/>
                <w:color w:val="000000"/>
                <w:lang w:eastAsia="de-CH"/>
              </w:rPr>
              <w:t>Belohnung</w:t>
            </w:r>
          </w:p>
        </w:tc>
      </w:tr>
      <w:tr w:rsidR="004A0ED9" w:rsidRPr="0010418B" w14:paraId="3DCE7F9C" w14:textId="77777777" w:rsidTr="0021312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68" w:type="dxa"/>
            <w:vMerge w:val="restart"/>
            <w:tcBorders>
              <w:top w:val="single" w:sz="12" w:space="0" w:color="4472C4" w:themeColor="accent1"/>
              <w:right w:val="single" w:sz="12" w:space="0" w:color="4472C4" w:themeColor="accent1"/>
            </w:tcBorders>
            <w:noWrap/>
            <w:vAlign w:val="center"/>
            <w:hideMark/>
          </w:tcPr>
          <w:p w14:paraId="3B1E7DE4" w14:textId="6E3BCD99" w:rsidR="004A0ED9" w:rsidRPr="0010418B" w:rsidRDefault="004A0ED9" w:rsidP="004A0ED9">
            <w:pPr>
              <w:jc w:val="center"/>
              <w:rPr>
                <w:rFonts w:ascii="Consolas" w:eastAsia="Times New Roman" w:hAnsi="Consolas" w:cs="Calibri"/>
                <w:color w:val="000000"/>
                <w:lang w:eastAsia="de-CH"/>
              </w:rPr>
            </w:pPr>
            <w:r>
              <w:rPr>
                <w:rFonts w:ascii="Consolas" w:hAnsi="Consolas" w:cs="Calibri"/>
                <w:color w:val="000000"/>
              </w:rPr>
              <w:t>A2C</w:t>
            </w:r>
          </w:p>
        </w:tc>
        <w:tc>
          <w:tcPr>
            <w:tcW w:w="1184" w:type="dxa"/>
            <w:tcBorders>
              <w:top w:val="single" w:sz="12" w:space="0" w:color="4472C4" w:themeColor="accent1"/>
              <w:left w:val="single" w:sz="12" w:space="0" w:color="4472C4" w:themeColor="accent1"/>
            </w:tcBorders>
            <w:noWrap/>
            <w:vAlign w:val="bottom"/>
            <w:hideMark/>
          </w:tcPr>
          <w:p w14:paraId="1BD05731" w14:textId="6E82CF14"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10^3</w:t>
            </w:r>
          </w:p>
        </w:tc>
        <w:tc>
          <w:tcPr>
            <w:tcW w:w="1538" w:type="dxa"/>
            <w:tcBorders>
              <w:top w:val="single" w:sz="12" w:space="0" w:color="4472C4" w:themeColor="accent1"/>
            </w:tcBorders>
            <w:noWrap/>
            <w:vAlign w:val="bottom"/>
            <w:hideMark/>
          </w:tcPr>
          <w:p w14:paraId="22ADB198" w14:textId="14FA3DD4"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1.3 s</w:t>
            </w:r>
          </w:p>
        </w:tc>
        <w:tc>
          <w:tcPr>
            <w:tcW w:w="1275" w:type="dxa"/>
            <w:tcBorders>
              <w:top w:val="single" w:sz="12" w:space="0" w:color="4472C4" w:themeColor="accent1"/>
            </w:tcBorders>
            <w:noWrap/>
            <w:vAlign w:val="bottom"/>
            <w:hideMark/>
          </w:tcPr>
          <w:p w14:paraId="7C82CFEF" w14:textId="5012BF81"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28.4</w:t>
            </w:r>
          </w:p>
        </w:tc>
        <w:tc>
          <w:tcPr>
            <w:tcW w:w="1156" w:type="dxa"/>
            <w:tcBorders>
              <w:top w:val="single" w:sz="12" w:space="0" w:color="4472C4" w:themeColor="accent1"/>
            </w:tcBorders>
            <w:noWrap/>
            <w:vAlign w:val="bottom"/>
            <w:hideMark/>
          </w:tcPr>
          <w:p w14:paraId="416FFB1C" w14:textId="72EBDD9F"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0.13</w:t>
            </w:r>
          </w:p>
        </w:tc>
        <w:tc>
          <w:tcPr>
            <w:tcW w:w="993" w:type="dxa"/>
            <w:tcBorders>
              <w:top w:val="single" w:sz="12" w:space="0" w:color="4472C4" w:themeColor="accent1"/>
            </w:tcBorders>
            <w:noWrap/>
            <w:vAlign w:val="bottom"/>
            <w:hideMark/>
          </w:tcPr>
          <w:p w14:paraId="0001419C" w14:textId="2CFF1B58"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1462" w:type="dxa"/>
            <w:tcBorders>
              <w:top w:val="single" w:sz="12" w:space="0" w:color="4472C4" w:themeColor="accent1"/>
            </w:tcBorders>
            <w:noWrap/>
            <w:vAlign w:val="bottom"/>
            <w:hideMark/>
          </w:tcPr>
          <w:p w14:paraId="4B3EA861" w14:textId="1F3585C4"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7.9</w:t>
            </w:r>
          </w:p>
        </w:tc>
      </w:tr>
      <w:tr w:rsidR="004A0ED9" w:rsidRPr="0010418B" w14:paraId="6EEAE761" w14:textId="77777777" w:rsidTr="00213129">
        <w:trPr>
          <w:trHeight w:val="283"/>
        </w:trPr>
        <w:tc>
          <w:tcPr>
            <w:cnfStyle w:val="001000000000" w:firstRow="0" w:lastRow="0" w:firstColumn="1" w:lastColumn="0" w:oddVBand="0" w:evenVBand="0" w:oddHBand="0" w:evenHBand="0" w:firstRowFirstColumn="0" w:firstRowLastColumn="0" w:lastRowFirstColumn="0" w:lastRowLastColumn="0"/>
            <w:tcW w:w="1668" w:type="dxa"/>
            <w:vMerge/>
            <w:tcBorders>
              <w:right w:val="single" w:sz="12" w:space="0" w:color="4472C4" w:themeColor="accent1"/>
            </w:tcBorders>
            <w:vAlign w:val="center"/>
            <w:hideMark/>
          </w:tcPr>
          <w:p w14:paraId="36025A5D" w14:textId="77777777" w:rsidR="004A0ED9" w:rsidRPr="0010418B" w:rsidRDefault="004A0ED9" w:rsidP="004A0ED9">
            <w:pPr>
              <w:jc w:val="left"/>
              <w:rPr>
                <w:rFonts w:ascii="Consolas" w:eastAsia="Times New Roman" w:hAnsi="Consolas" w:cs="Calibri"/>
                <w:color w:val="000000"/>
                <w:lang w:eastAsia="de-CH"/>
              </w:rPr>
            </w:pPr>
          </w:p>
        </w:tc>
        <w:tc>
          <w:tcPr>
            <w:tcW w:w="1184" w:type="dxa"/>
            <w:tcBorders>
              <w:left w:val="single" w:sz="12" w:space="0" w:color="4472C4" w:themeColor="accent1"/>
            </w:tcBorders>
            <w:noWrap/>
            <w:vAlign w:val="bottom"/>
            <w:hideMark/>
          </w:tcPr>
          <w:p w14:paraId="135181B2" w14:textId="7754BBC0"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10^4</w:t>
            </w:r>
          </w:p>
        </w:tc>
        <w:tc>
          <w:tcPr>
            <w:tcW w:w="1538" w:type="dxa"/>
            <w:noWrap/>
            <w:vAlign w:val="bottom"/>
            <w:hideMark/>
          </w:tcPr>
          <w:p w14:paraId="38E95052" w14:textId="70826E59"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16.1 s</w:t>
            </w:r>
          </w:p>
        </w:tc>
        <w:tc>
          <w:tcPr>
            <w:tcW w:w="1275" w:type="dxa"/>
            <w:noWrap/>
            <w:vAlign w:val="bottom"/>
            <w:hideMark/>
          </w:tcPr>
          <w:p w14:paraId="69BB3EA4" w14:textId="0F881BEE"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29.3</w:t>
            </w:r>
          </w:p>
        </w:tc>
        <w:tc>
          <w:tcPr>
            <w:tcW w:w="1156" w:type="dxa"/>
            <w:noWrap/>
            <w:vAlign w:val="bottom"/>
            <w:hideMark/>
          </w:tcPr>
          <w:p w14:paraId="4F5F0626" w14:textId="7FE63C1E"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0.17</w:t>
            </w:r>
          </w:p>
        </w:tc>
        <w:tc>
          <w:tcPr>
            <w:tcW w:w="993" w:type="dxa"/>
            <w:noWrap/>
            <w:vAlign w:val="bottom"/>
            <w:hideMark/>
          </w:tcPr>
          <w:p w14:paraId="0B7BC137" w14:textId="34372C1B"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1462" w:type="dxa"/>
            <w:noWrap/>
            <w:vAlign w:val="bottom"/>
            <w:hideMark/>
          </w:tcPr>
          <w:p w14:paraId="25B0138E" w14:textId="7FE0DCD0"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8.4</w:t>
            </w:r>
          </w:p>
        </w:tc>
      </w:tr>
      <w:tr w:rsidR="004A0ED9" w:rsidRPr="0010418B" w14:paraId="26353C7E" w14:textId="77777777" w:rsidTr="0021312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68" w:type="dxa"/>
            <w:vMerge/>
            <w:tcBorders>
              <w:right w:val="single" w:sz="12" w:space="0" w:color="4472C4" w:themeColor="accent1"/>
            </w:tcBorders>
            <w:vAlign w:val="center"/>
            <w:hideMark/>
          </w:tcPr>
          <w:p w14:paraId="44BB684D" w14:textId="77777777" w:rsidR="004A0ED9" w:rsidRPr="0010418B" w:rsidRDefault="004A0ED9" w:rsidP="004A0ED9">
            <w:pPr>
              <w:jc w:val="left"/>
              <w:rPr>
                <w:rFonts w:ascii="Consolas" w:eastAsia="Times New Roman" w:hAnsi="Consolas" w:cs="Calibri"/>
                <w:color w:val="000000"/>
                <w:lang w:eastAsia="de-CH"/>
              </w:rPr>
            </w:pPr>
          </w:p>
        </w:tc>
        <w:tc>
          <w:tcPr>
            <w:tcW w:w="1184" w:type="dxa"/>
            <w:tcBorders>
              <w:left w:val="single" w:sz="12" w:space="0" w:color="4472C4" w:themeColor="accent1"/>
            </w:tcBorders>
            <w:noWrap/>
            <w:vAlign w:val="bottom"/>
            <w:hideMark/>
          </w:tcPr>
          <w:p w14:paraId="649D39BF" w14:textId="1396CE4D"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10^5</w:t>
            </w:r>
          </w:p>
        </w:tc>
        <w:tc>
          <w:tcPr>
            <w:tcW w:w="1538" w:type="dxa"/>
            <w:noWrap/>
            <w:vAlign w:val="bottom"/>
            <w:hideMark/>
          </w:tcPr>
          <w:p w14:paraId="7EBD442D" w14:textId="746F8058"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105.6 s</w:t>
            </w:r>
          </w:p>
        </w:tc>
        <w:tc>
          <w:tcPr>
            <w:tcW w:w="1275" w:type="dxa"/>
            <w:noWrap/>
            <w:vAlign w:val="bottom"/>
            <w:hideMark/>
          </w:tcPr>
          <w:p w14:paraId="3DED72DA" w14:textId="1304A245"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4963.8</w:t>
            </w:r>
          </w:p>
        </w:tc>
        <w:tc>
          <w:tcPr>
            <w:tcW w:w="1156" w:type="dxa"/>
            <w:noWrap/>
            <w:vAlign w:val="bottom"/>
            <w:hideMark/>
          </w:tcPr>
          <w:p w14:paraId="595BDC73" w14:textId="17BAA8D7"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0.00</w:t>
            </w:r>
          </w:p>
        </w:tc>
        <w:tc>
          <w:tcPr>
            <w:tcW w:w="993" w:type="dxa"/>
            <w:noWrap/>
            <w:vAlign w:val="bottom"/>
            <w:hideMark/>
          </w:tcPr>
          <w:p w14:paraId="34251E04" w14:textId="7056457C"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1462" w:type="dxa"/>
            <w:noWrap/>
            <w:vAlign w:val="bottom"/>
            <w:hideMark/>
          </w:tcPr>
          <w:p w14:paraId="0EFD4B0F" w14:textId="018962F9"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20.1</w:t>
            </w:r>
          </w:p>
        </w:tc>
      </w:tr>
      <w:tr w:rsidR="004A0ED9" w:rsidRPr="0010418B" w14:paraId="512EB3F8" w14:textId="77777777" w:rsidTr="00213129">
        <w:trPr>
          <w:trHeight w:val="283"/>
        </w:trPr>
        <w:tc>
          <w:tcPr>
            <w:cnfStyle w:val="001000000000" w:firstRow="0" w:lastRow="0" w:firstColumn="1" w:lastColumn="0" w:oddVBand="0" w:evenVBand="0" w:oddHBand="0" w:evenHBand="0" w:firstRowFirstColumn="0" w:firstRowLastColumn="0" w:lastRowFirstColumn="0" w:lastRowLastColumn="0"/>
            <w:tcW w:w="1668" w:type="dxa"/>
            <w:vMerge/>
            <w:tcBorders>
              <w:right w:val="single" w:sz="12" w:space="0" w:color="4472C4" w:themeColor="accent1"/>
            </w:tcBorders>
            <w:vAlign w:val="center"/>
            <w:hideMark/>
          </w:tcPr>
          <w:p w14:paraId="635E7088" w14:textId="77777777" w:rsidR="004A0ED9" w:rsidRPr="0010418B" w:rsidRDefault="004A0ED9" w:rsidP="004A0ED9">
            <w:pPr>
              <w:jc w:val="left"/>
              <w:rPr>
                <w:rFonts w:ascii="Consolas" w:eastAsia="Times New Roman" w:hAnsi="Consolas" w:cs="Calibri"/>
                <w:color w:val="000000"/>
                <w:lang w:eastAsia="de-CH"/>
              </w:rPr>
            </w:pPr>
          </w:p>
        </w:tc>
        <w:tc>
          <w:tcPr>
            <w:tcW w:w="1184" w:type="dxa"/>
            <w:tcBorders>
              <w:left w:val="single" w:sz="12" w:space="0" w:color="4472C4" w:themeColor="accent1"/>
            </w:tcBorders>
            <w:noWrap/>
            <w:vAlign w:val="bottom"/>
            <w:hideMark/>
          </w:tcPr>
          <w:p w14:paraId="39100B8A" w14:textId="27425FCE"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10^6</w:t>
            </w:r>
          </w:p>
        </w:tc>
        <w:tc>
          <w:tcPr>
            <w:tcW w:w="1538" w:type="dxa"/>
            <w:noWrap/>
            <w:vAlign w:val="bottom"/>
            <w:hideMark/>
          </w:tcPr>
          <w:p w14:paraId="379789D2" w14:textId="26BA1596"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835.9 s</w:t>
            </w:r>
          </w:p>
        </w:tc>
        <w:tc>
          <w:tcPr>
            <w:tcW w:w="1275" w:type="dxa"/>
            <w:noWrap/>
            <w:vAlign w:val="bottom"/>
            <w:hideMark/>
          </w:tcPr>
          <w:p w14:paraId="4B8F0B37" w14:textId="24962E04"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5000.0</w:t>
            </w:r>
          </w:p>
        </w:tc>
        <w:tc>
          <w:tcPr>
            <w:tcW w:w="1156" w:type="dxa"/>
            <w:noWrap/>
            <w:vAlign w:val="bottom"/>
            <w:hideMark/>
          </w:tcPr>
          <w:p w14:paraId="49AE1339" w14:textId="59321C53"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0.00</w:t>
            </w:r>
          </w:p>
        </w:tc>
        <w:tc>
          <w:tcPr>
            <w:tcW w:w="993" w:type="dxa"/>
            <w:noWrap/>
            <w:vAlign w:val="bottom"/>
            <w:hideMark/>
          </w:tcPr>
          <w:p w14:paraId="36244E2B" w14:textId="1F1144E3"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1462" w:type="dxa"/>
            <w:noWrap/>
            <w:vAlign w:val="bottom"/>
            <w:hideMark/>
          </w:tcPr>
          <w:p w14:paraId="29D7A702" w14:textId="4D8B2664"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20.1</w:t>
            </w:r>
          </w:p>
        </w:tc>
      </w:tr>
      <w:tr w:rsidR="004A0ED9" w:rsidRPr="0010418B" w14:paraId="50671637" w14:textId="77777777" w:rsidTr="0021312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68" w:type="dxa"/>
            <w:vMerge/>
            <w:tcBorders>
              <w:bottom w:val="single" w:sz="12" w:space="0" w:color="4472C4" w:themeColor="accent1"/>
              <w:right w:val="single" w:sz="12" w:space="0" w:color="4472C4" w:themeColor="accent1"/>
            </w:tcBorders>
            <w:vAlign w:val="center"/>
            <w:hideMark/>
          </w:tcPr>
          <w:p w14:paraId="07BB0C6F" w14:textId="77777777" w:rsidR="004A0ED9" w:rsidRPr="0010418B" w:rsidRDefault="004A0ED9" w:rsidP="004A0ED9">
            <w:pPr>
              <w:jc w:val="left"/>
              <w:rPr>
                <w:rFonts w:ascii="Consolas" w:eastAsia="Times New Roman" w:hAnsi="Consolas" w:cs="Calibri"/>
                <w:color w:val="000000"/>
                <w:lang w:eastAsia="de-CH"/>
              </w:rPr>
            </w:pPr>
          </w:p>
        </w:tc>
        <w:tc>
          <w:tcPr>
            <w:tcW w:w="1184" w:type="dxa"/>
            <w:tcBorders>
              <w:left w:val="single" w:sz="12" w:space="0" w:color="4472C4" w:themeColor="accent1"/>
              <w:bottom w:val="single" w:sz="12" w:space="0" w:color="4472C4" w:themeColor="accent1"/>
            </w:tcBorders>
            <w:noWrap/>
            <w:vAlign w:val="bottom"/>
            <w:hideMark/>
          </w:tcPr>
          <w:p w14:paraId="2DD8C1E9" w14:textId="0CB8DD81"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10^7</w:t>
            </w:r>
          </w:p>
        </w:tc>
        <w:tc>
          <w:tcPr>
            <w:tcW w:w="1538" w:type="dxa"/>
            <w:tcBorders>
              <w:bottom w:val="single" w:sz="12" w:space="0" w:color="4472C4" w:themeColor="accent1"/>
            </w:tcBorders>
            <w:noWrap/>
            <w:vAlign w:val="bottom"/>
            <w:hideMark/>
          </w:tcPr>
          <w:p w14:paraId="6F93DB56" w14:textId="1315BE74"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7992.8 s</w:t>
            </w:r>
          </w:p>
        </w:tc>
        <w:tc>
          <w:tcPr>
            <w:tcW w:w="1275" w:type="dxa"/>
            <w:tcBorders>
              <w:bottom w:val="single" w:sz="12" w:space="0" w:color="4472C4" w:themeColor="accent1"/>
            </w:tcBorders>
            <w:noWrap/>
            <w:vAlign w:val="bottom"/>
            <w:hideMark/>
          </w:tcPr>
          <w:p w14:paraId="16526E54" w14:textId="368599B6"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5000.0</w:t>
            </w:r>
          </w:p>
        </w:tc>
        <w:tc>
          <w:tcPr>
            <w:tcW w:w="1156" w:type="dxa"/>
            <w:tcBorders>
              <w:bottom w:val="single" w:sz="12" w:space="0" w:color="4472C4" w:themeColor="accent1"/>
            </w:tcBorders>
            <w:noWrap/>
            <w:vAlign w:val="bottom"/>
            <w:hideMark/>
          </w:tcPr>
          <w:p w14:paraId="735F3832" w14:textId="033F0371"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0.00</w:t>
            </w:r>
          </w:p>
        </w:tc>
        <w:tc>
          <w:tcPr>
            <w:tcW w:w="993" w:type="dxa"/>
            <w:tcBorders>
              <w:bottom w:val="single" w:sz="12" w:space="0" w:color="4472C4" w:themeColor="accent1"/>
            </w:tcBorders>
            <w:noWrap/>
            <w:vAlign w:val="bottom"/>
            <w:hideMark/>
          </w:tcPr>
          <w:p w14:paraId="26FBD266" w14:textId="290608B4"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1462" w:type="dxa"/>
            <w:tcBorders>
              <w:bottom w:val="single" w:sz="12" w:space="0" w:color="4472C4" w:themeColor="accent1"/>
            </w:tcBorders>
            <w:noWrap/>
            <w:vAlign w:val="bottom"/>
            <w:hideMark/>
          </w:tcPr>
          <w:p w14:paraId="25C34CD4" w14:textId="7FFFE095"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20.1</w:t>
            </w:r>
          </w:p>
        </w:tc>
      </w:tr>
      <w:tr w:rsidR="004A0ED9" w:rsidRPr="0010418B" w14:paraId="7898E6C6" w14:textId="77777777" w:rsidTr="00213129">
        <w:trPr>
          <w:trHeight w:val="283"/>
        </w:trPr>
        <w:tc>
          <w:tcPr>
            <w:cnfStyle w:val="001000000000" w:firstRow="0" w:lastRow="0" w:firstColumn="1" w:lastColumn="0" w:oddVBand="0" w:evenVBand="0" w:oddHBand="0" w:evenHBand="0" w:firstRowFirstColumn="0" w:firstRowLastColumn="0" w:lastRowFirstColumn="0" w:lastRowLastColumn="0"/>
            <w:tcW w:w="1668" w:type="dxa"/>
            <w:vMerge w:val="restart"/>
            <w:tcBorders>
              <w:top w:val="single" w:sz="12" w:space="0" w:color="4472C4" w:themeColor="accent1"/>
              <w:right w:val="single" w:sz="12" w:space="0" w:color="4472C4" w:themeColor="accent1"/>
            </w:tcBorders>
            <w:noWrap/>
            <w:vAlign w:val="center"/>
            <w:hideMark/>
          </w:tcPr>
          <w:p w14:paraId="1DCC1479" w14:textId="3B71EC4A" w:rsidR="004A0ED9" w:rsidRPr="0010418B" w:rsidRDefault="004A0ED9" w:rsidP="004A0ED9">
            <w:pPr>
              <w:jc w:val="center"/>
              <w:rPr>
                <w:rFonts w:ascii="Consolas" w:eastAsia="Times New Roman" w:hAnsi="Consolas" w:cs="Calibri"/>
                <w:color w:val="000000"/>
                <w:lang w:eastAsia="de-CH"/>
              </w:rPr>
            </w:pPr>
            <w:r>
              <w:rPr>
                <w:rFonts w:ascii="Consolas" w:hAnsi="Consolas" w:cs="Calibri"/>
                <w:color w:val="000000"/>
              </w:rPr>
              <w:t>PPO</w:t>
            </w:r>
          </w:p>
        </w:tc>
        <w:tc>
          <w:tcPr>
            <w:tcW w:w="1184" w:type="dxa"/>
            <w:tcBorders>
              <w:top w:val="single" w:sz="12" w:space="0" w:color="4472C4" w:themeColor="accent1"/>
              <w:left w:val="single" w:sz="12" w:space="0" w:color="4472C4" w:themeColor="accent1"/>
            </w:tcBorders>
            <w:noWrap/>
            <w:vAlign w:val="bottom"/>
            <w:hideMark/>
          </w:tcPr>
          <w:p w14:paraId="393A2D4A" w14:textId="5882D0E9"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10^3</w:t>
            </w:r>
          </w:p>
        </w:tc>
        <w:tc>
          <w:tcPr>
            <w:tcW w:w="1538" w:type="dxa"/>
            <w:tcBorders>
              <w:top w:val="single" w:sz="12" w:space="0" w:color="4472C4" w:themeColor="accent1"/>
            </w:tcBorders>
            <w:noWrap/>
            <w:vAlign w:val="bottom"/>
            <w:hideMark/>
          </w:tcPr>
          <w:p w14:paraId="07E846BA" w14:textId="54445150"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2.8 s</w:t>
            </w:r>
          </w:p>
        </w:tc>
        <w:tc>
          <w:tcPr>
            <w:tcW w:w="1275" w:type="dxa"/>
            <w:tcBorders>
              <w:top w:val="single" w:sz="12" w:space="0" w:color="4472C4" w:themeColor="accent1"/>
            </w:tcBorders>
            <w:noWrap/>
            <w:vAlign w:val="bottom"/>
            <w:hideMark/>
          </w:tcPr>
          <w:p w14:paraId="74EE150D" w14:textId="2E18C7AF"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27.6</w:t>
            </w:r>
          </w:p>
        </w:tc>
        <w:tc>
          <w:tcPr>
            <w:tcW w:w="1156" w:type="dxa"/>
            <w:tcBorders>
              <w:top w:val="single" w:sz="12" w:space="0" w:color="4472C4" w:themeColor="accent1"/>
            </w:tcBorders>
            <w:noWrap/>
            <w:vAlign w:val="bottom"/>
            <w:hideMark/>
          </w:tcPr>
          <w:p w14:paraId="6CAA7880" w14:textId="368EE793"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0.11</w:t>
            </w:r>
          </w:p>
        </w:tc>
        <w:tc>
          <w:tcPr>
            <w:tcW w:w="993" w:type="dxa"/>
            <w:tcBorders>
              <w:top w:val="single" w:sz="12" w:space="0" w:color="4472C4" w:themeColor="accent1"/>
            </w:tcBorders>
            <w:noWrap/>
            <w:vAlign w:val="bottom"/>
            <w:hideMark/>
          </w:tcPr>
          <w:p w14:paraId="62DDAC2D" w14:textId="5222EC80"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1462" w:type="dxa"/>
            <w:tcBorders>
              <w:top w:val="single" w:sz="12" w:space="0" w:color="4472C4" w:themeColor="accent1"/>
            </w:tcBorders>
            <w:noWrap/>
            <w:vAlign w:val="bottom"/>
            <w:hideMark/>
          </w:tcPr>
          <w:p w14:paraId="6D2326EB" w14:textId="0FBC78FB"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6.7</w:t>
            </w:r>
          </w:p>
        </w:tc>
      </w:tr>
      <w:tr w:rsidR="004A0ED9" w:rsidRPr="0010418B" w14:paraId="0E941E11" w14:textId="77777777" w:rsidTr="0021312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68" w:type="dxa"/>
            <w:vMerge/>
            <w:tcBorders>
              <w:right w:val="single" w:sz="12" w:space="0" w:color="4472C4" w:themeColor="accent1"/>
            </w:tcBorders>
            <w:vAlign w:val="center"/>
            <w:hideMark/>
          </w:tcPr>
          <w:p w14:paraId="1CDA3F3B" w14:textId="77777777" w:rsidR="004A0ED9" w:rsidRPr="0010418B" w:rsidRDefault="004A0ED9" w:rsidP="004A0ED9">
            <w:pPr>
              <w:jc w:val="left"/>
              <w:rPr>
                <w:rFonts w:ascii="Consolas" w:eastAsia="Times New Roman" w:hAnsi="Consolas" w:cs="Calibri"/>
                <w:color w:val="000000"/>
                <w:lang w:eastAsia="de-CH"/>
              </w:rPr>
            </w:pPr>
          </w:p>
        </w:tc>
        <w:tc>
          <w:tcPr>
            <w:tcW w:w="1184" w:type="dxa"/>
            <w:tcBorders>
              <w:left w:val="single" w:sz="12" w:space="0" w:color="4472C4" w:themeColor="accent1"/>
            </w:tcBorders>
            <w:noWrap/>
            <w:vAlign w:val="bottom"/>
            <w:hideMark/>
          </w:tcPr>
          <w:p w14:paraId="7BB8734D" w14:textId="7C218A17"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10^4</w:t>
            </w:r>
          </w:p>
        </w:tc>
        <w:tc>
          <w:tcPr>
            <w:tcW w:w="1538" w:type="dxa"/>
            <w:noWrap/>
            <w:vAlign w:val="bottom"/>
            <w:hideMark/>
          </w:tcPr>
          <w:p w14:paraId="6E2C4C01" w14:textId="0D790391"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20.9 s</w:t>
            </w:r>
          </w:p>
        </w:tc>
        <w:tc>
          <w:tcPr>
            <w:tcW w:w="1275" w:type="dxa"/>
            <w:noWrap/>
            <w:vAlign w:val="bottom"/>
            <w:hideMark/>
          </w:tcPr>
          <w:p w14:paraId="346CA618" w14:textId="3E22784F"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46.6</w:t>
            </w:r>
          </w:p>
        </w:tc>
        <w:tc>
          <w:tcPr>
            <w:tcW w:w="1156" w:type="dxa"/>
            <w:noWrap/>
            <w:vAlign w:val="bottom"/>
            <w:hideMark/>
          </w:tcPr>
          <w:p w14:paraId="472CB791" w14:textId="62A7D35F"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0.07</w:t>
            </w:r>
          </w:p>
        </w:tc>
        <w:tc>
          <w:tcPr>
            <w:tcW w:w="993" w:type="dxa"/>
            <w:noWrap/>
            <w:vAlign w:val="bottom"/>
            <w:hideMark/>
          </w:tcPr>
          <w:p w14:paraId="198B0F25" w14:textId="42D7F655"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1462" w:type="dxa"/>
            <w:noWrap/>
            <w:vAlign w:val="bottom"/>
            <w:hideMark/>
          </w:tcPr>
          <w:p w14:paraId="06D0AD47" w14:textId="36A3BFFB"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11.3</w:t>
            </w:r>
          </w:p>
        </w:tc>
      </w:tr>
      <w:tr w:rsidR="004A0ED9" w:rsidRPr="0010418B" w14:paraId="130CA0D7" w14:textId="77777777" w:rsidTr="00213129">
        <w:trPr>
          <w:trHeight w:val="283"/>
        </w:trPr>
        <w:tc>
          <w:tcPr>
            <w:cnfStyle w:val="001000000000" w:firstRow="0" w:lastRow="0" w:firstColumn="1" w:lastColumn="0" w:oddVBand="0" w:evenVBand="0" w:oddHBand="0" w:evenHBand="0" w:firstRowFirstColumn="0" w:firstRowLastColumn="0" w:lastRowFirstColumn="0" w:lastRowLastColumn="0"/>
            <w:tcW w:w="1668" w:type="dxa"/>
            <w:vMerge/>
            <w:tcBorders>
              <w:right w:val="single" w:sz="12" w:space="0" w:color="4472C4" w:themeColor="accent1"/>
            </w:tcBorders>
            <w:vAlign w:val="center"/>
            <w:hideMark/>
          </w:tcPr>
          <w:p w14:paraId="6352182A" w14:textId="77777777" w:rsidR="004A0ED9" w:rsidRPr="0010418B" w:rsidRDefault="004A0ED9" w:rsidP="004A0ED9">
            <w:pPr>
              <w:jc w:val="left"/>
              <w:rPr>
                <w:rFonts w:ascii="Consolas" w:eastAsia="Times New Roman" w:hAnsi="Consolas" w:cs="Calibri"/>
                <w:color w:val="000000"/>
                <w:lang w:eastAsia="de-CH"/>
              </w:rPr>
            </w:pPr>
          </w:p>
        </w:tc>
        <w:tc>
          <w:tcPr>
            <w:tcW w:w="1184" w:type="dxa"/>
            <w:tcBorders>
              <w:left w:val="single" w:sz="12" w:space="0" w:color="4472C4" w:themeColor="accent1"/>
            </w:tcBorders>
            <w:noWrap/>
            <w:vAlign w:val="bottom"/>
            <w:hideMark/>
          </w:tcPr>
          <w:p w14:paraId="5F75E09E" w14:textId="450B7094"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10^5</w:t>
            </w:r>
          </w:p>
        </w:tc>
        <w:tc>
          <w:tcPr>
            <w:tcW w:w="1538" w:type="dxa"/>
            <w:noWrap/>
            <w:vAlign w:val="bottom"/>
            <w:hideMark/>
          </w:tcPr>
          <w:p w14:paraId="4836F3AD" w14:textId="5F1FE32C"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233.6 s</w:t>
            </w:r>
          </w:p>
        </w:tc>
        <w:tc>
          <w:tcPr>
            <w:tcW w:w="1275" w:type="dxa"/>
            <w:noWrap/>
            <w:vAlign w:val="bottom"/>
            <w:hideMark/>
          </w:tcPr>
          <w:p w14:paraId="7F2F0B5C" w14:textId="6DF89D6C"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244.9</w:t>
            </w:r>
          </w:p>
        </w:tc>
        <w:tc>
          <w:tcPr>
            <w:tcW w:w="1156" w:type="dxa"/>
            <w:noWrap/>
            <w:vAlign w:val="bottom"/>
            <w:hideMark/>
          </w:tcPr>
          <w:p w14:paraId="4AD3CE9E" w14:textId="4EC2C9F9"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0.03</w:t>
            </w:r>
          </w:p>
        </w:tc>
        <w:tc>
          <w:tcPr>
            <w:tcW w:w="993" w:type="dxa"/>
            <w:noWrap/>
            <w:vAlign w:val="bottom"/>
            <w:hideMark/>
          </w:tcPr>
          <w:p w14:paraId="3AAA6987" w14:textId="094A1AA6"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1462" w:type="dxa"/>
            <w:noWrap/>
            <w:vAlign w:val="bottom"/>
            <w:hideMark/>
          </w:tcPr>
          <w:p w14:paraId="369F29A0" w14:textId="73680B4A"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3.5</w:t>
            </w:r>
          </w:p>
        </w:tc>
      </w:tr>
      <w:tr w:rsidR="004A0ED9" w:rsidRPr="0010418B" w14:paraId="37217504" w14:textId="77777777" w:rsidTr="0021312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68" w:type="dxa"/>
            <w:vMerge/>
            <w:tcBorders>
              <w:right w:val="single" w:sz="12" w:space="0" w:color="4472C4" w:themeColor="accent1"/>
            </w:tcBorders>
            <w:vAlign w:val="center"/>
            <w:hideMark/>
          </w:tcPr>
          <w:p w14:paraId="6683170B" w14:textId="77777777" w:rsidR="004A0ED9" w:rsidRPr="0010418B" w:rsidRDefault="004A0ED9" w:rsidP="004A0ED9">
            <w:pPr>
              <w:jc w:val="left"/>
              <w:rPr>
                <w:rFonts w:ascii="Consolas" w:eastAsia="Times New Roman" w:hAnsi="Consolas" w:cs="Calibri"/>
                <w:color w:val="000000"/>
                <w:lang w:eastAsia="de-CH"/>
              </w:rPr>
            </w:pPr>
          </w:p>
        </w:tc>
        <w:tc>
          <w:tcPr>
            <w:tcW w:w="1184" w:type="dxa"/>
            <w:tcBorders>
              <w:left w:val="single" w:sz="12" w:space="0" w:color="4472C4" w:themeColor="accent1"/>
            </w:tcBorders>
            <w:noWrap/>
            <w:vAlign w:val="bottom"/>
            <w:hideMark/>
          </w:tcPr>
          <w:p w14:paraId="4E17F103" w14:textId="26273178"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10^6</w:t>
            </w:r>
          </w:p>
        </w:tc>
        <w:tc>
          <w:tcPr>
            <w:tcW w:w="1538" w:type="dxa"/>
            <w:noWrap/>
            <w:vAlign w:val="bottom"/>
            <w:hideMark/>
          </w:tcPr>
          <w:p w14:paraId="0785EF23" w14:textId="776381B9"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1371.8 s</w:t>
            </w:r>
          </w:p>
        </w:tc>
        <w:tc>
          <w:tcPr>
            <w:tcW w:w="1275" w:type="dxa"/>
            <w:noWrap/>
            <w:vAlign w:val="bottom"/>
            <w:hideMark/>
          </w:tcPr>
          <w:p w14:paraId="3833CC89" w14:textId="767BCEBC"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5000.0</w:t>
            </w:r>
          </w:p>
        </w:tc>
        <w:tc>
          <w:tcPr>
            <w:tcW w:w="1156" w:type="dxa"/>
            <w:noWrap/>
            <w:vAlign w:val="bottom"/>
            <w:hideMark/>
          </w:tcPr>
          <w:p w14:paraId="363A6DCD" w14:textId="3338B915"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0.00</w:t>
            </w:r>
          </w:p>
        </w:tc>
        <w:tc>
          <w:tcPr>
            <w:tcW w:w="993" w:type="dxa"/>
            <w:noWrap/>
            <w:vAlign w:val="bottom"/>
            <w:hideMark/>
          </w:tcPr>
          <w:p w14:paraId="7A9316A1" w14:textId="6CF567A3"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1462" w:type="dxa"/>
            <w:noWrap/>
            <w:vAlign w:val="bottom"/>
            <w:hideMark/>
          </w:tcPr>
          <w:p w14:paraId="77D8116D" w14:textId="1626CEDE"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20.1</w:t>
            </w:r>
          </w:p>
        </w:tc>
      </w:tr>
      <w:tr w:rsidR="004A0ED9" w:rsidRPr="0010418B" w14:paraId="75104136" w14:textId="77777777" w:rsidTr="00213129">
        <w:trPr>
          <w:trHeight w:val="283"/>
        </w:trPr>
        <w:tc>
          <w:tcPr>
            <w:cnfStyle w:val="001000000000" w:firstRow="0" w:lastRow="0" w:firstColumn="1" w:lastColumn="0" w:oddVBand="0" w:evenVBand="0" w:oddHBand="0" w:evenHBand="0" w:firstRowFirstColumn="0" w:firstRowLastColumn="0" w:lastRowFirstColumn="0" w:lastRowLastColumn="0"/>
            <w:tcW w:w="1668" w:type="dxa"/>
            <w:vMerge/>
            <w:tcBorders>
              <w:bottom w:val="single" w:sz="12" w:space="0" w:color="4472C4" w:themeColor="accent1"/>
              <w:right w:val="single" w:sz="12" w:space="0" w:color="4472C4" w:themeColor="accent1"/>
            </w:tcBorders>
            <w:vAlign w:val="center"/>
            <w:hideMark/>
          </w:tcPr>
          <w:p w14:paraId="1992DC05" w14:textId="77777777" w:rsidR="004A0ED9" w:rsidRPr="0010418B" w:rsidRDefault="004A0ED9" w:rsidP="004A0ED9">
            <w:pPr>
              <w:jc w:val="left"/>
              <w:rPr>
                <w:rFonts w:ascii="Consolas" w:eastAsia="Times New Roman" w:hAnsi="Consolas" w:cs="Calibri"/>
                <w:color w:val="000000"/>
                <w:lang w:eastAsia="de-CH"/>
              </w:rPr>
            </w:pPr>
          </w:p>
        </w:tc>
        <w:tc>
          <w:tcPr>
            <w:tcW w:w="1184" w:type="dxa"/>
            <w:tcBorders>
              <w:left w:val="single" w:sz="12" w:space="0" w:color="4472C4" w:themeColor="accent1"/>
              <w:bottom w:val="single" w:sz="12" w:space="0" w:color="4472C4" w:themeColor="accent1"/>
            </w:tcBorders>
            <w:noWrap/>
            <w:vAlign w:val="bottom"/>
            <w:hideMark/>
          </w:tcPr>
          <w:p w14:paraId="320F5CD2" w14:textId="0D16714A"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10^7</w:t>
            </w:r>
          </w:p>
        </w:tc>
        <w:tc>
          <w:tcPr>
            <w:tcW w:w="1538" w:type="dxa"/>
            <w:tcBorders>
              <w:bottom w:val="single" w:sz="12" w:space="0" w:color="4472C4" w:themeColor="accent1"/>
            </w:tcBorders>
            <w:noWrap/>
            <w:vAlign w:val="bottom"/>
            <w:hideMark/>
          </w:tcPr>
          <w:p w14:paraId="1268B630" w14:textId="2042A78E"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17023.3 s</w:t>
            </w:r>
          </w:p>
        </w:tc>
        <w:tc>
          <w:tcPr>
            <w:tcW w:w="1275" w:type="dxa"/>
            <w:tcBorders>
              <w:bottom w:val="single" w:sz="12" w:space="0" w:color="4472C4" w:themeColor="accent1"/>
            </w:tcBorders>
            <w:noWrap/>
            <w:vAlign w:val="bottom"/>
            <w:hideMark/>
          </w:tcPr>
          <w:p w14:paraId="5622175E" w14:textId="271B0507"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4989.0</w:t>
            </w:r>
          </w:p>
        </w:tc>
        <w:tc>
          <w:tcPr>
            <w:tcW w:w="1156" w:type="dxa"/>
            <w:tcBorders>
              <w:bottom w:val="single" w:sz="12" w:space="0" w:color="4472C4" w:themeColor="accent1"/>
            </w:tcBorders>
            <w:noWrap/>
            <w:vAlign w:val="bottom"/>
            <w:hideMark/>
          </w:tcPr>
          <w:p w14:paraId="74E7595F" w14:textId="5B999CCE"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0.00</w:t>
            </w:r>
          </w:p>
        </w:tc>
        <w:tc>
          <w:tcPr>
            <w:tcW w:w="993" w:type="dxa"/>
            <w:tcBorders>
              <w:bottom w:val="single" w:sz="12" w:space="0" w:color="4472C4" w:themeColor="accent1"/>
            </w:tcBorders>
            <w:noWrap/>
            <w:vAlign w:val="bottom"/>
            <w:hideMark/>
          </w:tcPr>
          <w:p w14:paraId="6A5C84C0" w14:textId="32870B56"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1462" w:type="dxa"/>
            <w:tcBorders>
              <w:bottom w:val="single" w:sz="12" w:space="0" w:color="4472C4" w:themeColor="accent1"/>
            </w:tcBorders>
            <w:noWrap/>
            <w:vAlign w:val="bottom"/>
            <w:hideMark/>
          </w:tcPr>
          <w:p w14:paraId="7A5DA1AC" w14:textId="5665486B"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20.1</w:t>
            </w:r>
          </w:p>
        </w:tc>
      </w:tr>
      <w:tr w:rsidR="004A0ED9" w:rsidRPr="0010418B" w14:paraId="190DFF86" w14:textId="77777777" w:rsidTr="0021312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68" w:type="dxa"/>
            <w:tcBorders>
              <w:top w:val="single" w:sz="12" w:space="0" w:color="4472C4" w:themeColor="accent1"/>
              <w:right w:val="single" w:sz="12" w:space="0" w:color="4472C4" w:themeColor="accent1"/>
            </w:tcBorders>
            <w:noWrap/>
            <w:vAlign w:val="center"/>
            <w:hideMark/>
          </w:tcPr>
          <w:p w14:paraId="0BA2AD08" w14:textId="10D47CD3" w:rsidR="004A0ED9" w:rsidRPr="0010418B" w:rsidRDefault="004A0ED9" w:rsidP="004A0ED9">
            <w:pPr>
              <w:jc w:val="center"/>
              <w:rPr>
                <w:rFonts w:ascii="Consolas" w:eastAsia="Times New Roman" w:hAnsi="Consolas" w:cs="Calibri"/>
                <w:color w:val="000000"/>
                <w:lang w:eastAsia="de-CH"/>
              </w:rPr>
            </w:pPr>
            <w:r>
              <w:rPr>
                <w:rFonts w:ascii="Consolas" w:hAnsi="Consolas" w:cs="Calibri"/>
                <w:color w:val="000000"/>
              </w:rPr>
              <w:t>Defender2000</w:t>
            </w:r>
          </w:p>
        </w:tc>
        <w:tc>
          <w:tcPr>
            <w:tcW w:w="1184" w:type="dxa"/>
            <w:tcBorders>
              <w:top w:val="single" w:sz="12" w:space="0" w:color="4472C4" w:themeColor="accent1"/>
              <w:left w:val="single" w:sz="12" w:space="0" w:color="4472C4" w:themeColor="accent1"/>
            </w:tcBorders>
            <w:noWrap/>
            <w:vAlign w:val="bottom"/>
            <w:hideMark/>
          </w:tcPr>
          <w:p w14:paraId="7AD4BB7C" w14:textId="273D7ABC"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w:t>
            </w:r>
          </w:p>
        </w:tc>
        <w:tc>
          <w:tcPr>
            <w:tcW w:w="1538" w:type="dxa"/>
            <w:tcBorders>
              <w:top w:val="single" w:sz="12" w:space="0" w:color="4472C4" w:themeColor="accent1"/>
            </w:tcBorders>
            <w:noWrap/>
            <w:vAlign w:val="bottom"/>
            <w:hideMark/>
          </w:tcPr>
          <w:p w14:paraId="4E296AFF" w14:textId="436B7F7B"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 s</w:t>
            </w:r>
          </w:p>
        </w:tc>
        <w:tc>
          <w:tcPr>
            <w:tcW w:w="1275" w:type="dxa"/>
            <w:tcBorders>
              <w:top w:val="single" w:sz="12" w:space="0" w:color="4472C4" w:themeColor="accent1"/>
            </w:tcBorders>
            <w:noWrap/>
            <w:vAlign w:val="bottom"/>
            <w:hideMark/>
          </w:tcPr>
          <w:p w14:paraId="25FAA8A8" w14:textId="25E7D5E8"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35.0</w:t>
            </w:r>
          </w:p>
        </w:tc>
        <w:tc>
          <w:tcPr>
            <w:tcW w:w="1156" w:type="dxa"/>
            <w:tcBorders>
              <w:top w:val="single" w:sz="12" w:space="0" w:color="4472C4" w:themeColor="accent1"/>
            </w:tcBorders>
            <w:noWrap/>
            <w:vAlign w:val="bottom"/>
            <w:hideMark/>
          </w:tcPr>
          <w:p w14:paraId="1C24FDB7" w14:textId="6197EB43"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0.08</w:t>
            </w:r>
          </w:p>
        </w:tc>
        <w:tc>
          <w:tcPr>
            <w:tcW w:w="993" w:type="dxa"/>
            <w:tcBorders>
              <w:top w:val="single" w:sz="12" w:space="0" w:color="4472C4" w:themeColor="accent1"/>
            </w:tcBorders>
            <w:noWrap/>
            <w:vAlign w:val="bottom"/>
            <w:hideMark/>
          </w:tcPr>
          <w:p w14:paraId="5226104C" w14:textId="78367408"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1462" w:type="dxa"/>
            <w:tcBorders>
              <w:top w:val="single" w:sz="12" w:space="0" w:color="4472C4" w:themeColor="accent1"/>
            </w:tcBorders>
            <w:noWrap/>
            <w:vAlign w:val="bottom"/>
            <w:hideMark/>
          </w:tcPr>
          <w:p w14:paraId="194C2401" w14:textId="2CCEE351"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11.3</w:t>
            </w:r>
          </w:p>
        </w:tc>
      </w:tr>
      <w:tr w:rsidR="004A0ED9" w:rsidRPr="0010418B" w14:paraId="0CAEBC11" w14:textId="77777777" w:rsidTr="00213129">
        <w:trPr>
          <w:trHeight w:val="283"/>
        </w:trPr>
        <w:tc>
          <w:tcPr>
            <w:cnfStyle w:val="001000000000" w:firstRow="0" w:lastRow="0" w:firstColumn="1" w:lastColumn="0" w:oddVBand="0" w:evenVBand="0" w:oddHBand="0" w:evenHBand="0" w:firstRowFirstColumn="0" w:firstRowLastColumn="0" w:lastRowFirstColumn="0" w:lastRowLastColumn="0"/>
            <w:tcW w:w="1668" w:type="dxa"/>
            <w:tcBorders>
              <w:top w:val="single" w:sz="12" w:space="0" w:color="4472C4" w:themeColor="accent1"/>
              <w:right w:val="single" w:sz="12" w:space="0" w:color="4472C4" w:themeColor="accent1"/>
            </w:tcBorders>
            <w:noWrap/>
            <w:vAlign w:val="center"/>
            <w:hideMark/>
          </w:tcPr>
          <w:p w14:paraId="6086DD1C" w14:textId="16228652" w:rsidR="004A0ED9" w:rsidRPr="0010418B" w:rsidRDefault="004A0ED9" w:rsidP="004A0ED9">
            <w:pPr>
              <w:jc w:val="center"/>
              <w:rPr>
                <w:rFonts w:ascii="Consolas" w:eastAsia="Times New Roman" w:hAnsi="Consolas" w:cs="Calibri"/>
                <w:color w:val="000000"/>
                <w:lang w:eastAsia="de-CH"/>
              </w:rPr>
            </w:pPr>
            <w:r>
              <w:rPr>
                <w:rFonts w:ascii="Consolas" w:hAnsi="Consolas" w:cs="Calibri"/>
                <w:color w:val="000000"/>
              </w:rPr>
              <w:t>Random</w:t>
            </w:r>
          </w:p>
        </w:tc>
        <w:tc>
          <w:tcPr>
            <w:tcW w:w="1184" w:type="dxa"/>
            <w:tcBorders>
              <w:top w:val="single" w:sz="12" w:space="0" w:color="4472C4" w:themeColor="accent1"/>
              <w:left w:val="single" w:sz="12" w:space="0" w:color="4472C4" w:themeColor="accent1"/>
            </w:tcBorders>
            <w:noWrap/>
            <w:vAlign w:val="bottom"/>
            <w:hideMark/>
          </w:tcPr>
          <w:p w14:paraId="30DD6F76" w14:textId="01BF1600"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w:t>
            </w:r>
          </w:p>
        </w:tc>
        <w:tc>
          <w:tcPr>
            <w:tcW w:w="1538" w:type="dxa"/>
            <w:tcBorders>
              <w:top w:val="single" w:sz="12" w:space="0" w:color="4472C4" w:themeColor="accent1"/>
            </w:tcBorders>
            <w:noWrap/>
            <w:vAlign w:val="bottom"/>
            <w:hideMark/>
          </w:tcPr>
          <w:p w14:paraId="3A09D81C" w14:textId="2AE845C7"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 s</w:t>
            </w:r>
          </w:p>
        </w:tc>
        <w:tc>
          <w:tcPr>
            <w:tcW w:w="1275" w:type="dxa"/>
            <w:tcBorders>
              <w:top w:val="single" w:sz="12" w:space="0" w:color="4472C4" w:themeColor="accent1"/>
            </w:tcBorders>
            <w:noWrap/>
            <w:vAlign w:val="bottom"/>
            <w:hideMark/>
          </w:tcPr>
          <w:p w14:paraId="26B486A3" w14:textId="708CEB05"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28.6</w:t>
            </w:r>
          </w:p>
        </w:tc>
        <w:tc>
          <w:tcPr>
            <w:tcW w:w="1156" w:type="dxa"/>
            <w:tcBorders>
              <w:top w:val="single" w:sz="12" w:space="0" w:color="4472C4" w:themeColor="accent1"/>
            </w:tcBorders>
            <w:noWrap/>
            <w:vAlign w:val="bottom"/>
            <w:hideMark/>
          </w:tcPr>
          <w:p w14:paraId="769DD43B" w14:textId="33D2D578"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0.12</w:t>
            </w:r>
          </w:p>
        </w:tc>
        <w:tc>
          <w:tcPr>
            <w:tcW w:w="993" w:type="dxa"/>
            <w:tcBorders>
              <w:top w:val="single" w:sz="12" w:space="0" w:color="4472C4" w:themeColor="accent1"/>
            </w:tcBorders>
            <w:noWrap/>
            <w:vAlign w:val="bottom"/>
            <w:hideMark/>
          </w:tcPr>
          <w:p w14:paraId="1FE3E468" w14:textId="4829DAFE"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1462" w:type="dxa"/>
            <w:tcBorders>
              <w:top w:val="single" w:sz="12" w:space="0" w:color="4472C4" w:themeColor="accent1"/>
            </w:tcBorders>
            <w:noWrap/>
            <w:vAlign w:val="bottom"/>
            <w:hideMark/>
          </w:tcPr>
          <w:p w14:paraId="04BE1EC2" w14:textId="4056B37E" w:rsidR="004A0ED9" w:rsidRPr="0010418B" w:rsidRDefault="004A0ED9" w:rsidP="004A0ED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7.8</w:t>
            </w:r>
          </w:p>
        </w:tc>
      </w:tr>
      <w:tr w:rsidR="004A0ED9" w:rsidRPr="0010418B" w14:paraId="41F21028" w14:textId="77777777" w:rsidTr="0021312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68" w:type="dxa"/>
            <w:tcBorders>
              <w:top w:val="single" w:sz="12" w:space="0" w:color="4472C4" w:themeColor="accent1"/>
              <w:right w:val="single" w:sz="12" w:space="0" w:color="4472C4" w:themeColor="accent1"/>
            </w:tcBorders>
            <w:noWrap/>
            <w:vAlign w:val="center"/>
            <w:hideMark/>
          </w:tcPr>
          <w:p w14:paraId="1D7CBED4" w14:textId="403C0C2A" w:rsidR="004A0ED9" w:rsidRPr="0010418B" w:rsidRDefault="004A0ED9" w:rsidP="004A0ED9">
            <w:pPr>
              <w:jc w:val="center"/>
              <w:rPr>
                <w:rFonts w:ascii="Consolas" w:eastAsia="Times New Roman" w:hAnsi="Consolas" w:cs="Calibri"/>
                <w:color w:val="000000"/>
                <w:lang w:eastAsia="de-CH"/>
              </w:rPr>
            </w:pPr>
            <w:r>
              <w:rPr>
                <w:rFonts w:ascii="Consolas" w:hAnsi="Consolas" w:cs="Calibri"/>
                <w:color w:val="000000"/>
              </w:rPr>
              <w:t>Static</w:t>
            </w:r>
          </w:p>
        </w:tc>
        <w:tc>
          <w:tcPr>
            <w:tcW w:w="1184" w:type="dxa"/>
            <w:tcBorders>
              <w:top w:val="single" w:sz="12" w:space="0" w:color="4472C4" w:themeColor="accent1"/>
              <w:left w:val="single" w:sz="12" w:space="0" w:color="4472C4" w:themeColor="accent1"/>
            </w:tcBorders>
            <w:noWrap/>
            <w:vAlign w:val="bottom"/>
            <w:hideMark/>
          </w:tcPr>
          <w:p w14:paraId="55B188C1" w14:textId="00BB0B4D"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w:t>
            </w:r>
          </w:p>
        </w:tc>
        <w:tc>
          <w:tcPr>
            <w:tcW w:w="1538" w:type="dxa"/>
            <w:tcBorders>
              <w:top w:val="single" w:sz="12" w:space="0" w:color="4472C4" w:themeColor="accent1"/>
            </w:tcBorders>
            <w:noWrap/>
            <w:vAlign w:val="bottom"/>
            <w:hideMark/>
          </w:tcPr>
          <w:p w14:paraId="16D847BB" w14:textId="6AA73CF1"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 s</w:t>
            </w:r>
          </w:p>
        </w:tc>
        <w:tc>
          <w:tcPr>
            <w:tcW w:w="1275" w:type="dxa"/>
            <w:tcBorders>
              <w:top w:val="single" w:sz="12" w:space="0" w:color="4472C4" w:themeColor="accent1"/>
            </w:tcBorders>
            <w:noWrap/>
            <w:vAlign w:val="bottom"/>
            <w:hideMark/>
          </w:tcPr>
          <w:p w14:paraId="02448ED4" w14:textId="3A3F087C"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21.7</w:t>
            </w:r>
          </w:p>
        </w:tc>
        <w:tc>
          <w:tcPr>
            <w:tcW w:w="1156" w:type="dxa"/>
            <w:tcBorders>
              <w:top w:val="single" w:sz="12" w:space="0" w:color="4472C4" w:themeColor="accent1"/>
            </w:tcBorders>
            <w:noWrap/>
            <w:vAlign w:val="bottom"/>
            <w:hideMark/>
          </w:tcPr>
          <w:p w14:paraId="1B280FD8" w14:textId="59A1332C"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993" w:type="dxa"/>
            <w:tcBorders>
              <w:top w:val="single" w:sz="12" w:space="0" w:color="4472C4" w:themeColor="accent1"/>
            </w:tcBorders>
            <w:noWrap/>
            <w:vAlign w:val="bottom"/>
            <w:hideMark/>
          </w:tcPr>
          <w:p w14:paraId="6AF4871E" w14:textId="47A7155F" w:rsidR="004A0ED9" w:rsidRPr="0010418B" w:rsidRDefault="004A0ED9" w:rsidP="004A0ED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1462" w:type="dxa"/>
            <w:tcBorders>
              <w:top w:val="single" w:sz="12" w:space="0" w:color="4472C4" w:themeColor="accent1"/>
            </w:tcBorders>
            <w:noWrap/>
            <w:vAlign w:val="bottom"/>
            <w:hideMark/>
          </w:tcPr>
          <w:p w14:paraId="41F07CD7" w14:textId="3EF75F9D" w:rsidR="004A0ED9" w:rsidRPr="0010418B" w:rsidRDefault="004A0ED9">
            <w:pPr>
              <w:keepNext/>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Change w:id="2352" w:author="Unknown" w:date="2020-12-16T09:03:00Z">
                <w:pPr>
                  <w:jc w:val="right"/>
                  <w:cnfStyle w:val="000000100000" w:firstRow="0" w:lastRow="0" w:firstColumn="0" w:lastColumn="0" w:oddVBand="0" w:evenVBand="0" w:oddHBand="1" w:evenHBand="0" w:firstRowFirstColumn="0" w:firstRowLastColumn="0" w:lastRowFirstColumn="0" w:lastRowLastColumn="0"/>
                </w:pPr>
              </w:pPrChange>
            </w:pPr>
            <w:r>
              <w:rPr>
                <w:rFonts w:ascii="Consolas" w:hAnsi="Consolas" w:cs="Calibri"/>
                <w:color w:val="000000"/>
              </w:rPr>
              <w:t>7.4</w:t>
            </w:r>
          </w:p>
        </w:tc>
      </w:tr>
    </w:tbl>
    <w:p w14:paraId="3054EDEB" w14:textId="235F9618" w:rsidR="008F32CF" w:rsidRDefault="003F0990">
      <w:pPr>
        <w:pStyle w:val="Caption"/>
        <w:jc w:val="center"/>
        <w:pPrChange w:id="2353" w:author="Cailleret Levi (cailllev)" w:date="2020-12-16T09:03:00Z">
          <w:pPr>
            <w:pStyle w:val="Caption"/>
            <w:spacing w:after="0"/>
            <w:ind w:left="2832" w:firstLine="708"/>
          </w:pPr>
        </w:pPrChange>
      </w:pPr>
      <w:ins w:id="2354" w:author="Cailleret Levi (cailllev)" w:date="2020-12-16T09:03:00Z">
        <w:r>
          <w:br/>
        </w:r>
        <w:bookmarkStart w:id="2355" w:name="_Toc59002715"/>
        <w:r>
          <w:t xml:space="preserve">Tabelle </w:t>
        </w:r>
        <w:r>
          <w:fldChar w:fldCharType="begin"/>
        </w:r>
        <w:r>
          <w:instrText xml:space="preserve"> SEQ Tabelle \* ARABIC </w:instrText>
        </w:r>
      </w:ins>
      <w:r>
        <w:fldChar w:fldCharType="separate"/>
      </w:r>
      <w:ins w:id="2356" w:author="Cailleret Levi (cailllev)" w:date="2020-12-18T11:13:00Z">
        <w:r w:rsidR="00575D65">
          <w:rPr>
            <w:noProof/>
          </w:rPr>
          <w:t>8</w:t>
        </w:r>
      </w:ins>
      <w:ins w:id="2357" w:author="Cailleret Levi (cailllev)" w:date="2020-12-16T09:03:00Z">
        <w:r>
          <w:fldChar w:fldCharType="end"/>
        </w:r>
        <w:r>
          <w:t xml:space="preserve">: </w:t>
        </w:r>
      </w:ins>
      <w:ins w:id="2358" w:author="Cailleret Levi (cailllev)" w:date="2020-12-16T09:17:00Z">
        <w:r w:rsidR="001C5855">
          <w:t>Resultate "</w:t>
        </w:r>
      </w:ins>
      <w:ins w:id="2359" w:author="Cailleret Levi (cailllev)" w:date="2020-12-16T09:03:00Z">
        <w:r>
          <w:t>Nur Services</w:t>
        </w:r>
        <w:r w:rsidRPr="00315643">
          <w:t>"</w:t>
        </w:r>
      </w:ins>
      <w:bookmarkEnd w:id="2355"/>
    </w:p>
    <w:p w14:paraId="4ADF72AB" w14:textId="31213D5F" w:rsidR="0010418B" w:rsidDel="003F0990" w:rsidRDefault="0010418B" w:rsidP="0010418B">
      <w:pPr>
        <w:pStyle w:val="Caption"/>
        <w:spacing w:after="0"/>
        <w:ind w:left="2832" w:firstLine="708"/>
        <w:rPr>
          <w:del w:id="2360" w:author="Cailleret Levi (cailllev)" w:date="2020-12-16T09:03:00Z"/>
        </w:rPr>
      </w:pPr>
      <w:del w:id="2361" w:author="Cailleret Levi (cailllev)" w:date="2020-12-16T09:03:00Z">
        <w:r w:rsidDel="003F0990">
          <w:delText xml:space="preserve">Figure </w:delText>
        </w:r>
        <w:r w:rsidDel="003F0990">
          <w:rPr>
            <w:i w:val="0"/>
          </w:rPr>
          <w:fldChar w:fldCharType="begin"/>
        </w:r>
        <w:r w:rsidDel="003F0990">
          <w:delInstrText xml:space="preserve"> SEQ Figure \* ARABIC </w:delInstrText>
        </w:r>
        <w:r w:rsidDel="003F0990">
          <w:rPr>
            <w:i w:val="0"/>
          </w:rPr>
          <w:fldChar w:fldCharType="separate"/>
        </w:r>
        <w:r w:rsidDel="003F0990">
          <w:rPr>
            <w:noProof/>
          </w:rPr>
          <w:delText>18</w:delText>
        </w:r>
        <w:r w:rsidDel="003F0990">
          <w:rPr>
            <w:i w:val="0"/>
          </w:rPr>
          <w:fldChar w:fldCharType="end"/>
        </w:r>
        <w:r w:rsidDel="003F0990">
          <w:delText xml:space="preserve">: Tabelle </w:delText>
        </w:r>
        <w:r w:rsidRPr="00315643" w:rsidDel="003F0990">
          <w:delText>"</w:delText>
        </w:r>
        <w:r w:rsidR="008F32CF" w:rsidDel="003F0990">
          <w:delText>Nur Services</w:delText>
        </w:r>
        <w:r w:rsidRPr="00315643" w:rsidDel="003F0990">
          <w:delText>"</w:delText>
        </w:r>
      </w:del>
    </w:p>
    <w:p w14:paraId="7048FD4C" w14:textId="3B2A313D" w:rsidR="0010418B" w:rsidRDefault="0010418B" w:rsidP="005640B0"/>
    <w:p w14:paraId="17FDB6D2" w14:textId="7F78B397" w:rsidR="008A01DC" w:rsidRDefault="006B0A8C">
      <w:pPr>
        <w:jc w:val="left"/>
      </w:pPr>
      <w:r>
        <w:t xml:space="preserve">Überraschenderweise </w:t>
      </w:r>
      <w:r w:rsidR="00335275">
        <w:t>hat</w:t>
      </w:r>
      <w:r>
        <w:t xml:space="preserve"> der Agent A2C</w:t>
      </w:r>
      <w:r w:rsidR="00335275">
        <w:t xml:space="preserve"> in diesem Modus nach </w:t>
      </w:r>
      <w:r w:rsidR="00FA55D4">
        <w:t>10^4 Lernschritten immer noch grosse Mühe, den Angreifer abzuwehren</w:t>
      </w:r>
      <w:r w:rsidR="005D6F0F">
        <w:t>, der Defender</w:t>
      </w:r>
      <w:r w:rsidR="002F282C">
        <w:t>2000 ist etwa 20% effektiver. Im normalen Modus ist der A2C nach 10^4 Lernschritten um mehr als das 10</w:t>
      </w:r>
      <w:r w:rsidR="002E47D3">
        <w:t xml:space="preserve"> </w:t>
      </w:r>
      <w:r w:rsidR="002F282C">
        <w:t>fache besser als der Defender2000.</w:t>
      </w:r>
      <w:r w:rsidR="00C56990">
        <w:t xml:space="preserve"> Nach 10^5 Lernschritte </w:t>
      </w:r>
      <w:r w:rsidR="008A01DC">
        <w:t>ist</w:t>
      </w:r>
      <w:r w:rsidR="00C56990">
        <w:t xml:space="preserve"> der A2C Agent</w:t>
      </w:r>
      <w:r w:rsidR="008A01DC">
        <w:t xml:space="preserve"> fast gleich effektiv wie im normalen Modus und kann den Angreifer fast immer abhalten.</w:t>
      </w:r>
    </w:p>
    <w:p w14:paraId="0C6D124D" w14:textId="6395C6DF" w:rsidR="0094181B" w:rsidRDefault="008A01DC" w:rsidP="00310729">
      <w:pPr>
        <w:jc w:val="left"/>
      </w:pPr>
      <w:r>
        <w:t xml:space="preserve">Auch der PPO Agent </w:t>
      </w:r>
      <w:r w:rsidR="00F72ED4">
        <w:t>hat grosse Mühe zu lernen</w:t>
      </w:r>
      <w:del w:id="2362" w:author="Cailleret Levi (cailllev)" w:date="2020-12-19T19:49:00Z">
        <w:r w:rsidR="00F72ED4" w:rsidDel="00BD44E9">
          <w:delText>,</w:delText>
        </w:r>
      </w:del>
      <w:r w:rsidR="00F72ED4">
        <w:t xml:space="preserve"> im Vergleich zum normalen Modus. Er ist auch nach 10^5 Schritten </w:t>
      </w:r>
      <w:r w:rsidR="00D934DD">
        <w:t xml:space="preserve">bei weitem noch nicht bei seiner Höchstleistung. Erst nach 10^6 Lernschritte bekommt er den Angreifer unter Kontrolle. </w:t>
      </w:r>
      <w:r w:rsidR="00D64CD6">
        <w:t>Wahrscheinlich ist es ein Zufall, dass dann</w:t>
      </w:r>
      <w:r w:rsidR="00D934DD">
        <w:t xml:space="preserve"> bei 10^7 Lernschritten </w:t>
      </w:r>
      <w:r w:rsidR="00403726">
        <w:t xml:space="preserve">die </w:t>
      </w:r>
      <w:r w:rsidR="000039D7">
        <w:t>durchschnittlichen Simulationsschritte wieder weniger werden</w:t>
      </w:r>
      <w:r w:rsidR="00D64CD6">
        <w:t xml:space="preserve"> </w:t>
      </w:r>
      <w:r w:rsidR="005A4417">
        <w:t>als</w:t>
      </w:r>
      <w:r w:rsidR="00D64CD6">
        <w:t xml:space="preserve"> bei 10^6 Lernschritten.</w:t>
      </w:r>
    </w:p>
    <w:p w14:paraId="2AFF249D" w14:textId="5AB77A61" w:rsidR="00DB10D4" w:rsidRDefault="00CA29C8">
      <w:pPr>
        <w:jc w:val="left"/>
      </w:pPr>
      <w:r>
        <w:t xml:space="preserve">Aber auch hier sind die RL Agenten mit genügend Lernzeit viel besser </w:t>
      </w:r>
      <w:r w:rsidR="00106A02">
        <w:t xml:space="preserve">als die nicht RL Agenten. In diesem Modus </w:t>
      </w:r>
      <w:r w:rsidR="00310729">
        <w:t>empfiehlt sich allerdings immer</w:t>
      </w:r>
      <w:ins w:id="2363" w:author="Cailleret Levi (cailllev)" w:date="2020-12-19T19:49:00Z">
        <w:r w:rsidR="00BD44E9">
          <w:t>,</w:t>
        </w:r>
      </w:ins>
      <w:r w:rsidR="00310729">
        <w:t xml:space="preserve"> de</w:t>
      </w:r>
      <w:ins w:id="2364" w:author="Cailleret Levi (cailllev)" w:date="2020-12-19T19:49:00Z">
        <w:r w:rsidR="00BD44E9">
          <w:t>n</w:t>
        </w:r>
      </w:ins>
      <w:del w:id="2365" w:author="Cailleret Levi (cailllev)" w:date="2020-12-19T19:49:00Z">
        <w:r w:rsidR="00310729" w:rsidDel="00BD44E9">
          <w:delText>r</w:delText>
        </w:r>
      </w:del>
      <w:r w:rsidR="00310729">
        <w:t xml:space="preserve"> A2C Agent einzusetzen, er ist in allen Bereichen besser als der PPO Agent.</w:t>
      </w:r>
      <w:r w:rsidR="00500BD3">
        <w:t xml:space="preserve"> Bemerkenswert ist, dass der Random Agent und Defender2000 Agent viel </w:t>
      </w:r>
      <w:r w:rsidR="0042658B">
        <w:t>ineffektiver wurden im Vergleich zum normalen Modus.</w:t>
      </w:r>
    </w:p>
    <w:p w14:paraId="5CAFC8E6" w14:textId="3872E670" w:rsidR="0028120D" w:rsidRDefault="0028120D">
      <w:pPr>
        <w:jc w:val="left"/>
      </w:pPr>
      <w:r>
        <w:br w:type="page"/>
      </w:r>
    </w:p>
    <w:p w14:paraId="3FE00F1A" w14:textId="078C642A" w:rsidR="00E0513F" w:rsidRDefault="00E0513F" w:rsidP="00E0513F">
      <w:pPr>
        <w:pStyle w:val="Heading3"/>
      </w:pPr>
      <w:bookmarkStart w:id="2366" w:name="_Toc59300855"/>
      <w:r>
        <w:lastRenderedPageBreak/>
        <w:t xml:space="preserve">Nur </w:t>
      </w:r>
      <w:del w:id="2367" w:author="Cailleret Levi (cailllev)" w:date="2020-12-14T11:36:00Z">
        <w:r w:rsidR="00024CB3" w:rsidDel="00F75FB5">
          <w:delText>Detektionssystem</w:delText>
        </w:r>
      </w:del>
      <w:ins w:id="2368" w:author="Cailleret Levi (cailllev)" w:date="2020-12-14T11:36:00Z">
        <w:r w:rsidR="00F75FB5">
          <w:t>Präventionssystem</w:t>
        </w:r>
      </w:ins>
      <w:r w:rsidR="00024CB3">
        <w:t xml:space="preserve"> </w:t>
      </w:r>
      <w:r>
        <w:t>Auswech</w:t>
      </w:r>
      <w:r w:rsidR="00835DD2">
        <w:t>slungen</w:t>
      </w:r>
      <w:bookmarkEnd w:id="2366"/>
    </w:p>
    <w:p w14:paraId="36771052" w14:textId="6FDA5C3C" w:rsidR="0028120D" w:rsidRDefault="0028120D" w:rsidP="0028120D">
      <w:r w:rsidRPr="00315643">
        <w:t xml:space="preserve">Bei dieser Versuchsreihe sind </w:t>
      </w:r>
      <w:r w:rsidR="00835DD2">
        <w:t xml:space="preserve">nur </w:t>
      </w:r>
      <w:r w:rsidRPr="00315643">
        <w:t xml:space="preserve">die </w:t>
      </w:r>
      <w:del w:id="2369" w:author="Cailleret Levi (cailllev)" w:date="2020-12-14T11:36:00Z">
        <w:r w:rsidR="009A209A" w:rsidDel="00F75FB5">
          <w:delText>Detektionssystem</w:delText>
        </w:r>
      </w:del>
      <w:ins w:id="2370" w:author="Cailleret Levi (cailllev)" w:date="2020-12-14T11:36:00Z">
        <w:r w:rsidR="00F75FB5">
          <w:t>Präventionssystem</w:t>
        </w:r>
      </w:ins>
      <w:r w:rsidR="009A209A">
        <w:t xml:space="preserve"> </w:t>
      </w:r>
      <w:r w:rsidR="00835DD2">
        <w:t>Auswechslungen</w:t>
      </w:r>
      <w:r w:rsidRPr="00315643">
        <w:t xml:space="preserve"> </w:t>
      </w:r>
      <w:r w:rsidR="00835DD2">
        <w:t>aktiviert</w:t>
      </w:r>
      <w:r w:rsidRPr="00315643">
        <w:t>. Es gibt keine Pause.</w:t>
      </w:r>
      <w:ins w:id="2371" w:author="Cailleret Levi (cailllev)" w:date="2020-12-16T09:46:00Z">
        <w:r w:rsidR="008E74EC">
          <w:t xml:space="preserve"> </w:t>
        </w:r>
        <w:r w:rsidR="009A0806">
          <w:t xml:space="preserve">In </w:t>
        </w:r>
        <w:r w:rsidR="00F53C94">
          <w:t xml:space="preserve">folgender </w:t>
        </w:r>
        <w:r w:rsidR="00F51F4E">
          <w:t>Tabelle 9 sind die</w:t>
        </w:r>
        <w:r w:rsidR="007B50DA">
          <w:t xml:space="preserve"> </w:t>
        </w:r>
      </w:ins>
      <w:ins w:id="2372" w:author="Cailleret Levi (cailllev)" w:date="2020-12-16T09:47:00Z">
        <w:r w:rsidR="007B50DA">
          <w:t>Resultate dieser Simulation zu sehen.</w:t>
        </w:r>
      </w:ins>
    </w:p>
    <w:p w14:paraId="4A065AEF" w14:textId="70DB6CEC" w:rsidR="0010418B" w:rsidRDefault="0010418B" w:rsidP="005640B0"/>
    <w:tbl>
      <w:tblPr>
        <w:tblStyle w:val="GridTable6Colorful-Accent1"/>
        <w:tblW w:w="9209" w:type="dxa"/>
        <w:tblLook w:val="04A0" w:firstRow="1" w:lastRow="0" w:firstColumn="1" w:lastColumn="0" w:noHBand="0" w:noVBand="1"/>
      </w:tblPr>
      <w:tblGrid>
        <w:gridCol w:w="1698"/>
        <w:gridCol w:w="1184"/>
        <w:gridCol w:w="1508"/>
        <w:gridCol w:w="1275"/>
        <w:gridCol w:w="1134"/>
        <w:gridCol w:w="993"/>
        <w:gridCol w:w="1417"/>
      </w:tblGrid>
      <w:tr w:rsidR="0028120D" w:rsidRPr="0028120D" w14:paraId="54B84396" w14:textId="77777777" w:rsidTr="0084305C">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1698" w:type="dxa"/>
            <w:tcBorders>
              <w:bottom w:val="single" w:sz="12" w:space="0" w:color="4472C4" w:themeColor="accent1"/>
              <w:right w:val="single" w:sz="12" w:space="0" w:color="4472C4" w:themeColor="accent1"/>
            </w:tcBorders>
            <w:noWrap/>
            <w:hideMark/>
          </w:tcPr>
          <w:p w14:paraId="101DBF34" w14:textId="59B114D5" w:rsidR="0028120D" w:rsidRPr="0028120D" w:rsidRDefault="004644E8" w:rsidP="0028120D">
            <w:pPr>
              <w:jc w:val="left"/>
              <w:rPr>
                <w:rFonts w:ascii="Consolas" w:eastAsia="Times New Roman" w:hAnsi="Consolas" w:cs="Calibri"/>
                <w:color w:val="000000"/>
                <w:lang w:eastAsia="de-CH"/>
              </w:rPr>
            </w:pPr>
            <w:r w:rsidRPr="005640B0">
              <w:rPr>
                <w:rFonts w:ascii="Consolas" w:eastAsia="Times New Roman" w:hAnsi="Consolas" w:cs="Calibri"/>
                <w:color w:val="000000"/>
                <w:lang w:eastAsia="de-CH"/>
              </w:rPr>
              <w:t>A</w:t>
            </w:r>
            <w:r>
              <w:rPr>
                <w:rFonts w:ascii="Consolas" w:eastAsia="Times New Roman" w:hAnsi="Consolas" w:cs="Calibri"/>
                <w:color w:val="000000"/>
                <w:lang w:eastAsia="de-CH"/>
              </w:rPr>
              <w:t>gent</w:t>
            </w:r>
          </w:p>
        </w:tc>
        <w:tc>
          <w:tcPr>
            <w:tcW w:w="1184" w:type="dxa"/>
            <w:tcBorders>
              <w:left w:val="single" w:sz="12" w:space="0" w:color="4472C4" w:themeColor="accent1"/>
              <w:bottom w:val="single" w:sz="12" w:space="0" w:color="4472C4" w:themeColor="accent1"/>
            </w:tcBorders>
            <w:noWrap/>
            <w:hideMark/>
          </w:tcPr>
          <w:p w14:paraId="603CE3EA" w14:textId="559CEC61" w:rsidR="0028120D" w:rsidRPr="0028120D" w:rsidRDefault="0028120D" w:rsidP="0028120D">
            <w:pPr>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eastAsia="Times New Roman" w:hAnsi="Consolas" w:cs="Calibri"/>
                <w:color w:val="000000"/>
                <w:lang w:eastAsia="de-CH"/>
              </w:rPr>
              <w:t>Lern</w:t>
            </w:r>
            <w:r w:rsidR="009C1E5F">
              <w:rPr>
                <w:rFonts w:ascii="Consolas" w:eastAsia="Times New Roman" w:hAnsi="Consolas" w:cs="Calibri"/>
                <w:color w:val="000000"/>
                <w:lang w:eastAsia="de-CH"/>
              </w:rPr>
              <w:t>-</w:t>
            </w:r>
            <w:r>
              <w:rPr>
                <w:rFonts w:ascii="Consolas" w:eastAsia="Times New Roman" w:hAnsi="Consolas" w:cs="Calibri"/>
                <w:color w:val="000000"/>
                <w:lang w:eastAsia="de-CH"/>
              </w:rPr>
              <w:t>schritte</w:t>
            </w:r>
          </w:p>
        </w:tc>
        <w:tc>
          <w:tcPr>
            <w:tcW w:w="1508" w:type="dxa"/>
            <w:tcBorders>
              <w:bottom w:val="single" w:sz="12" w:space="0" w:color="4472C4" w:themeColor="accent1"/>
            </w:tcBorders>
            <w:noWrap/>
            <w:hideMark/>
          </w:tcPr>
          <w:p w14:paraId="1B00606D" w14:textId="66FD315A" w:rsidR="0028120D" w:rsidRPr="0028120D" w:rsidRDefault="0028120D" w:rsidP="0028120D">
            <w:pPr>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eastAsia="Times New Roman" w:hAnsi="Consolas" w:cs="Calibri"/>
                <w:color w:val="000000"/>
                <w:lang w:eastAsia="de-CH"/>
              </w:rPr>
              <w:t>Lernzeit</w:t>
            </w:r>
          </w:p>
        </w:tc>
        <w:tc>
          <w:tcPr>
            <w:tcW w:w="1275" w:type="dxa"/>
            <w:tcBorders>
              <w:bottom w:val="single" w:sz="12" w:space="0" w:color="4472C4" w:themeColor="accent1"/>
            </w:tcBorders>
            <w:noWrap/>
            <w:hideMark/>
          </w:tcPr>
          <w:p w14:paraId="787FF5F5" w14:textId="77C67F3D" w:rsidR="0028120D" w:rsidRPr="0028120D" w:rsidRDefault="009A209A" w:rsidP="0028120D">
            <w:pPr>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eastAsia="Times New Roman" w:hAnsi="Consolas" w:cs="Calibri"/>
                <w:color w:val="000000"/>
                <w:lang w:eastAsia="de-CH"/>
              </w:rPr>
              <w:t>ø</w:t>
            </w:r>
            <w:r w:rsidR="0028120D" w:rsidRPr="0028120D">
              <w:rPr>
                <w:rFonts w:ascii="Consolas" w:eastAsia="Times New Roman" w:hAnsi="Consolas" w:cs="Calibri"/>
                <w:color w:val="000000"/>
                <w:lang w:eastAsia="de-CH"/>
              </w:rPr>
              <w:t xml:space="preserve"> </w:t>
            </w:r>
            <w:r w:rsidR="00403726">
              <w:rPr>
                <w:rFonts w:ascii="Consolas" w:eastAsia="Times New Roman" w:hAnsi="Consolas" w:cs="Calibri"/>
                <w:color w:val="000000"/>
                <w:lang w:eastAsia="de-CH"/>
              </w:rPr>
              <w:t xml:space="preserve">Sim. </w:t>
            </w:r>
            <w:r w:rsidR="0028120D">
              <w:rPr>
                <w:rFonts w:ascii="Consolas" w:eastAsia="Times New Roman" w:hAnsi="Consolas" w:cs="Calibri"/>
                <w:color w:val="000000"/>
                <w:lang w:eastAsia="de-CH"/>
              </w:rPr>
              <w:t>Schri</w:t>
            </w:r>
            <w:r w:rsidR="00625419">
              <w:rPr>
                <w:rFonts w:ascii="Consolas" w:eastAsia="Times New Roman" w:hAnsi="Consolas" w:cs="Calibri"/>
                <w:color w:val="000000"/>
                <w:lang w:eastAsia="de-CH"/>
              </w:rPr>
              <w:t>t</w:t>
            </w:r>
            <w:r w:rsidR="0028120D">
              <w:rPr>
                <w:rFonts w:ascii="Consolas" w:eastAsia="Times New Roman" w:hAnsi="Consolas" w:cs="Calibri"/>
                <w:color w:val="000000"/>
                <w:lang w:eastAsia="de-CH"/>
              </w:rPr>
              <w:t>te</w:t>
            </w:r>
          </w:p>
        </w:tc>
        <w:tc>
          <w:tcPr>
            <w:tcW w:w="2127" w:type="dxa"/>
            <w:gridSpan w:val="2"/>
            <w:tcBorders>
              <w:bottom w:val="single" w:sz="12" w:space="0" w:color="4472C4" w:themeColor="accent1"/>
            </w:tcBorders>
            <w:noWrap/>
            <w:hideMark/>
          </w:tcPr>
          <w:p w14:paraId="600BB954" w14:textId="6671030D" w:rsidR="0028120D" w:rsidRPr="0028120D" w:rsidRDefault="00FA471D" w:rsidP="0028120D">
            <w:pPr>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eastAsia="Times New Roman" w:hAnsi="Consolas" w:cs="Calibri"/>
                <w:color w:val="000000"/>
                <w:lang w:eastAsia="de-CH"/>
              </w:rPr>
              <w:t>ø</w:t>
            </w:r>
            <w:r w:rsidR="0028120D" w:rsidRPr="0028120D">
              <w:rPr>
                <w:rFonts w:ascii="Consolas" w:eastAsia="Times New Roman" w:hAnsi="Consolas" w:cs="Calibri"/>
                <w:color w:val="000000"/>
                <w:lang w:eastAsia="de-CH"/>
              </w:rPr>
              <w:t xml:space="preserve"> </w:t>
            </w:r>
            <w:r w:rsidR="0028120D">
              <w:rPr>
                <w:rFonts w:ascii="Consolas" w:eastAsia="Times New Roman" w:hAnsi="Consolas" w:cs="Calibri"/>
                <w:color w:val="000000"/>
                <w:lang w:eastAsia="de-CH"/>
              </w:rPr>
              <w:t>N</w:t>
            </w:r>
            <w:r w:rsidR="0028120D" w:rsidRPr="0028120D">
              <w:rPr>
                <w:rFonts w:ascii="Consolas" w:eastAsia="Times New Roman" w:hAnsi="Consolas" w:cs="Calibri"/>
                <w:color w:val="000000"/>
                <w:lang w:eastAsia="de-CH"/>
              </w:rPr>
              <w:t xml:space="preserve">ull </w:t>
            </w:r>
            <w:r w:rsidR="0028120D">
              <w:rPr>
                <w:rFonts w:ascii="Consolas" w:eastAsia="Times New Roman" w:hAnsi="Consolas" w:cs="Calibri"/>
                <w:color w:val="000000"/>
                <w:lang w:eastAsia="de-CH"/>
              </w:rPr>
              <w:t>A</w:t>
            </w:r>
            <w:r w:rsidR="0028120D" w:rsidRPr="0028120D">
              <w:rPr>
                <w:rFonts w:ascii="Consolas" w:eastAsia="Times New Roman" w:hAnsi="Consolas" w:cs="Calibri"/>
                <w:color w:val="000000"/>
                <w:lang w:eastAsia="de-CH"/>
              </w:rPr>
              <w:t>ction</w:t>
            </w:r>
          </w:p>
        </w:tc>
        <w:tc>
          <w:tcPr>
            <w:tcW w:w="1417" w:type="dxa"/>
            <w:tcBorders>
              <w:bottom w:val="single" w:sz="12" w:space="0" w:color="4472C4" w:themeColor="accent1"/>
            </w:tcBorders>
            <w:noWrap/>
            <w:hideMark/>
          </w:tcPr>
          <w:p w14:paraId="3CD1B923" w14:textId="5EEA17F8" w:rsidR="0028120D" w:rsidRPr="0028120D" w:rsidRDefault="00FA471D" w:rsidP="0028120D">
            <w:pPr>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eastAsia="Times New Roman" w:hAnsi="Consolas" w:cs="Calibri"/>
                <w:color w:val="000000"/>
                <w:lang w:eastAsia="de-CH"/>
              </w:rPr>
              <w:t>ø</w:t>
            </w:r>
            <w:r w:rsidR="0028120D" w:rsidRPr="0028120D">
              <w:rPr>
                <w:rFonts w:ascii="Consolas" w:eastAsia="Times New Roman" w:hAnsi="Consolas" w:cs="Calibri"/>
                <w:color w:val="000000"/>
                <w:lang w:eastAsia="de-CH"/>
              </w:rPr>
              <w:t xml:space="preserve"> </w:t>
            </w:r>
            <w:r w:rsidR="0028120D">
              <w:rPr>
                <w:rFonts w:ascii="Consolas" w:eastAsia="Times New Roman" w:hAnsi="Consolas" w:cs="Calibri"/>
                <w:color w:val="000000"/>
                <w:lang w:eastAsia="de-CH"/>
              </w:rPr>
              <w:t>Belohnung</w:t>
            </w:r>
          </w:p>
        </w:tc>
      </w:tr>
      <w:tr w:rsidR="00213129" w:rsidRPr="0028120D" w14:paraId="377DF79E" w14:textId="77777777" w:rsidTr="0021312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8" w:type="dxa"/>
            <w:vMerge w:val="restart"/>
            <w:tcBorders>
              <w:top w:val="single" w:sz="12" w:space="0" w:color="4472C4" w:themeColor="accent1"/>
              <w:right w:val="single" w:sz="12" w:space="0" w:color="4472C4" w:themeColor="accent1"/>
            </w:tcBorders>
            <w:noWrap/>
            <w:vAlign w:val="center"/>
            <w:hideMark/>
          </w:tcPr>
          <w:p w14:paraId="3C05C375" w14:textId="7FBA24FA" w:rsidR="009C1E5F" w:rsidRPr="0028120D" w:rsidRDefault="009C1E5F" w:rsidP="009C1E5F">
            <w:pPr>
              <w:jc w:val="center"/>
              <w:rPr>
                <w:rFonts w:ascii="Consolas" w:eastAsia="Times New Roman" w:hAnsi="Consolas" w:cs="Calibri"/>
                <w:color w:val="000000"/>
                <w:lang w:eastAsia="de-CH"/>
              </w:rPr>
            </w:pPr>
            <w:r>
              <w:rPr>
                <w:rFonts w:ascii="Consolas" w:hAnsi="Consolas" w:cs="Calibri"/>
                <w:color w:val="000000"/>
              </w:rPr>
              <w:t>A2C</w:t>
            </w:r>
          </w:p>
        </w:tc>
        <w:tc>
          <w:tcPr>
            <w:tcW w:w="1184" w:type="dxa"/>
            <w:tcBorders>
              <w:top w:val="single" w:sz="12" w:space="0" w:color="4472C4" w:themeColor="accent1"/>
              <w:left w:val="single" w:sz="12" w:space="0" w:color="4472C4" w:themeColor="accent1"/>
            </w:tcBorders>
            <w:noWrap/>
            <w:vAlign w:val="bottom"/>
            <w:hideMark/>
          </w:tcPr>
          <w:p w14:paraId="442843E8" w14:textId="0C039424"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10^3</w:t>
            </w:r>
          </w:p>
        </w:tc>
        <w:tc>
          <w:tcPr>
            <w:tcW w:w="1508" w:type="dxa"/>
            <w:tcBorders>
              <w:top w:val="single" w:sz="12" w:space="0" w:color="4472C4" w:themeColor="accent1"/>
            </w:tcBorders>
            <w:noWrap/>
            <w:vAlign w:val="bottom"/>
            <w:hideMark/>
          </w:tcPr>
          <w:p w14:paraId="57C20468" w14:textId="1DCE36FA"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0.8 s</w:t>
            </w:r>
          </w:p>
        </w:tc>
        <w:tc>
          <w:tcPr>
            <w:tcW w:w="1275" w:type="dxa"/>
            <w:tcBorders>
              <w:top w:val="single" w:sz="12" w:space="0" w:color="4472C4" w:themeColor="accent1"/>
            </w:tcBorders>
            <w:noWrap/>
            <w:vAlign w:val="bottom"/>
            <w:hideMark/>
          </w:tcPr>
          <w:p w14:paraId="492FDD8D" w14:textId="61619CFB"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95.1</w:t>
            </w:r>
          </w:p>
        </w:tc>
        <w:tc>
          <w:tcPr>
            <w:tcW w:w="1134" w:type="dxa"/>
            <w:tcBorders>
              <w:top w:val="single" w:sz="12" w:space="0" w:color="4472C4" w:themeColor="accent1"/>
            </w:tcBorders>
            <w:noWrap/>
            <w:vAlign w:val="bottom"/>
            <w:hideMark/>
          </w:tcPr>
          <w:p w14:paraId="4C5346E9" w14:textId="6458094A"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993" w:type="dxa"/>
            <w:tcBorders>
              <w:top w:val="single" w:sz="12" w:space="0" w:color="4472C4" w:themeColor="accent1"/>
            </w:tcBorders>
            <w:noWrap/>
            <w:vAlign w:val="bottom"/>
            <w:hideMark/>
          </w:tcPr>
          <w:p w14:paraId="31D42692" w14:textId="0160F350"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0.26</w:t>
            </w:r>
          </w:p>
        </w:tc>
        <w:tc>
          <w:tcPr>
            <w:tcW w:w="1417" w:type="dxa"/>
            <w:tcBorders>
              <w:top w:val="single" w:sz="12" w:space="0" w:color="4472C4" w:themeColor="accent1"/>
            </w:tcBorders>
            <w:noWrap/>
            <w:vAlign w:val="bottom"/>
            <w:hideMark/>
          </w:tcPr>
          <w:p w14:paraId="32D88548" w14:textId="105256BE"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34.3</w:t>
            </w:r>
          </w:p>
        </w:tc>
      </w:tr>
      <w:tr w:rsidR="009C1E5F" w:rsidRPr="0028120D" w14:paraId="7D536BB7" w14:textId="77777777" w:rsidTr="00213129">
        <w:trPr>
          <w:trHeight w:val="283"/>
        </w:trPr>
        <w:tc>
          <w:tcPr>
            <w:cnfStyle w:val="001000000000" w:firstRow="0" w:lastRow="0" w:firstColumn="1" w:lastColumn="0" w:oddVBand="0" w:evenVBand="0" w:oddHBand="0" w:evenHBand="0" w:firstRowFirstColumn="0" w:firstRowLastColumn="0" w:lastRowFirstColumn="0" w:lastRowLastColumn="0"/>
            <w:tcW w:w="1698" w:type="dxa"/>
            <w:vMerge/>
            <w:tcBorders>
              <w:right w:val="single" w:sz="12" w:space="0" w:color="4472C4" w:themeColor="accent1"/>
            </w:tcBorders>
            <w:vAlign w:val="center"/>
            <w:hideMark/>
          </w:tcPr>
          <w:p w14:paraId="769147C7" w14:textId="77777777" w:rsidR="009C1E5F" w:rsidRPr="0028120D" w:rsidRDefault="009C1E5F" w:rsidP="009C1E5F">
            <w:pPr>
              <w:jc w:val="left"/>
              <w:rPr>
                <w:rFonts w:ascii="Consolas" w:eastAsia="Times New Roman" w:hAnsi="Consolas" w:cs="Calibri"/>
                <w:color w:val="000000"/>
                <w:lang w:eastAsia="de-CH"/>
              </w:rPr>
            </w:pPr>
          </w:p>
        </w:tc>
        <w:tc>
          <w:tcPr>
            <w:tcW w:w="1184" w:type="dxa"/>
            <w:tcBorders>
              <w:left w:val="single" w:sz="12" w:space="0" w:color="4472C4" w:themeColor="accent1"/>
            </w:tcBorders>
            <w:noWrap/>
            <w:vAlign w:val="bottom"/>
            <w:hideMark/>
          </w:tcPr>
          <w:p w14:paraId="3E7BA643" w14:textId="5C94E195"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10^4</w:t>
            </w:r>
          </w:p>
        </w:tc>
        <w:tc>
          <w:tcPr>
            <w:tcW w:w="1508" w:type="dxa"/>
            <w:noWrap/>
            <w:vAlign w:val="bottom"/>
            <w:hideMark/>
          </w:tcPr>
          <w:p w14:paraId="28A633AE" w14:textId="29304333"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8.3 s</w:t>
            </w:r>
          </w:p>
        </w:tc>
        <w:tc>
          <w:tcPr>
            <w:tcW w:w="1275" w:type="dxa"/>
            <w:noWrap/>
            <w:vAlign w:val="bottom"/>
            <w:hideMark/>
          </w:tcPr>
          <w:p w14:paraId="0B195DCD" w14:textId="6EBC69ED"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1007.5</w:t>
            </w:r>
          </w:p>
        </w:tc>
        <w:tc>
          <w:tcPr>
            <w:tcW w:w="1134" w:type="dxa"/>
            <w:noWrap/>
            <w:vAlign w:val="bottom"/>
            <w:hideMark/>
          </w:tcPr>
          <w:p w14:paraId="67302ECD" w14:textId="0ED2A29B"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993" w:type="dxa"/>
            <w:noWrap/>
            <w:vAlign w:val="bottom"/>
            <w:hideMark/>
          </w:tcPr>
          <w:p w14:paraId="3E806A8E" w14:textId="513006DF"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0.16</w:t>
            </w:r>
          </w:p>
        </w:tc>
        <w:tc>
          <w:tcPr>
            <w:tcW w:w="1417" w:type="dxa"/>
            <w:noWrap/>
            <w:vAlign w:val="bottom"/>
            <w:hideMark/>
          </w:tcPr>
          <w:p w14:paraId="5F849BA1" w14:textId="04739B2D"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49.3</w:t>
            </w:r>
          </w:p>
        </w:tc>
      </w:tr>
      <w:tr w:rsidR="009C1E5F" w:rsidRPr="0028120D" w14:paraId="35B05B64" w14:textId="77777777" w:rsidTr="0021312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8" w:type="dxa"/>
            <w:vMerge/>
            <w:tcBorders>
              <w:right w:val="single" w:sz="12" w:space="0" w:color="4472C4" w:themeColor="accent1"/>
            </w:tcBorders>
            <w:vAlign w:val="center"/>
            <w:hideMark/>
          </w:tcPr>
          <w:p w14:paraId="045851D5" w14:textId="77777777" w:rsidR="009C1E5F" w:rsidRPr="0028120D" w:rsidRDefault="009C1E5F" w:rsidP="009C1E5F">
            <w:pPr>
              <w:jc w:val="left"/>
              <w:rPr>
                <w:rFonts w:ascii="Consolas" w:eastAsia="Times New Roman" w:hAnsi="Consolas" w:cs="Calibri"/>
                <w:color w:val="000000"/>
                <w:lang w:eastAsia="de-CH"/>
              </w:rPr>
            </w:pPr>
          </w:p>
        </w:tc>
        <w:tc>
          <w:tcPr>
            <w:tcW w:w="1184" w:type="dxa"/>
            <w:tcBorders>
              <w:left w:val="single" w:sz="12" w:space="0" w:color="4472C4" w:themeColor="accent1"/>
            </w:tcBorders>
            <w:noWrap/>
            <w:vAlign w:val="bottom"/>
            <w:hideMark/>
          </w:tcPr>
          <w:p w14:paraId="4B47FFB7" w14:textId="505E9A06"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10^5</w:t>
            </w:r>
          </w:p>
        </w:tc>
        <w:tc>
          <w:tcPr>
            <w:tcW w:w="1508" w:type="dxa"/>
            <w:noWrap/>
            <w:vAlign w:val="bottom"/>
            <w:hideMark/>
          </w:tcPr>
          <w:p w14:paraId="2429F72F" w14:textId="51C75883"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77.4 s</w:t>
            </w:r>
          </w:p>
        </w:tc>
        <w:tc>
          <w:tcPr>
            <w:tcW w:w="1275" w:type="dxa"/>
            <w:noWrap/>
            <w:vAlign w:val="bottom"/>
            <w:hideMark/>
          </w:tcPr>
          <w:p w14:paraId="78FC8888" w14:textId="54A1D25C"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5000.0</w:t>
            </w:r>
          </w:p>
        </w:tc>
        <w:tc>
          <w:tcPr>
            <w:tcW w:w="1134" w:type="dxa"/>
            <w:noWrap/>
            <w:vAlign w:val="bottom"/>
            <w:hideMark/>
          </w:tcPr>
          <w:p w14:paraId="0B0ECE08" w14:textId="040D727C"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993" w:type="dxa"/>
            <w:noWrap/>
            <w:vAlign w:val="bottom"/>
            <w:hideMark/>
          </w:tcPr>
          <w:p w14:paraId="5202CFDD" w14:textId="45A9DC0C"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0.00</w:t>
            </w:r>
          </w:p>
        </w:tc>
        <w:tc>
          <w:tcPr>
            <w:tcW w:w="1417" w:type="dxa"/>
            <w:noWrap/>
            <w:vAlign w:val="bottom"/>
            <w:hideMark/>
          </w:tcPr>
          <w:p w14:paraId="50ED2BA6" w14:textId="5A89980D"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57.5</w:t>
            </w:r>
          </w:p>
        </w:tc>
      </w:tr>
      <w:tr w:rsidR="009C1E5F" w:rsidRPr="0028120D" w14:paraId="50E9FAC7" w14:textId="77777777" w:rsidTr="00213129">
        <w:trPr>
          <w:trHeight w:val="283"/>
        </w:trPr>
        <w:tc>
          <w:tcPr>
            <w:cnfStyle w:val="001000000000" w:firstRow="0" w:lastRow="0" w:firstColumn="1" w:lastColumn="0" w:oddVBand="0" w:evenVBand="0" w:oddHBand="0" w:evenHBand="0" w:firstRowFirstColumn="0" w:firstRowLastColumn="0" w:lastRowFirstColumn="0" w:lastRowLastColumn="0"/>
            <w:tcW w:w="1698" w:type="dxa"/>
            <w:vMerge/>
            <w:tcBorders>
              <w:right w:val="single" w:sz="12" w:space="0" w:color="4472C4" w:themeColor="accent1"/>
            </w:tcBorders>
            <w:vAlign w:val="center"/>
            <w:hideMark/>
          </w:tcPr>
          <w:p w14:paraId="49AEEE3C" w14:textId="77777777" w:rsidR="009C1E5F" w:rsidRPr="0028120D" w:rsidRDefault="009C1E5F" w:rsidP="009C1E5F">
            <w:pPr>
              <w:jc w:val="left"/>
              <w:rPr>
                <w:rFonts w:ascii="Consolas" w:eastAsia="Times New Roman" w:hAnsi="Consolas" w:cs="Calibri"/>
                <w:color w:val="000000"/>
                <w:lang w:eastAsia="de-CH"/>
              </w:rPr>
            </w:pPr>
          </w:p>
        </w:tc>
        <w:tc>
          <w:tcPr>
            <w:tcW w:w="1184" w:type="dxa"/>
            <w:tcBorders>
              <w:left w:val="single" w:sz="12" w:space="0" w:color="4472C4" w:themeColor="accent1"/>
            </w:tcBorders>
            <w:noWrap/>
            <w:vAlign w:val="bottom"/>
            <w:hideMark/>
          </w:tcPr>
          <w:p w14:paraId="56F644A5" w14:textId="364FAB5F"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10^6</w:t>
            </w:r>
          </w:p>
        </w:tc>
        <w:tc>
          <w:tcPr>
            <w:tcW w:w="1508" w:type="dxa"/>
            <w:noWrap/>
            <w:vAlign w:val="bottom"/>
            <w:hideMark/>
          </w:tcPr>
          <w:p w14:paraId="40B44768" w14:textId="03271933"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737.0 s</w:t>
            </w:r>
          </w:p>
        </w:tc>
        <w:tc>
          <w:tcPr>
            <w:tcW w:w="1275" w:type="dxa"/>
            <w:noWrap/>
            <w:vAlign w:val="bottom"/>
            <w:hideMark/>
          </w:tcPr>
          <w:p w14:paraId="5F2435F9" w14:textId="7588C6F2"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5000.0</w:t>
            </w:r>
          </w:p>
        </w:tc>
        <w:tc>
          <w:tcPr>
            <w:tcW w:w="1134" w:type="dxa"/>
            <w:noWrap/>
            <w:vAlign w:val="bottom"/>
            <w:hideMark/>
          </w:tcPr>
          <w:p w14:paraId="0B377F75" w14:textId="49D40CE2"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993" w:type="dxa"/>
            <w:noWrap/>
            <w:vAlign w:val="bottom"/>
            <w:hideMark/>
          </w:tcPr>
          <w:p w14:paraId="6B21517E" w14:textId="61DAFFA9"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0.00</w:t>
            </w:r>
          </w:p>
        </w:tc>
        <w:tc>
          <w:tcPr>
            <w:tcW w:w="1417" w:type="dxa"/>
            <w:noWrap/>
            <w:vAlign w:val="bottom"/>
            <w:hideMark/>
          </w:tcPr>
          <w:p w14:paraId="78402C22" w14:textId="6B9D0881"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57.6</w:t>
            </w:r>
          </w:p>
        </w:tc>
      </w:tr>
      <w:tr w:rsidR="009C1E5F" w:rsidRPr="0028120D" w14:paraId="38382404" w14:textId="77777777" w:rsidTr="0021312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8" w:type="dxa"/>
            <w:vMerge/>
            <w:tcBorders>
              <w:bottom w:val="single" w:sz="12" w:space="0" w:color="4472C4" w:themeColor="accent1"/>
              <w:right w:val="single" w:sz="12" w:space="0" w:color="4472C4" w:themeColor="accent1"/>
            </w:tcBorders>
            <w:vAlign w:val="center"/>
            <w:hideMark/>
          </w:tcPr>
          <w:p w14:paraId="3B4689D2" w14:textId="77777777" w:rsidR="009C1E5F" w:rsidRPr="0028120D" w:rsidRDefault="009C1E5F" w:rsidP="009C1E5F">
            <w:pPr>
              <w:jc w:val="left"/>
              <w:rPr>
                <w:rFonts w:ascii="Consolas" w:eastAsia="Times New Roman" w:hAnsi="Consolas" w:cs="Calibri"/>
                <w:color w:val="000000"/>
                <w:lang w:eastAsia="de-CH"/>
              </w:rPr>
            </w:pPr>
          </w:p>
        </w:tc>
        <w:tc>
          <w:tcPr>
            <w:tcW w:w="1184" w:type="dxa"/>
            <w:tcBorders>
              <w:left w:val="single" w:sz="12" w:space="0" w:color="4472C4" w:themeColor="accent1"/>
              <w:bottom w:val="single" w:sz="12" w:space="0" w:color="4472C4" w:themeColor="accent1"/>
            </w:tcBorders>
            <w:noWrap/>
            <w:vAlign w:val="bottom"/>
            <w:hideMark/>
          </w:tcPr>
          <w:p w14:paraId="1C221BDA" w14:textId="23CB531A"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10^7</w:t>
            </w:r>
          </w:p>
        </w:tc>
        <w:tc>
          <w:tcPr>
            <w:tcW w:w="1508" w:type="dxa"/>
            <w:tcBorders>
              <w:bottom w:val="single" w:sz="12" w:space="0" w:color="4472C4" w:themeColor="accent1"/>
            </w:tcBorders>
            <w:noWrap/>
            <w:vAlign w:val="bottom"/>
            <w:hideMark/>
          </w:tcPr>
          <w:p w14:paraId="63933683" w14:textId="0A98CA94"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8218.6 s</w:t>
            </w:r>
          </w:p>
        </w:tc>
        <w:tc>
          <w:tcPr>
            <w:tcW w:w="1275" w:type="dxa"/>
            <w:tcBorders>
              <w:bottom w:val="single" w:sz="12" w:space="0" w:color="4472C4" w:themeColor="accent1"/>
            </w:tcBorders>
            <w:noWrap/>
            <w:vAlign w:val="bottom"/>
            <w:hideMark/>
          </w:tcPr>
          <w:p w14:paraId="219F21E6" w14:textId="77A285D1"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5000.0</w:t>
            </w:r>
          </w:p>
        </w:tc>
        <w:tc>
          <w:tcPr>
            <w:tcW w:w="1134" w:type="dxa"/>
            <w:tcBorders>
              <w:bottom w:val="single" w:sz="12" w:space="0" w:color="4472C4" w:themeColor="accent1"/>
            </w:tcBorders>
            <w:noWrap/>
            <w:vAlign w:val="bottom"/>
            <w:hideMark/>
          </w:tcPr>
          <w:p w14:paraId="70E43404" w14:textId="3103DEB0"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993" w:type="dxa"/>
            <w:tcBorders>
              <w:bottom w:val="single" w:sz="12" w:space="0" w:color="4472C4" w:themeColor="accent1"/>
            </w:tcBorders>
            <w:noWrap/>
            <w:vAlign w:val="bottom"/>
            <w:hideMark/>
          </w:tcPr>
          <w:p w14:paraId="7DAC77E2" w14:textId="440084C4"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0.00</w:t>
            </w:r>
          </w:p>
        </w:tc>
        <w:tc>
          <w:tcPr>
            <w:tcW w:w="1417" w:type="dxa"/>
            <w:tcBorders>
              <w:bottom w:val="single" w:sz="12" w:space="0" w:color="4472C4" w:themeColor="accent1"/>
            </w:tcBorders>
            <w:noWrap/>
            <w:vAlign w:val="bottom"/>
            <w:hideMark/>
          </w:tcPr>
          <w:p w14:paraId="5C8011CF" w14:textId="00A845CF"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57.6</w:t>
            </w:r>
          </w:p>
        </w:tc>
      </w:tr>
      <w:tr w:rsidR="009C1E5F" w:rsidRPr="0028120D" w14:paraId="6D0C0604" w14:textId="77777777" w:rsidTr="00213129">
        <w:trPr>
          <w:trHeight w:val="283"/>
        </w:trPr>
        <w:tc>
          <w:tcPr>
            <w:cnfStyle w:val="001000000000" w:firstRow="0" w:lastRow="0" w:firstColumn="1" w:lastColumn="0" w:oddVBand="0" w:evenVBand="0" w:oddHBand="0" w:evenHBand="0" w:firstRowFirstColumn="0" w:firstRowLastColumn="0" w:lastRowFirstColumn="0" w:lastRowLastColumn="0"/>
            <w:tcW w:w="1698" w:type="dxa"/>
            <w:vMerge w:val="restart"/>
            <w:tcBorders>
              <w:top w:val="single" w:sz="12" w:space="0" w:color="4472C4" w:themeColor="accent1"/>
              <w:right w:val="single" w:sz="12" w:space="0" w:color="4472C4" w:themeColor="accent1"/>
            </w:tcBorders>
            <w:noWrap/>
            <w:vAlign w:val="center"/>
            <w:hideMark/>
          </w:tcPr>
          <w:p w14:paraId="5CCA83EB" w14:textId="313405DA" w:rsidR="009C1E5F" w:rsidRPr="0028120D" w:rsidRDefault="009C1E5F" w:rsidP="009C1E5F">
            <w:pPr>
              <w:jc w:val="center"/>
              <w:rPr>
                <w:rFonts w:ascii="Consolas" w:eastAsia="Times New Roman" w:hAnsi="Consolas" w:cs="Calibri"/>
                <w:color w:val="000000"/>
                <w:lang w:eastAsia="de-CH"/>
              </w:rPr>
            </w:pPr>
            <w:r>
              <w:rPr>
                <w:rFonts w:ascii="Consolas" w:hAnsi="Consolas" w:cs="Calibri"/>
                <w:color w:val="000000"/>
              </w:rPr>
              <w:t>PPO</w:t>
            </w:r>
          </w:p>
        </w:tc>
        <w:tc>
          <w:tcPr>
            <w:tcW w:w="1184" w:type="dxa"/>
            <w:tcBorders>
              <w:top w:val="single" w:sz="12" w:space="0" w:color="4472C4" w:themeColor="accent1"/>
              <w:left w:val="single" w:sz="12" w:space="0" w:color="4472C4" w:themeColor="accent1"/>
            </w:tcBorders>
            <w:noWrap/>
            <w:vAlign w:val="bottom"/>
            <w:hideMark/>
          </w:tcPr>
          <w:p w14:paraId="6033BFBC" w14:textId="7C637C8A"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10^3</w:t>
            </w:r>
          </w:p>
        </w:tc>
        <w:tc>
          <w:tcPr>
            <w:tcW w:w="1508" w:type="dxa"/>
            <w:tcBorders>
              <w:top w:val="single" w:sz="12" w:space="0" w:color="4472C4" w:themeColor="accent1"/>
            </w:tcBorders>
            <w:noWrap/>
            <w:vAlign w:val="bottom"/>
            <w:hideMark/>
          </w:tcPr>
          <w:p w14:paraId="3C4F88AE" w14:textId="15F4F106"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1.5 s</w:t>
            </w:r>
          </w:p>
        </w:tc>
        <w:tc>
          <w:tcPr>
            <w:tcW w:w="1275" w:type="dxa"/>
            <w:tcBorders>
              <w:top w:val="single" w:sz="12" w:space="0" w:color="4472C4" w:themeColor="accent1"/>
            </w:tcBorders>
            <w:noWrap/>
            <w:vAlign w:val="bottom"/>
            <w:hideMark/>
          </w:tcPr>
          <w:p w14:paraId="523B5EF1" w14:textId="599FC372"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78.2</w:t>
            </w:r>
          </w:p>
        </w:tc>
        <w:tc>
          <w:tcPr>
            <w:tcW w:w="1134" w:type="dxa"/>
            <w:tcBorders>
              <w:top w:val="single" w:sz="12" w:space="0" w:color="4472C4" w:themeColor="accent1"/>
            </w:tcBorders>
            <w:noWrap/>
            <w:vAlign w:val="bottom"/>
            <w:hideMark/>
          </w:tcPr>
          <w:p w14:paraId="4AB61453" w14:textId="38FF0D6F"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993" w:type="dxa"/>
            <w:tcBorders>
              <w:top w:val="single" w:sz="12" w:space="0" w:color="4472C4" w:themeColor="accent1"/>
            </w:tcBorders>
            <w:noWrap/>
            <w:vAlign w:val="bottom"/>
            <w:hideMark/>
          </w:tcPr>
          <w:p w14:paraId="463686A6" w14:textId="166FCDE5"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0.29</w:t>
            </w:r>
          </w:p>
        </w:tc>
        <w:tc>
          <w:tcPr>
            <w:tcW w:w="1417" w:type="dxa"/>
            <w:tcBorders>
              <w:top w:val="single" w:sz="12" w:space="0" w:color="4472C4" w:themeColor="accent1"/>
            </w:tcBorders>
            <w:noWrap/>
            <w:vAlign w:val="bottom"/>
            <w:hideMark/>
          </w:tcPr>
          <w:p w14:paraId="34D8679F" w14:textId="14CAEE91"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31.9</w:t>
            </w:r>
          </w:p>
        </w:tc>
      </w:tr>
      <w:tr w:rsidR="009C1E5F" w:rsidRPr="0028120D" w14:paraId="43E17E6B" w14:textId="77777777" w:rsidTr="0021312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8" w:type="dxa"/>
            <w:vMerge/>
            <w:tcBorders>
              <w:right w:val="single" w:sz="12" w:space="0" w:color="4472C4" w:themeColor="accent1"/>
            </w:tcBorders>
            <w:vAlign w:val="center"/>
            <w:hideMark/>
          </w:tcPr>
          <w:p w14:paraId="014FBDB2" w14:textId="77777777" w:rsidR="009C1E5F" w:rsidRPr="0028120D" w:rsidRDefault="009C1E5F" w:rsidP="009C1E5F">
            <w:pPr>
              <w:jc w:val="left"/>
              <w:rPr>
                <w:rFonts w:ascii="Consolas" w:eastAsia="Times New Roman" w:hAnsi="Consolas" w:cs="Calibri"/>
                <w:color w:val="000000"/>
                <w:lang w:eastAsia="de-CH"/>
              </w:rPr>
            </w:pPr>
          </w:p>
        </w:tc>
        <w:tc>
          <w:tcPr>
            <w:tcW w:w="1184" w:type="dxa"/>
            <w:tcBorders>
              <w:left w:val="single" w:sz="12" w:space="0" w:color="4472C4" w:themeColor="accent1"/>
            </w:tcBorders>
            <w:noWrap/>
            <w:vAlign w:val="bottom"/>
            <w:hideMark/>
          </w:tcPr>
          <w:p w14:paraId="6B2CFB0D" w14:textId="4B636D49"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10^4</w:t>
            </w:r>
          </w:p>
        </w:tc>
        <w:tc>
          <w:tcPr>
            <w:tcW w:w="1508" w:type="dxa"/>
            <w:noWrap/>
            <w:vAlign w:val="bottom"/>
            <w:hideMark/>
          </w:tcPr>
          <w:p w14:paraId="37A81411" w14:textId="67A34250"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16.4 s</w:t>
            </w:r>
          </w:p>
        </w:tc>
        <w:tc>
          <w:tcPr>
            <w:tcW w:w="1275" w:type="dxa"/>
            <w:noWrap/>
            <w:vAlign w:val="bottom"/>
            <w:hideMark/>
          </w:tcPr>
          <w:p w14:paraId="4616963C" w14:textId="4CF54522"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1781.5</w:t>
            </w:r>
          </w:p>
        </w:tc>
        <w:tc>
          <w:tcPr>
            <w:tcW w:w="1134" w:type="dxa"/>
            <w:noWrap/>
            <w:vAlign w:val="bottom"/>
            <w:hideMark/>
          </w:tcPr>
          <w:p w14:paraId="6B8E4F44" w14:textId="188D2382"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993" w:type="dxa"/>
            <w:noWrap/>
            <w:vAlign w:val="bottom"/>
            <w:hideMark/>
          </w:tcPr>
          <w:p w14:paraId="4D83CAE1" w14:textId="52EC80B8"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0.12</w:t>
            </w:r>
          </w:p>
        </w:tc>
        <w:tc>
          <w:tcPr>
            <w:tcW w:w="1417" w:type="dxa"/>
            <w:noWrap/>
            <w:vAlign w:val="bottom"/>
            <w:hideMark/>
          </w:tcPr>
          <w:p w14:paraId="540AF839" w14:textId="2E3FD08F"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51.3</w:t>
            </w:r>
          </w:p>
        </w:tc>
      </w:tr>
      <w:tr w:rsidR="009C1E5F" w:rsidRPr="0028120D" w14:paraId="01AEA96C" w14:textId="77777777" w:rsidTr="00213129">
        <w:trPr>
          <w:trHeight w:val="283"/>
        </w:trPr>
        <w:tc>
          <w:tcPr>
            <w:cnfStyle w:val="001000000000" w:firstRow="0" w:lastRow="0" w:firstColumn="1" w:lastColumn="0" w:oddVBand="0" w:evenVBand="0" w:oddHBand="0" w:evenHBand="0" w:firstRowFirstColumn="0" w:firstRowLastColumn="0" w:lastRowFirstColumn="0" w:lastRowLastColumn="0"/>
            <w:tcW w:w="1698" w:type="dxa"/>
            <w:vMerge/>
            <w:tcBorders>
              <w:right w:val="single" w:sz="12" w:space="0" w:color="4472C4" w:themeColor="accent1"/>
            </w:tcBorders>
            <w:vAlign w:val="center"/>
            <w:hideMark/>
          </w:tcPr>
          <w:p w14:paraId="3CBBB54C" w14:textId="77777777" w:rsidR="009C1E5F" w:rsidRPr="0028120D" w:rsidRDefault="009C1E5F" w:rsidP="009C1E5F">
            <w:pPr>
              <w:jc w:val="left"/>
              <w:rPr>
                <w:rFonts w:ascii="Consolas" w:eastAsia="Times New Roman" w:hAnsi="Consolas" w:cs="Calibri"/>
                <w:color w:val="000000"/>
                <w:lang w:eastAsia="de-CH"/>
              </w:rPr>
            </w:pPr>
          </w:p>
        </w:tc>
        <w:tc>
          <w:tcPr>
            <w:tcW w:w="1184" w:type="dxa"/>
            <w:tcBorders>
              <w:left w:val="single" w:sz="12" w:space="0" w:color="4472C4" w:themeColor="accent1"/>
            </w:tcBorders>
            <w:noWrap/>
            <w:vAlign w:val="bottom"/>
            <w:hideMark/>
          </w:tcPr>
          <w:p w14:paraId="08270A11" w14:textId="283B046C"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10^5</w:t>
            </w:r>
          </w:p>
        </w:tc>
        <w:tc>
          <w:tcPr>
            <w:tcW w:w="1508" w:type="dxa"/>
            <w:noWrap/>
            <w:vAlign w:val="bottom"/>
            <w:hideMark/>
          </w:tcPr>
          <w:p w14:paraId="5CB9DF67" w14:textId="63E0C5C0"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146.1 s</w:t>
            </w:r>
          </w:p>
        </w:tc>
        <w:tc>
          <w:tcPr>
            <w:tcW w:w="1275" w:type="dxa"/>
            <w:noWrap/>
            <w:vAlign w:val="bottom"/>
            <w:hideMark/>
          </w:tcPr>
          <w:p w14:paraId="61BC5938" w14:textId="02A4B60B"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4993.7</w:t>
            </w:r>
          </w:p>
        </w:tc>
        <w:tc>
          <w:tcPr>
            <w:tcW w:w="1134" w:type="dxa"/>
            <w:noWrap/>
            <w:vAlign w:val="bottom"/>
            <w:hideMark/>
          </w:tcPr>
          <w:p w14:paraId="11B79B47" w14:textId="086FEC4F"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993" w:type="dxa"/>
            <w:noWrap/>
            <w:vAlign w:val="bottom"/>
            <w:hideMark/>
          </w:tcPr>
          <w:p w14:paraId="4BCCB5C7" w14:textId="6A98D8ED"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0.01</w:t>
            </w:r>
          </w:p>
        </w:tc>
        <w:tc>
          <w:tcPr>
            <w:tcW w:w="1417" w:type="dxa"/>
            <w:noWrap/>
            <w:vAlign w:val="bottom"/>
            <w:hideMark/>
          </w:tcPr>
          <w:p w14:paraId="07667BF9" w14:textId="5BD9208C"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57.1</w:t>
            </w:r>
          </w:p>
        </w:tc>
      </w:tr>
      <w:tr w:rsidR="009C1E5F" w:rsidRPr="0028120D" w14:paraId="468630B0" w14:textId="77777777" w:rsidTr="0021312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8" w:type="dxa"/>
            <w:vMerge/>
            <w:tcBorders>
              <w:right w:val="single" w:sz="12" w:space="0" w:color="4472C4" w:themeColor="accent1"/>
            </w:tcBorders>
            <w:vAlign w:val="center"/>
            <w:hideMark/>
          </w:tcPr>
          <w:p w14:paraId="24A63CEC" w14:textId="77777777" w:rsidR="009C1E5F" w:rsidRPr="0028120D" w:rsidRDefault="009C1E5F" w:rsidP="009C1E5F">
            <w:pPr>
              <w:jc w:val="left"/>
              <w:rPr>
                <w:rFonts w:ascii="Consolas" w:eastAsia="Times New Roman" w:hAnsi="Consolas" w:cs="Calibri"/>
                <w:color w:val="000000"/>
                <w:lang w:eastAsia="de-CH"/>
              </w:rPr>
            </w:pPr>
          </w:p>
        </w:tc>
        <w:tc>
          <w:tcPr>
            <w:tcW w:w="1184" w:type="dxa"/>
            <w:tcBorders>
              <w:left w:val="single" w:sz="12" w:space="0" w:color="4472C4" w:themeColor="accent1"/>
            </w:tcBorders>
            <w:noWrap/>
            <w:vAlign w:val="bottom"/>
            <w:hideMark/>
          </w:tcPr>
          <w:p w14:paraId="187BF56B" w14:textId="477977E3"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10^6</w:t>
            </w:r>
          </w:p>
        </w:tc>
        <w:tc>
          <w:tcPr>
            <w:tcW w:w="1508" w:type="dxa"/>
            <w:noWrap/>
            <w:vAlign w:val="bottom"/>
            <w:hideMark/>
          </w:tcPr>
          <w:p w14:paraId="6682BF85" w14:textId="046F1576"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1517.9 s</w:t>
            </w:r>
          </w:p>
        </w:tc>
        <w:tc>
          <w:tcPr>
            <w:tcW w:w="1275" w:type="dxa"/>
            <w:noWrap/>
            <w:vAlign w:val="bottom"/>
            <w:hideMark/>
          </w:tcPr>
          <w:p w14:paraId="40FA2D41" w14:textId="1EAD6C8F"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4989.3</w:t>
            </w:r>
          </w:p>
        </w:tc>
        <w:tc>
          <w:tcPr>
            <w:tcW w:w="1134" w:type="dxa"/>
            <w:noWrap/>
            <w:vAlign w:val="bottom"/>
            <w:hideMark/>
          </w:tcPr>
          <w:p w14:paraId="58A6EB95" w14:textId="3D5CCD18"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993" w:type="dxa"/>
            <w:noWrap/>
            <w:vAlign w:val="bottom"/>
            <w:hideMark/>
          </w:tcPr>
          <w:p w14:paraId="16A88C39" w14:textId="03F02DA0"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0.00</w:t>
            </w:r>
          </w:p>
        </w:tc>
        <w:tc>
          <w:tcPr>
            <w:tcW w:w="1417" w:type="dxa"/>
            <w:noWrap/>
            <w:vAlign w:val="bottom"/>
            <w:hideMark/>
          </w:tcPr>
          <w:p w14:paraId="5B18190F" w14:textId="678635DF"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57.5</w:t>
            </w:r>
          </w:p>
        </w:tc>
      </w:tr>
      <w:tr w:rsidR="009C1E5F" w:rsidRPr="0028120D" w14:paraId="18D5EA71" w14:textId="77777777" w:rsidTr="00213129">
        <w:trPr>
          <w:trHeight w:val="283"/>
        </w:trPr>
        <w:tc>
          <w:tcPr>
            <w:cnfStyle w:val="001000000000" w:firstRow="0" w:lastRow="0" w:firstColumn="1" w:lastColumn="0" w:oddVBand="0" w:evenVBand="0" w:oddHBand="0" w:evenHBand="0" w:firstRowFirstColumn="0" w:firstRowLastColumn="0" w:lastRowFirstColumn="0" w:lastRowLastColumn="0"/>
            <w:tcW w:w="1698" w:type="dxa"/>
            <w:vMerge/>
            <w:tcBorders>
              <w:bottom w:val="single" w:sz="12" w:space="0" w:color="4472C4" w:themeColor="accent1"/>
              <w:right w:val="single" w:sz="12" w:space="0" w:color="4472C4" w:themeColor="accent1"/>
            </w:tcBorders>
            <w:vAlign w:val="center"/>
            <w:hideMark/>
          </w:tcPr>
          <w:p w14:paraId="25069A6B" w14:textId="77777777" w:rsidR="009C1E5F" w:rsidRPr="0028120D" w:rsidRDefault="009C1E5F" w:rsidP="009C1E5F">
            <w:pPr>
              <w:jc w:val="left"/>
              <w:rPr>
                <w:rFonts w:ascii="Consolas" w:eastAsia="Times New Roman" w:hAnsi="Consolas" w:cs="Calibri"/>
                <w:color w:val="000000"/>
                <w:lang w:eastAsia="de-CH"/>
              </w:rPr>
            </w:pPr>
          </w:p>
        </w:tc>
        <w:tc>
          <w:tcPr>
            <w:tcW w:w="1184" w:type="dxa"/>
            <w:tcBorders>
              <w:left w:val="single" w:sz="12" w:space="0" w:color="4472C4" w:themeColor="accent1"/>
              <w:bottom w:val="single" w:sz="12" w:space="0" w:color="4472C4" w:themeColor="accent1"/>
            </w:tcBorders>
            <w:noWrap/>
            <w:vAlign w:val="bottom"/>
            <w:hideMark/>
          </w:tcPr>
          <w:p w14:paraId="095EC37B" w14:textId="4332BB3F"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10^7</w:t>
            </w:r>
          </w:p>
        </w:tc>
        <w:tc>
          <w:tcPr>
            <w:tcW w:w="1508" w:type="dxa"/>
            <w:tcBorders>
              <w:bottom w:val="single" w:sz="12" w:space="0" w:color="4472C4" w:themeColor="accent1"/>
            </w:tcBorders>
            <w:noWrap/>
            <w:vAlign w:val="bottom"/>
            <w:hideMark/>
          </w:tcPr>
          <w:p w14:paraId="137DF989" w14:textId="7A5E460E"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17455.0 s</w:t>
            </w:r>
          </w:p>
        </w:tc>
        <w:tc>
          <w:tcPr>
            <w:tcW w:w="1275" w:type="dxa"/>
            <w:tcBorders>
              <w:bottom w:val="single" w:sz="12" w:space="0" w:color="4472C4" w:themeColor="accent1"/>
            </w:tcBorders>
            <w:noWrap/>
            <w:vAlign w:val="bottom"/>
            <w:hideMark/>
          </w:tcPr>
          <w:p w14:paraId="62DACAEB" w14:textId="119E9A6E"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5000.0</w:t>
            </w:r>
          </w:p>
        </w:tc>
        <w:tc>
          <w:tcPr>
            <w:tcW w:w="1134" w:type="dxa"/>
            <w:tcBorders>
              <w:bottom w:val="single" w:sz="12" w:space="0" w:color="4472C4" w:themeColor="accent1"/>
            </w:tcBorders>
            <w:noWrap/>
            <w:vAlign w:val="bottom"/>
            <w:hideMark/>
          </w:tcPr>
          <w:p w14:paraId="7EA78484" w14:textId="1F321D1C"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993" w:type="dxa"/>
            <w:tcBorders>
              <w:bottom w:val="single" w:sz="12" w:space="0" w:color="4472C4" w:themeColor="accent1"/>
            </w:tcBorders>
            <w:noWrap/>
            <w:vAlign w:val="bottom"/>
            <w:hideMark/>
          </w:tcPr>
          <w:p w14:paraId="7B93B269" w14:textId="1413FBF4"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0.00</w:t>
            </w:r>
          </w:p>
        </w:tc>
        <w:tc>
          <w:tcPr>
            <w:tcW w:w="1417" w:type="dxa"/>
            <w:tcBorders>
              <w:bottom w:val="single" w:sz="12" w:space="0" w:color="4472C4" w:themeColor="accent1"/>
            </w:tcBorders>
            <w:noWrap/>
            <w:vAlign w:val="bottom"/>
            <w:hideMark/>
          </w:tcPr>
          <w:p w14:paraId="6C306D17" w14:textId="150B37B4"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57.5</w:t>
            </w:r>
          </w:p>
        </w:tc>
      </w:tr>
      <w:tr w:rsidR="009C1E5F" w:rsidRPr="0028120D" w14:paraId="753B9812" w14:textId="77777777" w:rsidTr="0021312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4472C4" w:themeColor="accent1"/>
              <w:right w:val="single" w:sz="12" w:space="0" w:color="4472C4" w:themeColor="accent1"/>
            </w:tcBorders>
            <w:noWrap/>
            <w:vAlign w:val="center"/>
            <w:hideMark/>
          </w:tcPr>
          <w:p w14:paraId="618FB7DB" w14:textId="33159AFC" w:rsidR="009C1E5F" w:rsidRPr="0028120D" w:rsidRDefault="009C1E5F" w:rsidP="009C1E5F">
            <w:pPr>
              <w:jc w:val="center"/>
              <w:rPr>
                <w:rFonts w:ascii="Consolas" w:eastAsia="Times New Roman" w:hAnsi="Consolas" w:cs="Calibri"/>
                <w:color w:val="000000"/>
                <w:lang w:eastAsia="de-CH"/>
              </w:rPr>
            </w:pPr>
            <w:r>
              <w:rPr>
                <w:rFonts w:ascii="Consolas" w:hAnsi="Consolas" w:cs="Calibri"/>
                <w:color w:val="000000"/>
              </w:rPr>
              <w:t>Defender2000</w:t>
            </w:r>
          </w:p>
        </w:tc>
        <w:tc>
          <w:tcPr>
            <w:tcW w:w="1184" w:type="dxa"/>
            <w:tcBorders>
              <w:top w:val="single" w:sz="12" w:space="0" w:color="4472C4" w:themeColor="accent1"/>
              <w:left w:val="single" w:sz="12" w:space="0" w:color="4472C4" w:themeColor="accent1"/>
            </w:tcBorders>
            <w:noWrap/>
            <w:vAlign w:val="bottom"/>
            <w:hideMark/>
          </w:tcPr>
          <w:p w14:paraId="618D3F59" w14:textId="72DF4CDE"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w:t>
            </w:r>
          </w:p>
        </w:tc>
        <w:tc>
          <w:tcPr>
            <w:tcW w:w="1508" w:type="dxa"/>
            <w:tcBorders>
              <w:top w:val="single" w:sz="12" w:space="0" w:color="4472C4" w:themeColor="accent1"/>
            </w:tcBorders>
            <w:noWrap/>
            <w:vAlign w:val="bottom"/>
            <w:hideMark/>
          </w:tcPr>
          <w:p w14:paraId="02C41DAA" w14:textId="1A4933F2"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 s</w:t>
            </w:r>
          </w:p>
        </w:tc>
        <w:tc>
          <w:tcPr>
            <w:tcW w:w="1275" w:type="dxa"/>
            <w:tcBorders>
              <w:top w:val="single" w:sz="12" w:space="0" w:color="4472C4" w:themeColor="accent1"/>
            </w:tcBorders>
            <w:noWrap/>
            <w:vAlign w:val="bottom"/>
            <w:hideMark/>
          </w:tcPr>
          <w:p w14:paraId="38B2BE8D" w14:textId="7F026DB7"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77.6</w:t>
            </w:r>
          </w:p>
        </w:tc>
        <w:tc>
          <w:tcPr>
            <w:tcW w:w="1134" w:type="dxa"/>
            <w:tcBorders>
              <w:top w:val="single" w:sz="12" w:space="0" w:color="4472C4" w:themeColor="accent1"/>
            </w:tcBorders>
            <w:noWrap/>
            <w:vAlign w:val="bottom"/>
            <w:hideMark/>
          </w:tcPr>
          <w:p w14:paraId="3C44FF1E" w14:textId="50588FA5"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993" w:type="dxa"/>
            <w:tcBorders>
              <w:top w:val="single" w:sz="12" w:space="0" w:color="4472C4" w:themeColor="accent1"/>
            </w:tcBorders>
            <w:noWrap/>
            <w:vAlign w:val="bottom"/>
            <w:hideMark/>
          </w:tcPr>
          <w:p w14:paraId="3DFBEEDA" w14:textId="37702DC8"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0.26</w:t>
            </w:r>
          </w:p>
        </w:tc>
        <w:tc>
          <w:tcPr>
            <w:tcW w:w="1417" w:type="dxa"/>
            <w:tcBorders>
              <w:top w:val="single" w:sz="12" w:space="0" w:color="4472C4" w:themeColor="accent1"/>
            </w:tcBorders>
            <w:noWrap/>
            <w:vAlign w:val="bottom"/>
            <w:hideMark/>
          </w:tcPr>
          <w:p w14:paraId="0506E994" w14:textId="3E211016"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33.4</w:t>
            </w:r>
          </w:p>
        </w:tc>
      </w:tr>
      <w:tr w:rsidR="009C1E5F" w:rsidRPr="0028120D" w14:paraId="49D0FCA0" w14:textId="77777777" w:rsidTr="00213129">
        <w:trPr>
          <w:trHeight w:val="283"/>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4472C4" w:themeColor="accent1"/>
              <w:right w:val="single" w:sz="12" w:space="0" w:color="4472C4" w:themeColor="accent1"/>
            </w:tcBorders>
            <w:noWrap/>
            <w:vAlign w:val="center"/>
            <w:hideMark/>
          </w:tcPr>
          <w:p w14:paraId="7516EE44" w14:textId="20D6EF0B" w:rsidR="009C1E5F" w:rsidRPr="0028120D" w:rsidRDefault="009C1E5F" w:rsidP="009C1E5F">
            <w:pPr>
              <w:jc w:val="center"/>
              <w:rPr>
                <w:rFonts w:ascii="Consolas" w:eastAsia="Times New Roman" w:hAnsi="Consolas" w:cs="Calibri"/>
                <w:color w:val="000000"/>
                <w:lang w:eastAsia="de-CH"/>
              </w:rPr>
            </w:pPr>
            <w:r>
              <w:rPr>
                <w:rFonts w:ascii="Consolas" w:hAnsi="Consolas" w:cs="Calibri"/>
                <w:color w:val="000000"/>
              </w:rPr>
              <w:t>Random</w:t>
            </w:r>
          </w:p>
        </w:tc>
        <w:tc>
          <w:tcPr>
            <w:tcW w:w="1184" w:type="dxa"/>
            <w:tcBorders>
              <w:top w:val="single" w:sz="12" w:space="0" w:color="4472C4" w:themeColor="accent1"/>
              <w:left w:val="single" w:sz="12" w:space="0" w:color="4472C4" w:themeColor="accent1"/>
            </w:tcBorders>
            <w:noWrap/>
            <w:vAlign w:val="bottom"/>
            <w:hideMark/>
          </w:tcPr>
          <w:p w14:paraId="0BBF99B9" w14:textId="59B444A3"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w:t>
            </w:r>
          </w:p>
        </w:tc>
        <w:tc>
          <w:tcPr>
            <w:tcW w:w="1508" w:type="dxa"/>
            <w:tcBorders>
              <w:top w:val="single" w:sz="12" w:space="0" w:color="4472C4" w:themeColor="accent1"/>
            </w:tcBorders>
            <w:noWrap/>
            <w:vAlign w:val="bottom"/>
            <w:hideMark/>
          </w:tcPr>
          <w:p w14:paraId="5078FACA" w14:textId="40122312"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 s</w:t>
            </w:r>
          </w:p>
        </w:tc>
        <w:tc>
          <w:tcPr>
            <w:tcW w:w="1275" w:type="dxa"/>
            <w:tcBorders>
              <w:top w:val="single" w:sz="12" w:space="0" w:color="4472C4" w:themeColor="accent1"/>
            </w:tcBorders>
            <w:noWrap/>
            <w:vAlign w:val="bottom"/>
            <w:hideMark/>
          </w:tcPr>
          <w:p w14:paraId="4C39F425" w14:textId="0C0B4405"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55.2</w:t>
            </w:r>
          </w:p>
        </w:tc>
        <w:tc>
          <w:tcPr>
            <w:tcW w:w="1134" w:type="dxa"/>
            <w:tcBorders>
              <w:top w:val="single" w:sz="12" w:space="0" w:color="4472C4" w:themeColor="accent1"/>
            </w:tcBorders>
            <w:noWrap/>
            <w:vAlign w:val="bottom"/>
            <w:hideMark/>
          </w:tcPr>
          <w:p w14:paraId="66580455" w14:textId="7041781B"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993" w:type="dxa"/>
            <w:tcBorders>
              <w:top w:val="single" w:sz="12" w:space="0" w:color="4472C4" w:themeColor="accent1"/>
            </w:tcBorders>
            <w:noWrap/>
            <w:vAlign w:val="bottom"/>
            <w:hideMark/>
          </w:tcPr>
          <w:p w14:paraId="59AB295D" w14:textId="760EFAFA"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0.33</w:t>
            </w:r>
          </w:p>
        </w:tc>
        <w:tc>
          <w:tcPr>
            <w:tcW w:w="1417" w:type="dxa"/>
            <w:tcBorders>
              <w:top w:val="single" w:sz="12" w:space="0" w:color="4472C4" w:themeColor="accent1"/>
            </w:tcBorders>
            <w:noWrap/>
            <w:vAlign w:val="bottom"/>
            <w:hideMark/>
          </w:tcPr>
          <w:p w14:paraId="165EB1A0" w14:textId="3DAC7C2B" w:rsidR="009C1E5F" w:rsidRPr="0028120D" w:rsidRDefault="009C1E5F" w:rsidP="009C1E5F">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26.3</w:t>
            </w:r>
          </w:p>
        </w:tc>
      </w:tr>
      <w:tr w:rsidR="009C1E5F" w:rsidRPr="0028120D" w14:paraId="741919DE" w14:textId="77777777" w:rsidTr="0021312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98" w:type="dxa"/>
            <w:tcBorders>
              <w:top w:val="single" w:sz="12" w:space="0" w:color="4472C4" w:themeColor="accent1"/>
              <w:right w:val="single" w:sz="12" w:space="0" w:color="4472C4" w:themeColor="accent1"/>
            </w:tcBorders>
            <w:noWrap/>
            <w:vAlign w:val="center"/>
            <w:hideMark/>
          </w:tcPr>
          <w:p w14:paraId="76EB65D3" w14:textId="78789A27" w:rsidR="009C1E5F" w:rsidRPr="0028120D" w:rsidRDefault="009C1E5F" w:rsidP="009C1E5F">
            <w:pPr>
              <w:jc w:val="center"/>
              <w:rPr>
                <w:rFonts w:ascii="Consolas" w:eastAsia="Times New Roman" w:hAnsi="Consolas" w:cs="Calibri"/>
                <w:color w:val="000000"/>
                <w:lang w:eastAsia="de-CH"/>
              </w:rPr>
            </w:pPr>
            <w:r>
              <w:rPr>
                <w:rFonts w:ascii="Consolas" w:hAnsi="Consolas" w:cs="Calibri"/>
                <w:color w:val="000000"/>
              </w:rPr>
              <w:t>Static</w:t>
            </w:r>
          </w:p>
        </w:tc>
        <w:tc>
          <w:tcPr>
            <w:tcW w:w="1184" w:type="dxa"/>
            <w:tcBorders>
              <w:top w:val="single" w:sz="12" w:space="0" w:color="4472C4" w:themeColor="accent1"/>
              <w:left w:val="single" w:sz="12" w:space="0" w:color="4472C4" w:themeColor="accent1"/>
            </w:tcBorders>
            <w:noWrap/>
            <w:vAlign w:val="bottom"/>
            <w:hideMark/>
          </w:tcPr>
          <w:p w14:paraId="3FAE39D3" w14:textId="42161F77"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w:t>
            </w:r>
          </w:p>
        </w:tc>
        <w:tc>
          <w:tcPr>
            <w:tcW w:w="1508" w:type="dxa"/>
            <w:tcBorders>
              <w:top w:val="single" w:sz="12" w:space="0" w:color="4472C4" w:themeColor="accent1"/>
            </w:tcBorders>
            <w:noWrap/>
            <w:vAlign w:val="bottom"/>
            <w:hideMark/>
          </w:tcPr>
          <w:p w14:paraId="19ED3C54" w14:textId="5BFA9383"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 s</w:t>
            </w:r>
          </w:p>
        </w:tc>
        <w:tc>
          <w:tcPr>
            <w:tcW w:w="1275" w:type="dxa"/>
            <w:tcBorders>
              <w:top w:val="single" w:sz="12" w:space="0" w:color="4472C4" w:themeColor="accent1"/>
            </w:tcBorders>
            <w:noWrap/>
            <w:vAlign w:val="bottom"/>
            <w:hideMark/>
          </w:tcPr>
          <w:p w14:paraId="3D3032D7" w14:textId="2DB22DA4"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21.2</w:t>
            </w:r>
          </w:p>
        </w:tc>
        <w:tc>
          <w:tcPr>
            <w:tcW w:w="1134" w:type="dxa"/>
            <w:tcBorders>
              <w:top w:val="single" w:sz="12" w:space="0" w:color="4472C4" w:themeColor="accent1"/>
            </w:tcBorders>
            <w:noWrap/>
            <w:vAlign w:val="bottom"/>
            <w:hideMark/>
          </w:tcPr>
          <w:p w14:paraId="7D1B3127" w14:textId="01899082"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993" w:type="dxa"/>
            <w:tcBorders>
              <w:top w:val="single" w:sz="12" w:space="0" w:color="4472C4" w:themeColor="accent1"/>
            </w:tcBorders>
            <w:noWrap/>
            <w:vAlign w:val="bottom"/>
            <w:hideMark/>
          </w:tcPr>
          <w:p w14:paraId="17399736" w14:textId="7209E509" w:rsidR="009C1E5F" w:rsidRPr="0028120D" w:rsidRDefault="009C1E5F" w:rsidP="009C1E5F">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1417" w:type="dxa"/>
            <w:tcBorders>
              <w:top w:val="single" w:sz="12" w:space="0" w:color="4472C4" w:themeColor="accent1"/>
            </w:tcBorders>
            <w:noWrap/>
            <w:vAlign w:val="bottom"/>
            <w:hideMark/>
          </w:tcPr>
          <w:p w14:paraId="176AB7C7" w14:textId="3F57B429" w:rsidR="009C1E5F" w:rsidRPr="0028120D" w:rsidRDefault="009C1E5F">
            <w:pPr>
              <w:keepNext/>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Change w:id="2373" w:author="Unknown" w:date="2020-12-16T09:04:00Z">
                <w:pPr>
                  <w:jc w:val="right"/>
                  <w:cnfStyle w:val="000000100000" w:firstRow="0" w:lastRow="0" w:firstColumn="0" w:lastColumn="0" w:oddVBand="0" w:evenVBand="0" w:oddHBand="1" w:evenHBand="0" w:firstRowFirstColumn="0" w:firstRowLastColumn="0" w:lastRowFirstColumn="0" w:lastRowLastColumn="0"/>
                </w:pPr>
              </w:pPrChange>
            </w:pPr>
            <w:r>
              <w:rPr>
                <w:rFonts w:ascii="Consolas" w:hAnsi="Consolas" w:cs="Calibri"/>
                <w:color w:val="000000"/>
              </w:rPr>
              <w:t>6.2</w:t>
            </w:r>
          </w:p>
        </w:tc>
      </w:tr>
    </w:tbl>
    <w:p w14:paraId="6075B512" w14:textId="17E29AF2" w:rsidR="00213129" w:rsidRDefault="009B1EC3">
      <w:pPr>
        <w:pStyle w:val="Caption"/>
        <w:jc w:val="center"/>
        <w:rPr>
          <w:lang w:val="en-US"/>
        </w:rPr>
        <w:pPrChange w:id="2374" w:author="Cailleret Levi (cailllev)" w:date="2020-12-16T09:04:00Z">
          <w:pPr>
            <w:pStyle w:val="Caption"/>
            <w:spacing w:after="0"/>
            <w:ind w:left="2124" w:firstLine="708"/>
          </w:pPr>
        </w:pPrChange>
      </w:pPr>
      <w:ins w:id="2375" w:author="Cailleret Levi (cailllev)" w:date="2020-12-16T09:04:00Z">
        <w:r>
          <w:br/>
        </w:r>
        <w:bookmarkStart w:id="2376" w:name="_Toc59002716"/>
        <w:r>
          <w:t xml:space="preserve">Tabelle </w:t>
        </w:r>
        <w:r>
          <w:fldChar w:fldCharType="begin"/>
        </w:r>
        <w:r>
          <w:instrText xml:space="preserve"> SEQ Tabelle \* ARABIC </w:instrText>
        </w:r>
      </w:ins>
      <w:r>
        <w:fldChar w:fldCharType="separate"/>
      </w:r>
      <w:ins w:id="2377" w:author="Cailleret Levi (cailllev)" w:date="2020-12-18T11:13:00Z">
        <w:r w:rsidR="00575D65">
          <w:rPr>
            <w:noProof/>
          </w:rPr>
          <w:t>9</w:t>
        </w:r>
      </w:ins>
      <w:ins w:id="2378" w:author="Cailleret Levi (cailllev)" w:date="2020-12-16T09:04:00Z">
        <w:r>
          <w:fldChar w:fldCharType="end"/>
        </w:r>
        <w:r>
          <w:t>:</w:t>
        </w:r>
        <w:r w:rsidRPr="009B1EC3">
          <w:t xml:space="preserve"> </w:t>
        </w:r>
      </w:ins>
      <w:ins w:id="2379" w:author="Cailleret Levi (cailllev)" w:date="2020-12-16T09:17:00Z">
        <w:r w:rsidR="001C5855">
          <w:t xml:space="preserve">Resultate </w:t>
        </w:r>
      </w:ins>
      <w:ins w:id="2380" w:author="Cailleret Levi (cailllev)" w:date="2020-12-16T09:04:00Z">
        <w:r w:rsidRPr="00E564DA">
          <w:t xml:space="preserve">"Nur </w:t>
        </w:r>
        <w:r>
          <w:t>Präventionssysteme</w:t>
        </w:r>
        <w:r w:rsidRPr="00E564DA">
          <w:t>"</w:t>
        </w:r>
      </w:ins>
      <w:bookmarkEnd w:id="2376"/>
    </w:p>
    <w:p w14:paraId="3BC1FD66" w14:textId="66B96239" w:rsidR="0028120D" w:rsidRPr="006757EA" w:rsidDel="009B1EC3" w:rsidRDefault="0028120D" w:rsidP="00986F6C">
      <w:pPr>
        <w:pStyle w:val="Caption"/>
        <w:spacing w:after="0"/>
        <w:ind w:left="2124" w:firstLine="708"/>
        <w:rPr>
          <w:del w:id="2381" w:author="Cailleret Levi (cailllev)" w:date="2020-12-16T09:04:00Z"/>
          <w:lang w:val="en-US"/>
        </w:rPr>
      </w:pPr>
      <w:del w:id="2382" w:author="Cailleret Levi (cailllev)" w:date="2020-12-16T09:04:00Z">
        <w:r w:rsidRPr="006757EA" w:rsidDel="009B1EC3">
          <w:rPr>
            <w:lang w:val="en-US"/>
          </w:rPr>
          <w:delText xml:space="preserve">Figure </w:delText>
        </w:r>
        <w:r w:rsidDel="009B1EC3">
          <w:rPr>
            <w:i w:val="0"/>
          </w:rPr>
          <w:fldChar w:fldCharType="begin"/>
        </w:r>
        <w:r w:rsidRPr="006757EA" w:rsidDel="009B1EC3">
          <w:rPr>
            <w:lang w:val="en-US"/>
          </w:rPr>
          <w:delInstrText xml:space="preserve"> SEQ Figure \* ARABIC </w:delInstrText>
        </w:r>
        <w:r w:rsidDel="009B1EC3">
          <w:rPr>
            <w:i w:val="0"/>
          </w:rPr>
          <w:fldChar w:fldCharType="separate"/>
        </w:r>
        <w:r w:rsidR="00FA5BD3" w:rsidRPr="006757EA" w:rsidDel="009B1EC3">
          <w:rPr>
            <w:noProof/>
            <w:lang w:val="en-US"/>
          </w:rPr>
          <w:delText>19</w:delText>
        </w:r>
        <w:r w:rsidDel="009B1EC3">
          <w:rPr>
            <w:i w:val="0"/>
          </w:rPr>
          <w:fldChar w:fldCharType="end"/>
        </w:r>
        <w:r w:rsidRPr="006757EA" w:rsidDel="009B1EC3">
          <w:rPr>
            <w:lang w:val="en-US"/>
          </w:rPr>
          <w:delText xml:space="preserve">: </w:delText>
        </w:r>
        <w:r w:rsidRPr="00E564DA" w:rsidDel="009B1EC3">
          <w:delText>Tabelle "</w:delText>
        </w:r>
        <w:r w:rsidR="00213129" w:rsidRPr="00E564DA" w:rsidDel="009B1EC3">
          <w:delText xml:space="preserve">Nur </w:delText>
        </w:r>
      </w:del>
      <w:del w:id="2383" w:author="Cailleret Levi (cailllev)" w:date="2020-12-14T11:36:00Z">
        <w:r w:rsidR="00213129" w:rsidRPr="00E564DA" w:rsidDel="00F75FB5">
          <w:delText>Detektionssysteme</w:delText>
        </w:r>
      </w:del>
      <w:del w:id="2384" w:author="Cailleret Levi (cailllev)" w:date="2020-12-16T09:04:00Z">
        <w:r w:rsidRPr="00E564DA" w:rsidDel="009B1EC3">
          <w:delText>"</w:delText>
        </w:r>
      </w:del>
    </w:p>
    <w:p w14:paraId="67D2F9C4" w14:textId="77777777" w:rsidR="001C2A7E" w:rsidRDefault="001C2A7E">
      <w:pPr>
        <w:jc w:val="left"/>
        <w:rPr>
          <w:lang w:val="en-US"/>
        </w:rPr>
      </w:pPr>
    </w:p>
    <w:p w14:paraId="420A9AB8" w14:textId="07CC9D7B" w:rsidR="00003344" w:rsidRDefault="00931C89">
      <w:pPr>
        <w:jc w:val="left"/>
      </w:pPr>
      <w:r w:rsidRPr="00931C89">
        <w:t>Im vorherigen Modus konnte d</w:t>
      </w:r>
      <w:r>
        <w:t>er A2C Agent</w:t>
      </w:r>
      <w:r w:rsidR="0056108F">
        <w:t xml:space="preserve"> den PPO Agenten in allen Bereichen ausstechen. In diesem Modus jedoch erweist sich der PPO Agent als etwas </w:t>
      </w:r>
      <w:r w:rsidR="00E15817">
        <w:t xml:space="preserve">effektiver. Im Vergleich zum </w:t>
      </w:r>
      <w:ins w:id="2385" w:author="Cailleret Levi (cailllev)" w:date="2020-12-19T19:49:00Z">
        <w:r w:rsidR="00133B33">
          <w:t>n</w:t>
        </w:r>
      </w:ins>
      <w:del w:id="2386" w:author="Cailleret Levi (cailllev)" w:date="2020-12-19T19:49:00Z">
        <w:r w:rsidR="00E15817" w:rsidDel="00133B33">
          <w:delText>N</w:delText>
        </w:r>
      </w:del>
      <w:r w:rsidR="00E15817">
        <w:t xml:space="preserve">ormalen Modus sind beide RL Agenten </w:t>
      </w:r>
      <w:r w:rsidR="00BE0FF1">
        <w:t xml:space="preserve">etwas langsamer im Lernen, allerdings hat der Agent A2C schlussendlich die höhere Belohnung pro Schritt als im </w:t>
      </w:r>
      <w:del w:id="2387" w:author="Cailleret Levi (cailllev)" w:date="2020-12-19T19:50:00Z">
        <w:r w:rsidR="00BE0FF1" w:rsidDel="00133B33">
          <w:delText xml:space="preserve">Normalen </w:delText>
        </w:r>
      </w:del>
      <w:ins w:id="2388" w:author="Cailleret Levi (cailllev)" w:date="2020-12-19T19:50:00Z">
        <w:r w:rsidR="00133B33">
          <w:t xml:space="preserve">normalen </w:t>
        </w:r>
      </w:ins>
      <w:r w:rsidR="00BE0FF1">
        <w:t>Modus</w:t>
      </w:r>
      <w:r w:rsidR="00D503BC">
        <w:t xml:space="preserve">, bei </w:t>
      </w:r>
      <w:del w:id="2389" w:author="Cailleret Levi (cailllev)" w:date="2020-12-19T19:50:00Z">
        <w:r w:rsidR="00D503BC" w:rsidDel="00FF2128">
          <w:delText>immer noch</w:delText>
        </w:r>
      </w:del>
      <w:ins w:id="2390" w:author="Cailleret Levi (cailllev)" w:date="2020-12-19T19:50:00Z">
        <w:r w:rsidR="00FF2128">
          <w:t>immer noch</w:t>
        </w:r>
      </w:ins>
      <w:r w:rsidR="00D503BC">
        <w:t xml:space="preserve"> 5000 Simulationsschritten</w:t>
      </w:r>
      <w:r w:rsidR="00BE0FF1">
        <w:t>.</w:t>
      </w:r>
      <w:r w:rsidR="00D503BC">
        <w:t xml:space="preserve"> Das heisst der Agent ist gleich eff</w:t>
      </w:r>
      <w:r w:rsidR="001A513E">
        <w:t>ektiv wie im normalen Modus, ist zusätzlich aber noch ein wenig effizienter.</w:t>
      </w:r>
      <w:r w:rsidR="00BE0FF1">
        <w:t xml:space="preserve"> Wenn </w:t>
      </w:r>
      <w:r w:rsidR="00E46795">
        <w:t xml:space="preserve">dieser Agent also etwas besser geführt ist, kann er noch bessere </w:t>
      </w:r>
      <w:r w:rsidR="00003344">
        <w:t xml:space="preserve">Resultate </w:t>
      </w:r>
      <w:del w:id="2391" w:author="Cailleret Levi (cailllev)" w:date="2020-12-19T19:50:00Z">
        <w:r w:rsidR="00003344" w:rsidDel="00FF2128">
          <w:delText>liefern</w:delText>
        </w:r>
      </w:del>
      <w:ins w:id="2392" w:author="Cailleret Levi (cailllev)" w:date="2020-12-19T19:50:00Z">
        <w:r w:rsidR="00FF2128">
          <w:t>erzielen</w:t>
        </w:r>
      </w:ins>
      <w:r w:rsidR="00003344">
        <w:t>.</w:t>
      </w:r>
    </w:p>
    <w:p w14:paraId="0AD214C1" w14:textId="5DA56E83" w:rsidR="00DB10D4" w:rsidRDefault="00003344">
      <w:pPr>
        <w:jc w:val="left"/>
      </w:pPr>
      <w:r>
        <w:t xml:space="preserve">Der PPO Agent liefert exakt dieselben Resultate wie im </w:t>
      </w:r>
      <w:del w:id="2393" w:author="Cailleret Levi (cailllev)" w:date="2020-12-19T19:50:00Z">
        <w:r w:rsidDel="00133B33">
          <w:delText xml:space="preserve">Normalen </w:delText>
        </w:r>
      </w:del>
      <w:ins w:id="2394" w:author="Cailleret Levi (cailllev)" w:date="2020-12-19T19:50:00Z">
        <w:r w:rsidR="00133B33">
          <w:t xml:space="preserve">normalen </w:t>
        </w:r>
      </w:ins>
      <w:r>
        <w:t>Modus</w:t>
      </w:r>
      <w:r w:rsidR="00673B40">
        <w:t>. Somit kann davon ausgegangen werden, dass in beiden Modi dieselbe Lösung gefunden wird.</w:t>
      </w:r>
      <w:r w:rsidR="004E3A3E">
        <w:t xml:space="preserve"> Wieder wenig überraschend sind die nicht RL Agenten bei weitem nicht so effektiv</w:t>
      </w:r>
      <w:r w:rsidR="002277A2">
        <w:t xml:space="preserve"> das Netzwerk vor Angriffen zu schützen.</w:t>
      </w:r>
      <w:r w:rsidR="002E2945">
        <w:t xml:space="preserve"> Und zusätzlich sind sie</w:t>
      </w:r>
      <w:r w:rsidR="00E66A84">
        <w:t xml:space="preserve"> in diesem Modus</w:t>
      </w:r>
      <w:r w:rsidR="002E2945">
        <w:t xml:space="preserve"> nur etwa halb so effizient </w:t>
      </w:r>
      <w:r w:rsidR="00E66A84">
        <w:t>wie im normalen Modus.</w:t>
      </w:r>
    </w:p>
    <w:p w14:paraId="2CEE7B5E" w14:textId="3E7ADF37" w:rsidR="0028120D" w:rsidRPr="00931C89" w:rsidRDefault="0028120D">
      <w:pPr>
        <w:jc w:val="left"/>
      </w:pPr>
      <w:r w:rsidRPr="00931C89">
        <w:br w:type="page"/>
      </w:r>
    </w:p>
    <w:p w14:paraId="5008953A" w14:textId="2A79AFB9" w:rsidR="00414286" w:rsidRDefault="00414286" w:rsidP="00414286">
      <w:pPr>
        <w:pStyle w:val="Heading3"/>
      </w:pPr>
      <w:bookmarkStart w:id="2395" w:name="_Toc59300856"/>
      <w:r>
        <w:lastRenderedPageBreak/>
        <w:t>Pause</w:t>
      </w:r>
      <w:bookmarkEnd w:id="2395"/>
    </w:p>
    <w:p w14:paraId="6C74BA93" w14:textId="404596CD" w:rsidR="00FA5BD3" w:rsidRDefault="00FA5BD3" w:rsidP="00FA5BD3">
      <w:r w:rsidRPr="00315643">
        <w:t xml:space="preserve">Bei dieser Versuchsreihe sind </w:t>
      </w:r>
      <w:r w:rsidR="00414286">
        <w:t xml:space="preserve">wieder Service Neustarts und </w:t>
      </w:r>
      <w:del w:id="2396" w:author="Cailleret Levi (cailllev)" w:date="2020-12-14T11:36:00Z">
        <w:r w:rsidR="009A209A" w:rsidDel="00F75FB5">
          <w:delText>Detektionssystem</w:delText>
        </w:r>
      </w:del>
      <w:ins w:id="2397" w:author="Cailleret Levi (cailllev)" w:date="2020-12-14T11:36:00Z">
        <w:r w:rsidR="00F75FB5">
          <w:t>Präventionssystem</w:t>
        </w:r>
      </w:ins>
      <w:r w:rsidR="009A209A">
        <w:t xml:space="preserve"> </w:t>
      </w:r>
      <w:r w:rsidR="00414286">
        <w:t>Auswechslungen aktiviert</w:t>
      </w:r>
      <w:r w:rsidRPr="00315643">
        <w:t xml:space="preserve">. </w:t>
      </w:r>
      <w:r w:rsidR="00414286">
        <w:t>Allerdings darf d</w:t>
      </w:r>
      <w:r>
        <w:t xml:space="preserve">erselbe </w:t>
      </w:r>
      <w:r w:rsidR="00414286">
        <w:t>Service</w:t>
      </w:r>
      <w:r>
        <w:t xml:space="preserve"> </w:t>
      </w:r>
      <w:r w:rsidR="00414286">
        <w:t>n</w:t>
      </w:r>
      <w:r>
        <w:t xml:space="preserve">ur alle 6 Schritte neugestartet werden. Dasselbe </w:t>
      </w:r>
      <w:del w:id="2398" w:author="Cailleret Levi (cailllev)" w:date="2020-12-14T11:36:00Z">
        <w:r w:rsidDel="00F75FB5">
          <w:delText>Dete</w:delText>
        </w:r>
        <w:r w:rsidR="009A209A" w:rsidDel="00F75FB5">
          <w:delText>k</w:delText>
        </w:r>
        <w:r w:rsidDel="00F75FB5">
          <w:delText>tion</w:delText>
        </w:r>
        <w:r w:rsidR="009A209A" w:rsidDel="00F75FB5">
          <w:delText>ssystem</w:delText>
        </w:r>
      </w:del>
      <w:ins w:id="2399" w:author="Cailleret Levi (cailllev)" w:date="2020-12-14T11:36:00Z">
        <w:r w:rsidR="00F75FB5">
          <w:t>Präventionssystem</w:t>
        </w:r>
      </w:ins>
      <w:r w:rsidR="003A286E">
        <w:t xml:space="preserve"> (IPS oder </w:t>
      </w:r>
      <w:del w:id="2400" w:author="Cailleret Levi (cailllev)" w:date="2020-12-14T10:55:00Z">
        <w:r w:rsidR="003A286E" w:rsidDel="00C30CE8">
          <w:delText>PS</w:delText>
        </w:r>
      </w:del>
      <w:ins w:id="2401" w:author="Cailleret Levi (cailllev)" w:date="2020-12-14T10:55:00Z">
        <w:r w:rsidR="00C30CE8">
          <w:t>DLPS</w:t>
        </w:r>
      </w:ins>
      <w:r w:rsidR="003A286E">
        <w:t>)</w:t>
      </w:r>
      <w:r w:rsidR="009A209A">
        <w:t xml:space="preserve"> </w:t>
      </w:r>
      <w:r w:rsidR="00C03276">
        <w:t>kann alle 3 Schritte ausgewechselt werden</w:t>
      </w:r>
      <w:r>
        <w:t>.</w:t>
      </w:r>
      <w:ins w:id="2402" w:author="Cailleret Levi (cailllev)" w:date="2020-12-16T09:47:00Z">
        <w:r w:rsidR="000766A7">
          <w:t xml:space="preserve"> Die Resultate davon sind in nachstehender Tabelle 10 </w:t>
        </w:r>
      </w:ins>
      <w:ins w:id="2403" w:author="Cailleret Levi (cailllev)" w:date="2020-12-16T09:48:00Z">
        <w:r w:rsidR="00454598">
          <w:t>aufgeführt</w:t>
        </w:r>
      </w:ins>
      <w:ins w:id="2404" w:author="Cailleret Levi (cailllev)" w:date="2020-12-16T09:47:00Z">
        <w:r w:rsidR="000766A7">
          <w:t>.</w:t>
        </w:r>
      </w:ins>
    </w:p>
    <w:p w14:paraId="0EABB6CB" w14:textId="6C905472" w:rsidR="0010418B" w:rsidRDefault="0010418B" w:rsidP="005640B0"/>
    <w:tbl>
      <w:tblPr>
        <w:tblStyle w:val="GridTable6Colorful-Accent1"/>
        <w:tblW w:w="9209" w:type="dxa"/>
        <w:tblLook w:val="04A0" w:firstRow="1" w:lastRow="0" w:firstColumn="1" w:lastColumn="0" w:noHBand="0" w:noVBand="1"/>
      </w:tblPr>
      <w:tblGrid>
        <w:gridCol w:w="1718"/>
        <w:gridCol w:w="1184"/>
        <w:gridCol w:w="1488"/>
        <w:gridCol w:w="1275"/>
        <w:gridCol w:w="1134"/>
        <w:gridCol w:w="993"/>
        <w:gridCol w:w="1417"/>
      </w:tblGrid>
      <w:tr w:rsidR="00553591" w:rsidRPr="00553591" w14:paraId="738A2352" w14:textId="77777777" w:rsidTr="0084305C">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8" w:type="dxa"/>
            <w:tcBorders>
              <w:bottom w:val="single" w:sz="12" w:space="0" w:color="4472C4" w:themeColor="accent1"/>
              <w:right w:val="single" w:sz="12" w:space="0" w:color="4472C4" w:themeColor="accent1"/>
            </w:tcBorders>
            <w:noWrap/>
            <w:hideMark/>
          </w:tcPr>
          <w:p w14:paraId="1D50F7CF" w14:textId="352106F9" w:rsidR="00553591" w:rsidRPr="00553591" w:rsidRDefault="004644E8" w:rsidP="00553591">
            <w:pPr>
              <w:jc w:val="left"/>
              <w:rPr>
                <w:rFonts w:ascii="Consolas" w:eastAsia="Times New Roman" w:hAnsi="Consolas" w:cs="Calibri"/>
                <w:color w:val="000000"/>
                <w:lang w:eastAsia="de-CH"/>
              </w:rPr>
            </w:pPr>
            <w:r w:rsidRPr="005640B0">
              <w:rPr>
                <w:rFonts w:ascii="Consolas" w:eastAsia="Times New Roman" w:hAnsi="Consolas" w:cs="Calibri"/>
                <w:color w:val="000000"/>
                <w:lang w:eastAsia="de-CH"/>
              </w:rPr>
              <w:t>A</w:t>
            </w:r>
            <w:r>
              <w:rPr>
                <w:rFonts w:ascii="Consolas" w:eastAsia="Times New Roman" w:hAnsi="Consolas" w:cs="Calibri"/>
                <w:color w:val="000000"/>
                <w:lang w:eastAsia="de-CH"/>
              </w:rPr>
              <w:t>gent</w:t>
            </w:r>
          </w:p>
        </w:tc>
        <w:tc>
          <w:tcPr>
            <w:tcW w:w="1184" w:type="dxa"/>
            <w:tcBorders>
              <w:left w:val="single" w:sz="12" w:space="0" w:color="4472C4" w:themeColor="accent1"/>
              <w:bottom w:val="single" w:sz="12" w:space="0" w:color="4472C4" w:themeColor="accent1"/>
            </w:tcBorders>
            <w:noWrap/>
            <w:hideMark/>
          </w:tcPr>
          <w:p w14:paraId="463F8129" w14:textId="07E0C749" w:rsidR="00553591" w:rsidRPr="00553591" w:rsidRDefault="00553591" w:rsidP="00553591">
            <w:pPr>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eastAsia="Times New Roman" w:hAnsi="Consolas" w:cs="Calibri"/>
                <w:color w:val="000000"/>
                <w:lang w:eastAsia="de-CH"/>
              </w:rPr>
              <w:t>Lern</w:t>
            </w:r>
            <w:r w:rsidR="00CD509F">
              <w:rPr>
                <w:rFonts w:ascii="Consolas" w:eastAsia="Times New Roman" w:hAnsi="Consolas" w:cs="Calibri"/>
                <w:color w:val="000000"/>
                <w:lang w:eastAsia="de-CH"/>
              </w:rPr>
              <w:t>-</w:t>
            </w:r>
            <w:r>
              <w:rPr>
                <w:rFonts w:ascii="Consolas" w:eastAsia="Times New Roman" w:hAnsi="Consolas" w:cs="Calibri"/>
                <w:color w:val="000000"/>
                <w:lang w:eastAsia="de-CH"/>
              </w:rPr>
              <w:t>schritte</w:t>
            </w:r>
          </w:p>
        </w:tc>
        <w:tc>
          <w:tcPr>
            <w:tcW w:w="1488" w:type="dxa"/>
            <w:tcBorders>
              <w:bottom w:val="single" w:sz="12" w:space="0" w:color="4472C4" w:themeColor="accent1"/>
            </w:tcBorders>
            <w:noWrap/>
            <w:hideMark/>
          </w:tcPr>
          <w:p w14:paraId="0D4AEE3F" w14:textId="038A8AA8" w:rsidR="00553591" w:rsidRPr="00553591" w:rsidRDefault="00553591" w:rsidP="00553591">
            <w:pPr>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eastAsia="Times New Roman" w:hAnsi="Consolas" w:cs="Calibri"/>
                <w:color w:val="000000"/>
                <w:lang w:eastAsia="de-CH"/>
              </w:rPr>
              <w:t>Lernzeit</w:t>
            </w:r>
          </w:p>
        </w:tc>
        <w:tc>
          <w:tcPr>
            <w:tcW w:w="1275" w:type="dxa"/>
            <w:tcBorders>
              <w:bottom w:val="single" w:sz="12" w:space="0" w:color="4472C4" w:themeColor="accent1"/>
            </w:tcBorders>
            <w:noWrap/>
            <w:hideMark/>
          </w:tcPr>
          <w:p w14:paraId="0EA28D07" w14:textId="41D32C6C" w:rsidR="00553591" w:rsidRPr="00553591" w:rsidRDefault="00CD509F" w:rsidP="00553591">
            <w:pPr>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eastAsia="Times New Roman" w:hAnsi="Consolas" w:cs="Calibri"/>
                <w:color w:val="000000"/>
                <w:lang w:eastAsia="de-CH"/>
              </w:rPr>
              <w:t>ø</w:t>
            </w:r>
            <w:r w:rsidR="00553591" w:rsidRPr="00553591">
              <w:rPr>
                <w:rFonts w:ascii="Consolas" w:eastAsia="Times New Roman" w:hAnsi="Consolas" w:cs="Calibri"/>
                <w:color w:val="000000"/>
                <w:lang w:eastAsia="de-CH"/>
              </w:rPr>
              <w:t xml:space="preserve"> </w:t>
            </w:r>
            <w:r w:rsidR="00403726">
              <w:rPr>
                <w:rFonts w:ascii="Consolas" w:eastAsia="Times New Roman" w:hAnsi="Consolas" w:cs="Calibri"/>
                <w:color w:val="000000"/>
                <w:lang w:eastAsia="de-CH"/>
              </w:rPr>
              <w:t xml:space="preserve">Sim. </w:t>
            </w:r>
            <w:r w:rsidR="00553591">
              <w:rPr>
                <w:rFonts w:ascii="Consolas" w:eastAsia="Times New Roman" w:hAnsi="Consolas" w:cs="Calibri"/>
                <w:color w:val="000000"/>
                <w:lang w:eastAsia="de-CH"/>
              </w:rPr>
              <w:t>Schritte</w:t>
            </w:r>
          </w:p>
        </w:tc>
        <w:tc>
          <w:tcPr>
            <w:tcW w:w="2127" w:type="dxa"/>
            <w:gridSpan w:val="2"/>
            <w:tcBorders>
              <w:bottom w:val="single" w:sz="12" w:space="0" w:color="4472C4" w:themeColor="accent1"/>
            </w:tcBorders>
            <w:noWrap/>
            <w:hideMark/>
          </w:tcPr>
          <w:p w14:paraId="0D090A7B" w14:textId="06222C51" w:rsidR="00553591" w:rsidRPr="00553591" w:rsidRDefault="00CD509F" w:rsidP="00553591">
            <w:pPr>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eastAsia="Times New Roman" w:hAnsi="Consolas" w:cs="Calibri"/>
                <w:color w:val="000000"/>
                <w:lang w:eastAsia="de-CH"/>
              </w:rPr>
              <w:t>ø</w:t>
            </w:r>
            <w:r w:rsidR="00553591" w:rsidRPr="00553591">
              <w:rPr>
                <w:rFonts w:ascii="Consolas" w:eastAsia="Times New Roman" w:hAnsi="Consolas" w:cs="Calibri"/>
                <w:color w:val="000000"/>
                <w:lang w:eastAsia="de-CH"/>
              </w:rPr>
              <w:t xml:space="preserve"> </w:t>
            </w:r>
            <w:r w:rsidR="00553591">
              <w:rPr>
                <w:rFonts w:ascii="Consolas" w:eastAsia="Times New Roman" w:hAnsi="Consolas" w:cs="Calibri"/>
                <w:color w:val="000000"/>
                <w:lang w:eastAsia="de-CH"/>
              </w:rPr>
              <w:t>N</w:t>
            </w:r>
            <w:r w:rsidR="00553591" w:rsidRPr="00553591">
              <w:rPr>
                <w:rFonts w:ascii="Consolas" w:eastAsia="Times New Roman" w:hAnsi="Consolas" w:cs="Calibri"/>
                <w:color w:val="000000"/>
                <w:lang w:eastAsia="de-CH"/>
              </w:rPr>
              <w:t xml:space="preserve">ull </w:t>
            </w:r>
            <w:r w:rsidR="00553591">
              <w:rPr>
                <w:rFonts w:ascii="Consolas" w:eastAsia="Times New Roman" w:hAnsi="Consolas" w:cs="Calibri"/>
                <w:color w:val="000000"/>
                <w:lang w:eastAsia="de-CH"/>
              </w:rPr>
              <w:t>A</w:t>
            </w:r>
            <w:r w:rsidR="00553591" w:rsidRPr="00553591">
              <w:rPr>
                <w:rFonts w:ascii="Consolas" w:eastAsia="Times New Roman" w:hAnsi="Consolas" w:cs="Calibri"/>
                <w:color w:val="000000"/>
                <w:lang w:eastAsia="de-CH"/>
              </w:rPr>
              <w:t>ction</w:t>
            </w:r>
          </w:p>
        </w:tc>
        <w:tc>
          <w:tcPr>
            <w:tcW w:w="1417" w:type="dxa"/>
            <w:tcBorders>
              <w:bottom w:val="single" w:sz="12" w:space="0" w:color="4472C4" w:themeColor="accent1"/>
            </w:tcBorders>
            <w:noWrap/>
            <w:hideMark/>
          </w:tcPr>
          <w:p w14:paraId="2EE3C85B" w14:textId="03214FE5" w:rsidR="00553591" w:rsidRPr="00553591" w:rsidRDefault="00CD509F" w:rsidP="00553591">
            <w:pPr>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eastAsia="Times New Roman" w:hAnsi="Consolas" w:cs="Calibri"/>
                <w:color w:val="000000"/>
                <w:lang w:eastAsia="de-CH"/>
              </w:rPr>
              <w:t>ø</w:t>
            </w:r>
            <w:r w:rsidR="00553591" w:rsidRPr="00553591">
              <w:rPr>
                <w:rFonts w:ascii="Consolas" w:eastAsia="Times New Roman" w:hAnsi="Consolas" w:cs="Calibri"/>
                <w:color w:val="000000"/>
                <w:lang w:eastAsia="de-CH"/>
              </w:rPr>
              <w:t xml:space="preserve"> </w:t>
            </w:r>
            <w:r w:rsidR="00553591">
              <w:rPr>
                <w:rFonts w:ascii="Consolas" w:eastAsia="Times New Roman" w:hAnsi="Consolas" w:cs="Calibri"/>
                <w:color w:val="000000"/>
                <w:lang w:eastAsia="de-CH"/>
              </w:rPr>
              <w:t>Belohnung</w:t>
            </w:r>
          </w:p>
        </w:tc>
      </w:tr>
      <w:tr w:rsidR="00295439" w:rsidRPr="00553591" w14:paraId="53C63FAD" w14:textId="77777777" w:rsidTr="0021312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718" w:type="dxa"/>
            <w:vMerge w:val="restart"/>
            <w:tcBorders>
              <w:top w:val="single" w:sz="12" w:space="0" w:color="4472C4" w:themeColor="accent1"/>
              <w:right w:val="single" w:sz="12" w:space="0" w:color="4472C4" w:themeColor="accent1"/>
            </w:tcBorders>
            <w:noWrap/>
            <w:vAlign w:val="center"/>
            <w:hideMark/>
          </w:tcPr>
          <w:p w14:paraId="1579FFF2" w14:textId="1A0B71B7" w:rsidR="00295439" w:rsidRPr="00553591" w:rsidRDefault="00295439" w:rsidP="00295439">
            <w:pPr>
              <w:jc w:val="center"/>
              <w:rPr>
                <w:rFonts w:ascii="Consolas" w:eastAsia="Times New Roman" w:hAnsi="Consolas" w:cs="Calibri"/>
                <w:color w:val="000000"/>
                <w:lang w:eastAsia="de-CH"/>
              </w:rPr>
            </w:pPr>
            <w:r>
              <w:rPr>
                <w:rFonts w:ascii="Consolas" w:hAnsi="Consolas" w:cs="Calibri"/>
                <w:color w:val="000000"/>
              </w:rPr>
              <w:t>A2C</w:t>
            </w:r>
          </w:p>
        </w:tc>
        <w:tc>
          <w:tcPr>
            <w:tcW w:w="1184" w:type="dxa"/>
            <w:tcBorders>
              <w:top w:val="single" w:sz="12" w:space="0" w:color="4472C4" w:themeColor="accent1"/>
              <w:left w:val="single" w:sz="12" w:space="0" w:color="4472C4" w:themeColor="accent1"/>
            </w:tcBorders>
            <w:noWrap/>
            <w:vAlign w:val="bottom"/>
            <w:hideMark/>
          </w:tcPr>
          <w:p w14:paraId="045CA3D6" w14:textId="2490649B"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10^3</w:t>
            </w:r>
          </w:p>
        </w:tc>
        <w:tc>
          <w:tcPr>
            <w:tcW w:w="1488" w:type="dxa"/>
            <w:tcBorders>
              <w:top w:val="single" w:sz="12" w:space="0" w:color="4472C4" w:themeColor="accent1"/>
            </w:tcBorders>
            <w:noWrap/>
            <w:vAlign w:val="bottom"/>
            <w:hideMark/>
          </w:tcPr>
          <w:p w14:paraId="7105EFB4" w14:textId="399836AC"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 s</w:t>
            </w:r>
          </w:p>
        </w:tc>
        <w:tc>
          <w:tcPr>
            <w:tcW w:w="1275" w:type="dxa"/>
            <w:tcBorders>
              <w:top w:val="single" w:sz="12" w:space="0" w:color="4472C4" w:themeColor="accent1"/>
            </w:tcBorders>
            <w:noWrap/>
            <w:vAlign w:val="bottom"/>
            <w:hideMark/>
          </w:tcPr>
          <w:p w14:paraId="0BC9B79E" w14:textId="157E509F"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321.6</w:t>
            </w:r>
          </w:p>
        </w:tc>
        <w:tc>
          <w:tcPr>
            <w:tcW w:w="1134" w:type="dxa"/>
            <w:tcBorders>
              <w:top w:val="single" w:sz="12" w:space="0" w:color="4472C4" w:themeColor="accent1"/>
            </w:tcBorders>
            <w:noWrap/>
            <w:vAlign w:val="bottom"/>
            <w:hideMark/>
          </w:tcPr>
          <w:p w14:paraId="5495D92D" w14:textId="3650FD6F"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0.47</w:t>
            </w:r>
          </w:p>
        </w:tc>
        <w:tc>
          <w:tcPr>
            <w:tcW w:w="993" w:type="dxa"/>
            <w:tcBorders>
              <w:top w:val="single" w:sz="12" w:space="0" w:color="4472C4" w:themeColor="accent1"/>
            </w:tcBorders>
            <w:noWrap/>
            <w:vAlign w:val="bottom"/>
            <w:hideMark/>
          </w:tcPr>
          <w:p w14:paraId="13B976B5" w14:textId="07D8D636"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0.58</w:t>
            </w:r>
          </w:p>
        </w:tc>
        <w:tc>
          <w:tcPr>
            <w:tcW w:w="1417" w:type="dxa"/>
            <w:tcBorders>
              <w:top w:val="single" w:sz="12" w:space="0" w:color="4472C4" w:themeColor="accent1"/>
            </w:tcBorders>
            <w:noWrap/>
            <w:vAlign w:val="bottom"/>
            <w:hideMark/>
          </w:tcPr>
          <w:p w14:paraId="4D0BABAF" w14:textId="7629E66E"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32.3</w:t>
            </w:r>
          </w:p>
        </w:tc>
      </w:tr>
      <w:tr w:rsidR="00295439" w:rsidRPr="00553591" w14:paraId="1E1B511F" w14:textId="77777777" w:rsidTr="00213129">
        <w:trPr>
          <w:trHeight w:val="283"/>
        </w:trPr>
        <w:tc>
          <w:tcPr>
            <w:cnfStyle w:val="001000000000" w:firstRow="0" w:lastRow="0" w:firstColumn="1" w:lastColumn="0" w:oddVBand="0" w:evenVBand="0" w:oddHBand="0" w:evenHBand="0" w:firstRowFirstColumn="0" w:firstRowLastColumn="0" w:lastRowFirstColumn="0" w:lastRowLastColumn="0"/>
            <w:tcW w:w="1718" w:type="dxa"/>
            <w:vMerge/>
            <w:tcBorders>
              <w:right w:val="single" w:sz="12" w:space="0" w:color="4472C4" w:themeColor="accent1"/>
            </w:tcBorders>
            <w:vAlign w:val="center"/>
            <w:hideMark/>
          </w:tcPr>
          <w:p w14:paraId="7785A749" w14:textId="77777777" w:rsidR="00295439" w:rsidRPr="00553591" w:rsidRDefault="00295439" w:rsidP="00295439">
            <w:pPr>
              <w:jc w:val="left"/>
              <w:rPr>
                <w:rFonts w:ascii="Consolas" w:eastAsia="Times New Roman" w:hAnsi="Consolas" w:cs="Calibri"/>
                <w:color w:val="000000"/>
                <w:lang w:eastAsia="de-CH"/>
              </w:rPr>
            </w:pPr>
          </w:p>
        </w:tc>
        <w:tc>
          <w:tcPr>
            <w:tcW w:w="1184" w:type="dxa"/>
            <w:tcBorders>
              <w:left w:val="single" w:sz="12" w:space="0" w:color="4472C4" w:themeColor="accent1"/>
            </w:tcBorders>
            <w:noWrap/>
            <w:vAlign w:val="bottom"/>
            <w:hideMark/>
          </w:tcPr>
          <w:p w14:paraId="5D6F9ABF" w14:textId="204ABAF4"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10^4</w:t>
            </w:r>
          </w:p>
        </w:tc>
        <w:tc>
          <w:tcPr>
            <w:tcW w:w="1488" w:type="dxa"/>
            <w:noWrap/>
            <w:vAlign w:val="bottom"/>
            <w:hideMark/>
          </w:tcPr>
          <w:p w14:paraId="1D907BB6" w14:textId="196E9EAA"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7.7 s</w:t>
            </w:r>
          </w:p>
        </w:tc>
        <w:tc>
          <w:tcPr>
            <w:tcW w:w="1275" w:type="dxa"/>
            <w:noWrap/>
            <w:vAlign w:val="bottom"/>
            <w:hideMark/>
          </w:tcPr>
          <w:p w14:paraId="4AE6C54A" w14:textId="2B9A4300"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251.0</w:t>
            </w:r>
          </w:p>
        </w:tc>
        <w:tc>
          <w:tcPr>
            <w:tcW w:w="1134" w:type="dxa"/>
            <w:noWrap/>
            <w:vAlign w:val="bottom"/>
            <w:hideMark/>
          </w:tcPr>
          <w:p w14:paraId="122B8F5D" w14:textId="6F3CAC78"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0.56</w:t>
            </w:r>
          </w:p>
        </w:tc>
        <w:tc>
          <w:tcPr>
            <w:tcW w:w="993" w:type="dxa"/>
            <w:noWrap/>
            <w:vAlign w:val="bottom"/>
            <w:hideMark/>
          </w:tcPr>
          <w:p w14:paraId="2C279058" w14:textId="04DD5865"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0.62</w:t>
            </w:r>
          </w:p>
        </w:tc>
        <w:tc>
          <w:tcPr>
            <w:tcW w:w="1417" w:type="dxa"/>
            <w:noWrap/>
            <w:vAlign w:val="bottom"/>
            <w:hideMark/>
          </w:tcPr>
          <w:p w14:paraId="04D9443B" w14:textId="247A63DE"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32.2</w:t>
            </w:r>
          </w:p>
        </w:tc>
      </w:tr>
      <w:tr w:rsidR="00295439" w:rsidRPr="00553591" w14:paraId="10710DE9" w14:textId="77777777" w:rsidTr="0021312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718" w:type="dxa"/>
            <w:vMerge/>
            <w:tcBorders>
              <w:right w:val="single" w:sz="12" w:space="0" w:color="4472C4" w:themeColor="accent1"/>
            </w:tcBorders>
            <w:vAlign w:val="center"/>
            <w:hideMark/>
          </w:tcPr>
          <w:p w14:paraId="1903C2E5" w14:textId="77777777" w:rsidR="00295439" w:rsidRPr="00553591" w:rsidRDefault="00295439" w:rsidP="00295439">
            <w:pPr>
              <w:jc w:val="left"/>
              <w:rPr>
                <w:rFonts w:ascii="Consolas" w:eastAsia="Times New Roman" w:hAnsi="Consolas" w:cs="Calibri"/>
                <w:color w:val="000000"/>
                <w:lang w:eastAsia="de-CH"/>
              </w:rPr>
            </w:pPr>
          </w:p>
        </w:tc>
        <w:tc>
          <w:tcPr>
            <w:tcW w:w="1184" w:type="dxa"/>
            <w:tcBorders>
              <w:left w:val="single" w:sz="12" w:space="0" w:color="4472C4" w:themeColor="accent1"/>
            </w:tcBorders>
            <w:noWrap/>
            <w:vAlign w:val="bottom"/>
            <w:hideMark/>
          </w:tcPr>
          <w:p w14:paraId="40587A3F" w14:textId="59E395B4"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10^5</w:t>
            </w:r>
          </w:p>
        </w:tc>
        <w:tc>
          <w:tcPr>
            <w:tcW w:w="1488" w:type="dxa"/>
            <w:noWrap/>
            <w:vAlign w:val="bottom"/>
            <w:hideMark/>
          </w:tcPr>
          <w:p w14:paraId="1D569F6D" w14:textId="282B2F1B"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78.4 s</w:t>
            </w:r>
          </w:p>
        </w:tc>
        <w:tc>
          <w:tcPr>
            <w:tcW w:w="1275" w:type="dxa"/>
            <w:noWrap/>
            <w:vAlign w:val="bottom"/>
            <w:hideMark/>
          </w:tcPr>
          <w:p w14:paraId="1F2ED897" w14:textId="6983C7CB"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1797.7</w:t>
            </w:r>
          </w:p>
        </w:tc>
        <w:tc>
          <w:tcPr>
            <w:tcW w:w="1134" w:type="dxa"/>
            <w:noWrap/>
            <w:vAlign w:val="bottom"/>
            <w:hideMark/>
          </w:tcPr>
          <w:p w14:paraId="6337D0FA" w14:textId="036A05ED"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0.92</w:t>
            </w:r>
          </w:p>
        </w:tc>
        <w:tc>
          <w:tcPr>
            <w:tcW w:w="993" w:type="dxa"/>
            <w:noWrap/>
            <w:vAlign w:val="bottom"/>
            <w:hideMark/>
          </w:tcPr>
          <w:p w14:paraId="6F58E288" w14:textId="4FF6E125"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0.66</w:t>
            </w:r>
          </w:p>
        </w:tc>
        <w:tc>
          <w:tcPr>
            <w:tcW w:w="1417" w:type="dxa"/>
            <w:noWrap/>
            <w:vAlign w:val="bottom"/>
            <w:hideMark/>
          </w:tcPr>
          <w:p w14:paraId="3FF761D5" w14:textId="2BA37AB3"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35.1</w:t>
            </w:r>
          </w:p>
        </w:tc>
      </w:tr>
      <w:tr w:rsidR="00295439" w:rsidRPr="00553591" w14:paraId="051351FB" w14:textId="77777777" w:rsidTr="00213129">
        <w:trPr>
          <w:trHeight w:val="283"/>
        </w:trPr>
        <w:tc>
          <w:tcPr>
            <w:cnfStyle w:val="001000000000" w:firstRow="0" w:lastRow="0" w:firstColumn="1" w:lastColumn="0" w:oddVBand="0" w:evenVBand="0" w:oddHBand="0" w:evenHBand="0" w:firstRowFirstColumn="0" w:firstRowLastColumn="0" w:lastRowFirstColumn="0" w:lastRowLastColumn="0"/>
            <w:tcW w:w="1718" w:type="dxa"/>
            <w:vMerge/>
            <w:tcBorders>
              <w:right w:val="single" w:sz="12" w:space="0" w:color="4472C4" w:themeColor="accent1"/>
            </w:tcBorders>
            <w:vAlign w:val="center"/>
            <w:hideMark/>
          </w:tcPr>
          <w:p w14:paraId="5C2F5BD7" w14:textId="77777777" w:rsidR="00295439" w:rsidRPr="00553591" w:rsidRDefault="00295439" w:rsidP="00295439">
            <w:pPr>
              <w:jc w:val="left"/>
              <w:rPr>
                <w:rFonts w:ascii="Consolas" w:eastAsia="Times New Roman" w:hAnsi="Consolas" w:cs="Calibri"/>
                <w:color w:val="000000"/>
                <w:lang w:eastAsia="de-CH"/>
              </w:rPr>
            </w:pPr>
          </w:p>
        </w:tc>
        <w:tc>
          <w:tcPr>
            <w:tcW w:w="1184" w:type="dxa"/>
            <w:tcBorders>
              <w:left w:val="single" w:sz="12" w:space="0" w:color="4472C4" w:themeColor="accent1"/>
            </w:tcBorders>
            <w:noWrap/>
            <w:vAlign w:val="bottom"/>
            <w:hideMark/>
          </w:tcPr>
          <w:p w14:paraId="1FE329CA" w14:textId="7A13084B"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10^6</w:t>
            </w:r>
          </w:p>
        </w:tc>
        <w:tc>
          <w:tcPr>
            <w:tcW w:w="1488" w:type="dxa"/>
            <w:noWrap/>
            <w:vAlign w:val="bottom"/>
            <w:hideMark/>
          </w:tcPr>
          <w:p w14:paraId="68C6E653" w14:textId="6A40B99C"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690.5 s</w:t>
            </w:r>
          </w:p>
        </w:tc>
        <w:tc>
          <w:tcPr>
            <w:tcW w:w="1275" w:type="dxa"/>
            <w:noWrap/>
            <w:vAlign w:val="bottom"/>
            <w:hideMark/>
          </w:tcPr>
          <w:p w14:paraId="317EE3FB" w14:textId="14CD2072"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2028.9</w:t>
            </w:r>
          </w:p>
        </w:tc>
        <w:tc>
          <w:tcPr>
            <w:tcW w:w="1134" w:type="dxa"/>
            <w:noWrap/>
            <w:vAlign w:val="bottom"/>
            <w:hideMark/>
          </w:tcPr>
          <w:p w14:paraId="6BFCE840" w14:textId="0741DA49"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993" w:type="dxa"/>
            <w:noWrap/>
            <w:vAlign w:val="bottom"/>
            <w:hideMark/>
          </w:tcPr>
          <w:p w14:paraId="6066D7CF" w14:textId="6E842812"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0.69</w:t>
            </w:r>
          </w:p>
        </w:tc>
        <w:tc>
          <w:tcPr>
            <w:tcW w:w="1417" w:type="dxa"/>
            <w:noWrap/>
            <w:vAlign w:val="bottom"/>
            <w:hideMark/>
          </w:tcPr>
          <w:p w14:paraId="64720414" w14:textId="56D43916"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34.8</w:t>
            </w:r>
          </w:p>
        </w:tc>
      </w:tr>
      <w:tr w:rsidR="00295439" w:rsidRPr="00553591" w14:paraId="197CCD28" w14:textId="77777777" w:rsidTr="0021312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718" w:type="dxa"/>
            <w:vMerge/>
            <w:tcBorders>
              <w:bottom w:val="single" w:sz="12" w:space="0" w:color="4472C4" w:themeColor="accent1"/>
              <w:right w:val="single" w:sz="12" w:space="0" w:color="4472C4" w:themeColor="accent1"/>
            </w:tcBorders>
            <w:vAlign w:val="center"/>
            <w:hideMark/>
          </w:tcPr>
          <w:p w14:paraId="513CAE13" w14:textId="77777777" w:rsidR="00295439" w:rsidRPr="00553591" w:rsidRDefault="00295439" w:rsidP="00295439">
            <w:pPr>
              <w:jc w:val="left"/>
              <w:rPr>
                <w:rFonts w:ascii="Consolas" w:eastAsia="Times New Roman" w:hAnsi="Consolas" w:cs="Calibri"/>
                <w:color w:val="000000"/>
                <w:lang w:eastAsia="de-CH"/>
              </w:rPr>
            </w:pPr>
          </w:p>
        </w:tc>
        <w:tc>
          <w:tcPr>
            <w:tcW w:w="1184" w:type="dxa"/>
            <w:tcBorders>
              <w:left w:val="single" w:sz="12" w:space="0" w:color="4472C4" w:themeColor="accent1"/>
              <w:bottom w:val="single" w:sz="12" w:space="0" w:color="4472C4" w:themeColor="accent1"/>
            </w:tcBorders>
            <w:noWrap/>
            <w:vAlign w:val="bottom"/>
            <w:hideMark/>
          </w:tcPr>
          <w:p w14:paraId="1FEEE8F8" w14:textId="08C454F8"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10^7</w:t>
            </w:r>
          </w:p>
        </w:tc>
        <w:tc>
          <w:tcPr>
            <w:tcW w:w="1488" w:type="dxa"/>
            <w:tcBorders>
              <w:bottom w:val="single" w:sz="12" w:space="0" w:color="4472C4" w:themeColor="accent1"/>
            </w:tcBorders>
            <w:noWrap/>
            <w:vAlign w:val="bottom"/>
            <w:hideMark/>
          </w:tcPr>
          <w:p w14:paraId="2B6C324F" w14:textId="63E18814"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6908.7 s</w:t>
            </w:r>
          </w:p>
        </w:tc>
        <w:tc>
          <w:tcPr>
            <w:tcW w:w="1275" w:type="dxa"/>
            <w:tcBorders>
              <w:bottom w:val="single" w:sz="12" w:space="0" w:color="4472C4" w:themeColor="accent1"/>
            </w:tcBorders>
            <w:noWrap/>
            <w:vAlign w:val="bottom"/>
            <w:hideMark/>
          </w:tcPr>
          <w:p w14:paraId="70D2CDB9" w14:textId="33448F49"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214.2</w:t>
            </w:r>
          </w:p>
        </w:tc>
        <w:tc>
          <w:tcPr>
            <w:tcW w:w="1134" w:type="dxa"/>
            <w:tcBorders>
              <w:bottom w:val="single" w:sz="12" w:space="0" w:color="4472C4" w:themeColor="accent1"/>
            </w:tcBorders>
            <w:noWrap/>
            <w:vAlign w:val="bottom"/>
            <w:hideMark/>
          </w:tcPr>
          <w:p w14:paraId="622B27EB" w14:textId="0AC33CDB"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993" w:type="dxa"/>
            <w:tcBorders>
              <w:bottom w:val="single" w:sz="12" w:space="0" w:color="4472C4" w:themeColor="accent1"/>
            </w:tcBorders>
            <w:noWrap/>
            <w:vAlign w:val="bottom"/>
            <w:hideMark/>
          </w:tcPr>
          <w:p w14:paraId="2CA74A00" w14:textId="16C359C1"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0.70</w:t>
            </w:r>
          </w:p>
        </w:tc>
        <w:tc>
          <w:tcPr>
            <w:tcW w:w="1417" w:type="dxa"/>
            <w:tcBorders>
              <w:bottom w:val="single" w:sz="12" w:space="0" w:color="4472C4" w:themeColor="accent1"/>
            </w:tcBorders>
            <w:noWrap/>
            <w:vAlign w:val="bottom"/>
            <w:hideMark/>
          </w:tcPr>
          <w:p w14:paraId="28CE9D7F" w14:textId="38FB7B02"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31.6</w:t>
            </w:r>
          </w:p>
        </w:tc>
      </w:tr>
      <w:tr w:rsidR="00295439" w:rsidRPr="00553591" w14:paraId="725A381D" w14:textId="77777777" w:rsidTr="00213129">
        <w:trPr>
          <w:trHeight w:val="283"/>
        </w:trPr>
        <w:tc>
          <w:tcPr>
            <w:cnfStyle w:val="001000000000" w:firstRow="0" w:lastRow="0" w:firstColumn="1" w:lastColumn="0" w:oddVBand="0" w:evenVBand="0" w:oddHBand="0" w:evenHBand="0" w:firstRowFirstColumn="0" w:firstRowLastColumn="0" w:lastRowFirstColumn="0" w:lastRowLastColumn="0"/>
            <w:tcW w:w="1718" w:type="dxa"/>
            <w:vMerge w:val="restart"/>
            <w:tcBorders>
              <w:top w:val="single" w:sz="12" w:space="0" w:color="4472C4" w:themeColor="accent1"/>
              <w:right w:val="single" w:sz="12" w:space="0" w:color="4472C4" w:themeColor="accent1"/>
            </w:tcBorders>
            <w:noWrap/>
            <w:vAlign w:val="center"/>
            <w:hideMark/>
          </w:tcPr>
          <w:p w14:paraId="63D73DF6" w14:textId="0D89EDA6" w:rsidR="00295439" w:rsidRPr="00553591" w:rsidRDefault="00295439" w:rsidP="00295439">
            <w:pPr>
              <w:jc w:val="center"/>
              <w:rPr>
                <w:rFonts w:ascii="Consolas" w:eastAsia="Times New Roman" w:hAnsi="Consolas" w:cs="Calibri"/>
                <w:color w:val="000000"/>
                <w:lang w:eastAsia="de-CH"/>
              </w:rPr>
            </w:pPr>
            <w:r>
              <w:rPr>
                <w:rFonts w:ascii="Consolas" w:hAnsi="Consolas" w:cs="Calibri"/>
                <w:color w:val="000000"/>
              </w:rPr>
              <w:t>PPO</w:t>
            </w:r>
          </w:p>
        </w:tc>
        <w:tc>
          <w:tcPr>
            <w:tcW w:w="1184" w:type="dxa"/>
            <w:tcBorders>
              <w:top w:val="single" w:sz="12" w:space="0" w:color="4472C4" w:themeColor="accent1"/>
              <w:left w:val="single" w:sz="12" w:space="0" w:color="4472C4" w:themeColor="accent1"/>
            </w:tcBorders>
            <w:noWrap/>
            <w:vAlign w:val="bottom"/>
            <w:hideMark/>
          </w:tcPr>
          <w:p w14:paraId="5370FCAE" w14:textId="56C72538"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10^3</w:t>
            </w:r>
          </w:p>
        </w:tc>
        <w:tc>
          <w:tcPr>
            <w:tcW w:w="1488" w:type="dxa"/>
            <w:tcBorders>
              <w:top w:val="single" w:sz="12" w:space="0" w:color="4472C4" w:themeColor="accent1"/>
            </w:tcBorders>
            <w:noWrap/>
            <w:vAlign w:val="bottom"/>
            <w:hideMark/>
          </w:tcPr>
          <w:p w14:paraId="309A71C8" w14:textId="5F80CF28"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1.6 s</w:t>
            </w:r>
          </w:p>
        </w:tc>
        <w:tc>
          <w:tcPr>
            <w:tcW w:w="1275" w:type="dxa"/>
            <w:tcBorders>
              <w:top w:val="single" w:sz="12" w:space="0" w:color="4472C4" w:themeColor="accent1"/>
            </w:tcBorders>
            <w:noWrap/>
            <w:vAlign w:val="bottom"/>
            <w:hideMark/>
          </w:tcPr>
          <w:p w14:paraId="300BE5F1" w14:textId="4280529E"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79.6</w:t>
            </w:r>
          </w:p>
        </w:tc>
        <w:tc>
          <w:tcPr>
            <w:tcW w:w="1134" w:type="dxa"/>
            <w:tcBorders>
              <w:top w:val="single" w:sz="12" w:space="0" w:color="4472C4" w:themeColor="accent1"/>
            </w:tcBorders>
            <w:noWrap/>
            <w:vAlign w:val="bottom"/>
            <w:hideMark/>
          </w:tcPr>
          <w:p w14:paraId="538111B0" w14:textId="01CF83F2"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0.46</w:t>
            </w:r>
          </w:p>
        </w:tc>
        <w:tc>
          <w:tcPr>
            <w:tcW w:w="993" w:type="dxa"/>
            <w:tcBorders>
              <w:top w:val="single" w:sz="12" w:space="0" w:color="4472C4" w:themeColor="accent1"/>
            </w:tcBorders>
            <w:noWrap/>
            <w:vAlign w:val="bottom"/>
            <w:hideMark/>
          </w:tcPr>
          <w:p w14:paraId="19905D30" w14:textId="1A4345E3"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0.61</w:t>
            </w:r>
          </w:p>
        </w:tc>
        <w:tc>
          <w:tcPr>
            <w:tcW w:w="1417" w:type="dxa"/>
            <w:tcBorders>
              <w:top w:val="single" w:sz="12" w:space="0" w:color="4472C4" w:themeColor="accent1"/>
            </w:tcBorders>
            <w:noWrap/>
            <w:vAlign w:val="bottom"/>
            <w:hideMark/>
          </w:tcPr>
          <w:p w14:paraId="5253C285" w14:textId="0B017931"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24.1</w:t>
            </w:r>
          </w:p>
        </w:tc>
      </w:tr>
      <w:tr w:rsidR="00295439" w:rsidRPr="00553591" w14:paraId="17E7D6D3" w14:textId="77777777" w:rsidTr="0021312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718" w:type="dxa"/>
            <w:vMerge/>
            <w:tcBorders>
              <w:right w:val="single" w:sz="12" w:space="0" w:color="4472C4" w:themeColor="accent1"/>
            </w:tcBorders>
            <w:vAlign w:val="center"/>
            <w:hideMark/>
          </w:tcPr>
          <w:p w14:paraId="0A279B89" w14:textId="77777777" w:rsidR="00295439" w:rsidRPr="00553591" w:rsidRDefault="00295439" w:rsidP="00295439">
            <w:pPr>
              <w:jc w:val="left"/>
              <w:rPr>
                <w:rFonts w:ascii="Consolas" w:eastAsia="Times New Roman" w:hAnsi="Consolas" w:cs="Calibri"/>
                <w:color w:val="000000"/>
                <w:lang w:eastAsia="de-CH"/>
              </w:rPr>
            </w:pPr>
          </w:p>
        </w:tc>
        <w:tc>
          <w:tcPr>
            <w:tcW w:w="1184" w:type="dxa"/>
            <w:tcBorders>
              <w:left w:val="single" w:sz="12" w:space="0" w:color="4472C4" w:themeColor="accent1"/>
            </w:tcBorders>
            <w:noWrap/>
            <w:vAlign w:val="bottom"/>
            <w:hideMark/>
          </w:tcPr>
          <w:p w14:paraId="2C8698EF" w14:textId="3BE5EC58"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10^4</w:t>
            </w:r>
          </w:p>
        </w:tc>
        <w:tc>
          <w:tcPr>
            <w:tcW w:w="1488" w:type="dxa"/>
            <w:noWrap/>
            <w:vAlign w:val="bottom"/>
            <w:hideMark/>
          </w:tcPr>
          <w:p w14:paraId="42A5CB36" w14:textId="2CECFA09"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16.7 s</w:t>
            </w:r>
          </w:p>
        </w:tc>
        <w:tc>
          <w:tcPr>
            <w:tcW w:w="1275" w:type="dxa"/>
            <w:noWrap/>
            <w:vAlign w:val="bottom"/>
            <w:hideMark/>
          </w:tcPr>
          <w:p w14:paraId="6D71ADE8" w14:textId="48883636"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507.0</w:t>
            </w:r>
          </w:p>
        </w:tc>
        <w:tc>
          <w:tcPr>
            <w:tcW w:w="1134" w:type="dxa"/>
            <w:noWrap/>
            <w:vAlign w:val="bottom"/>
            <w:hideMark/>
          </w:tcPr>
          <w:p w14:paraId="3D298E93" w14:textId="589B60D5"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0.77</w:t>
            </w:r>
          </w:p>
        </w:tc>
        <w:tc>
          <w:tcPr>
            <w:tcW w:w="993" w:type="dxa"/>
            <w:noWrap/>
            <w:vAlign w:val="bottom"/>
            <w:hideMark/>
          </w:tcPr>
          <w:p w14:paraId="7E4F6973" w14:textId="0946D212"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0.63</w:t>
            </w:r>
          </w:p>
        </w:tc>
        <w:tc>
          <w:tcPr>
            <w:tcW w:w="1417" w:type="dxa"/>
            <w:noWrap/>
            <w:vAlign w:val="bottom"/>
            <w:hideMark/>
          </w:tcPr>
          <w:p w14:paraId="478D6EFE" w14:textId="6ED17AB1"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34.1</w:t>
            </w:r>
          </w:p>
        </w:tc>
      </w:tr>
      <w:tr w:rsidR="00295439" w:rsidRPr="00553591" w14:paraId="3F592FEF" w14:textId="77777777" w:rsidTr="00213129">
        <w:trPr>
          <w:trHeight w:val="283"/>
        </w:trPr>
        <w:tc>
          <w:tcPr>
            <w:cnfStyle w:val="001000000000" w:firstRow="0" w:lastRow="0" w:firstColumn="1" w:lastColumn="0" w:oddVBand="0" w:evenVBand="0" w:oddHBand="0" w:evenHBand="0" w:firstRowFirstColumn="0" w:firstRowLastColumn="0" w:lastRowFirstColumn="0" w:lastRowLastColumn="0"/>
            <w:tcW w:w="1718" w:type="dxa"/>
            <w:vMerge/>
            <w:tcBorders>
              <w:right w:val="single" w:sz="12" w:space="0" w:color="4472C4" w:themeColor="accent1"/>
            </w:tcBorders>
            <w:vAlign w:val="center"/>
            <w:hideMark/>
          </w:tcPr>
          <w:p w14:paraId="34291A3F" w14:textId="77777777" w:rsidR="00295439" w:rsidRPr="00553591" w:rsidRDefault="00295439" w:rsidP="00295439">
            <w:pPr>
              <w:jc w:val="left"/>
              <w:rPr>
                <w:rFonts w:ascii="Consolas" w:eastAsia="Times New Roman" w:hAnsi="Consolas" w:cs="Calibri"/>
                <w:color w:val="000000"/>
                <w:lang w:eastAsia="de-CH"/>
              </w:rPr>
            </w:pPr>
          </w:p>
        </w:tc>
        <w:tc>
          <w:tcPr>
            <w:tcW w:w="1184" w:type="dxa"/>
            <w:tcBorders>
              <w:left w:val="single" w:sz="12" w:space="0" w:color="4472C4" w:themeColor="accent1"/>
            </w:tcBorders>
            <w:noWrap/>
            <w:vAlign w:val="bottom"/>
            <w:hideMark/>
          </w:tcPr>
          <w:p w14:paraId="27E0A234" w14:textId="409C2082"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10^5</w:t>
            </w:r>
          </w:p>
        </w:tc>
        <w:tc>
          <w:tcPr>
            <w:tcW w:w="1488" w:type="dxa"/>
            <w:noWrap/>
            <w:vAlign w:val="bottom"/>
            <w:hideMark/>
          </w:tcPr>
          <w:p w14:paraId="6FBB6B05" w14:textId="20FA7AD7"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149.5 s</w:t>
            </w:r>
          </w:p>
        </w:tc>
        <w:tc>
          <w:tcPr>
            <w:tcW w:w="1275" w:type="dxa"/>
            <w:noWrap/>
            <w:vAlign w:val="bottom"/>
            <w:hideMark/>
          </w:tcPr>
          <w:p w14:paraId="04059F9F" w14:textId="7FDB0337"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1620.8</w:t>
            </w:r>
          </w:p>
        </w:tc>
        <w:tc>
          <w:tcPr>
            <w:tcW w:w="1134" w:type="dxa"/>
            <w:noWrap/>
            <w:vAlign w:val="bottom"/>
            <w:hideMark/>
          </w:tcPr>
          <w:p w14:paraId="66C95387" w14:textId="68F26BFE"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0.93</w:t>
            </w:r>
          </w:p>
        </w:tc>
        <w:tc>
          <w:tcPr>
            <w:tcW w:w="993" w:type="dxa"/>
            <w:noWrap/>
            <w:vAlign w:val="bottom"/>
            <w:hideMark/>
          </w:tcPr>
          <w:p w14:paraId="549647CB" w14:textId="3FFA4B33"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0.69</w:t>
            </w:r>
          </w:p>
        </w:tc>
        <w:tc>
          <w:tcPr>
            <w:tcW w:w="1417" w:type="dxa"/>
            <w:noWrap/>
            <w:vAlign w:val="bottom"/>
            <w:hideMark/>
          </w:tcPr>
          <w:p w14:paraId="244D2A36" w14:textId="047D8EF7"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35.2</w:t>
            </w:r>
          </w:p>
        </w:tc>
      </w:tr>
      <w:tr w:rsidR="00295439" w:rsidRPr="00553591" w14:paraId="1E2DA883" w14:textId="77777777" w:rsidTr="0021312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718" w:type="dxa"/>
            <w:vMerge/>
            <w:tcBorders>
              <w:right w:val="single" w:sz="12" w:space="0" w:color="4472C4" w:themeColor="accent1"/>
            </w:tcBorders>
            <w:vAlign w:val="center"/>
            <w:hideMark/>
          </w:tcPr>
          <w:p w14:paraId="5B90C741" w14:textId="77777777" w:rsidR="00295439" w:rsidRPr="00553591" w:rsidRDefault="00295439" w:rsidP="00295439">
            <w:pPr>
              <w:jc w:val="left"/>
              <w:rPr>
                <w:rFonts w:ascii="Consolas" w:eastAsia="Times New Roman" w:hAnsi="Consolas" w:cs="Calibri"/>
                <w:color w:val="000000"/>
                <w:lang w:eastAsia="de-CH"/>
              </w:rPr>
            </w:pPr>
          </w:p>
        </w:tc>
        <w:tc>
          <w:tcPr>
            <w:tcW w:w="1184" w:type="dxa"/>
            <w:tcBorders>
              <w:left w:val="single" w:sz="12" w:space="0" w:color="4472C4" w:themeColor="accent1"/>
            </w:tcBorders>
            <w:noWrap/>
            <w:vAlign w:val="bottom"/>
            <w:hideMark/>
          </w:tcPr>
          <w:p w14:paraId="5C38E3E0" w14:textId="7E209956"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10^6</w:t>
            </w:r>
          </w:p>
        </w:tc>
        <w:tc>
          <w:tcPr>
            <w:tcW w:w="1488" w:type="dxa"/>
            <w:noWrap/>
            <w:vAlign w:val="bottom"/>
            <w:hideMark/>
          </w:tcPr>
          <w:p w14:paraId="0D8AEB5C" w14:textId="084EFB69"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1363.7 s</w:t>
            </w:r>
          </w:p>
        </w:tc>
        <w:tc>
          <w:tcPr>
            <w:tcW w:w="1275" w:type="dxa"/>
            <w:noWrap/>
            <w:vAlign w:val="bottom"/>
            <w:hideMark/>
          </w:tcPr>
          <w:p w14:paraId="2573D9E0" w14:textId="4A39096C"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131.3</w:t>
            </w:r>
          </w:p>
        </w:tc>
        <w:tc>
          <w:tcPr>
            <w:tcW w:w="1134" w:type="dxa"/>
            <w:noWrap/>
            <w:vAlign w:val="bottom"/>
            <w:hideMark/>
          </w:tcPr>
          <w:p w14:paraId="687A3BB7" w14:textId="5BDAF208"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993" w:type="dxa"/>
            <w:noWrap/>
            <w:vAlign w:val="bottom"/>
            <w:hideMark/>
          </w:tcPr>
          <w:p w14:paraId="3451D76A" w14:textId="596F4E99"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0.73</w:t>
            </w:r>
          </w:p>
        </w:tc>
        <w:tc>
          <w:tcPr>
            <w:tcW w:w="1417" w:type="dxa"/>
            <w:noWrap/>
            <w:vAlign w:val="bottom"/>
            <w:hideMark/>
          </w:tcPr>
          <w:p w14:paraId="42C1C19E" w14:textId="059C543E"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29.3</w:t>
            </w:r>
          </w:p>
        </w:tc>
      </w:tr>
      <w:tr w:rsidR="00295439" w:rsidRPr="00553591" w14:paraId="2B83C190" w14:textId="77777777" w:rsidTr="00213129">
        <w:trPr>
          <w:trHeight w:val="283"/>
        </w:trPr>
        <w:tc>
          <w:tcPr>
            <w:cnfStyle w:val="001000000000" w:firstRow="0" w:lastRow="0" w:firstColumn="1" w:lastColumn="0" w:oddVBand="0" w:evenVBand="0" w:oddHBand="0" w:evenHBand="0" w:firstRowFirstColumn="0" w:firstRowLastColumn="0" w:lastRowFirstColumn="0" w:lastRowLastColumn="0"/>
            <w:tcW w:w="1718" w:type="dxa"/>
            <w:vMerge/>
            <w:tcBorders>
              <w:bottom w:val="single" w:sz="12" w:space="0" w:color="4472C4" w:themeColor="accent1"/>
              <w:right w:val="single" w:sz="12" w:space="0" w:color="4472C4" w:themeColor="accent1"/>
            </w:tcBorders>
            <w:vAlign w:val="center"/>
            <w:hideMark/>
          </w:tcPr>
          <w:p w14:paraId="58A66276" w14:textId="77777777" w:rsidR="00295439" w:rsidRPr="00553591" w:rsidRDefault="00295439" w:rsidP="00295439">
            <w:pPr>
              <w:jc w:val="left"/>
              <w:rPr>
                <w:rFonts w:ascii="Consolas" w:eastAsia="Times New Roman" w:hAnsi="Consolas" w:cs="Calibri"/>
                <w:color w:val="000000"/>
                <w:lang w:eastAsia="de-CH"/>
              </w:rPr>
            </w:pPr>
          </w:p>
        </w:tc>
        <w:tc>
          <w:tcPr>
            <w:tcW w:w="1184" w:type="dxa"/>
            <w:tcBorders>
              <w:left w:val="single" w:sz="12" w:space="0" w:color="4472C4" w:themeColor="accent1"/>
              <w:bottom w:val="single" w:sz="12" w:space="0" w:color="4472C4" w:themeColor="accent1"/>
            </w:tcBorders>
            <w:noWrap/>
            <w:vAlign w:val="bottom"/>
            <w:hideMark/>
          </w:tcPr>
          <w:p w14:paraId="021C1D8A" w14:textId="7A1D918C"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10^7</w:t>
            </w:r>
          </w:p>
        </w:tc>
        <w:tc>
          <w:tcPr>
            <w:tcW w:w="1488" w:type="dxa"/>
            <w:tcBorders>
              <w:bottom w:val="single" w:sz="12" w:space="0" w:color="4472C4" w:themeColor="accent1"/>
            </w:tcBorders>
            <w:noWrap/>
            <w:vAlign w:val="bottom"/>
            <w:hideMark/>
          </w:tcPr>
          <w:p w14:paraId="0BA5F45A" w14:textId="6232EA7E"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14167.0 s</w:t>
            </w:r>
          </w:p>
        </w:tc>
        <w:tc>
          <w:tcPr>
            <w:tcW w:w="1275" w:type="dxa"/>
            <w:tcBorders>
              <w:bottom w:val="single" w:sz="12" w:space="0" w:color="4472C4" w:themeColor="accent1"/>
            </w:tcBorders>
            <w:noWrap/>
            <w:vAlign w:val="bottom"/>
            <w:hideMark/>
          </w:tcPr>
          <w:p w14:paraId="789BE388" w14:textId="76F46A7B"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998.0</w:t>
            </w:r>
          </w:p>
        </w:tc>
        <w:tc>
          <w:tcPr>
            <w:tcW w:w="1134" w:type="dxa"/>
            <w:tcBorders>
              <w:bottom w:val="single" w:sz="12" w:space="0" w:color="4472C4" w:themeColor="accent1"/>
            </w:tcBorders>
            <w:noWrap/>
            <w:vAlign w:val="bottom"/>
            <w:hideMark/>
          </w:tcPr>
          <w:p w14:paraId="0F74CA24" w14:textId="0EC65E40"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0.97</w:t>
            </w:r>
          </w:p>
        </w:tc>
        <w:tc>
          <w:tcPr>
            <w:tcW w:w="993" w:type="dxa"/>
            <w:tcBorders>
              <w:bottom w:val="single" w:sz="12" w:space="0" w:color="4472C4" w:themeColor="accent1"/>
            </w:tcBorders>
            <w:noWrap/>
            <w:vAlign w:val="bottom"/>
            <w:hideMark/>
          </w:tcPr>
          <w:p w14:paraId="0E7B8772" w14:textId="72E46466"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0.69</w:t>
            </w:r>
          </w:p>
        </w:tc>
        <w:tc>
          <w:tcPr>
            <w:tcW w:w="1417" w:type="dxa"/>
            <w:tcBorders>
              <w:bottom w:val="single" w:sz="12" w:space="0" w:color="4472C4" w:themeColor="accent1"/>
            </w:tcBorders>
            <w:noWrap/>
            <w:vAlign w:val="bottom"/>
            <w:hideMark/>
          </w:tcPr>
          <w:p w14:paraId="3407D504" w14:textId="348E3F84"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34.7</w:t>
            </w:r>
          </w:p>
        </w:tc>
      </w:tr>
      <w:tr w:rsidR="00295439" w:rsidRPr="00553591" w14:paraId="6006FA81" w14:textId="77777777" w:rsidTr="0021312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718" w:type="dxa"/>
            <w:tcBorders>
              <w:top w:val="single" w:sz="12" w:space="0" w:color="4472C4" w:themeColor="accent1"/>
              <w:right w:val="single" w:sz="12" w:space="0" w:color="4472C4" w:themeColor="accent1"/>
            </w:tcBorders>
            <w:noWrap/>
            <w:vAlign w:val="center"/>
            <w:hideMark/>
          </w:tcPr>
          <w:p w14:paraId="78A5733F" w14:textId="4AB1EB6E" w:rsidR="00295439" w:rsidRPr="00553591" w:rsidRDefault="00295439" w:rsidP="00295439">
            <w:pPr>
              <w:jc w:val="center"/>
              <w:rPr>
                <w:rFonts w:ascii="Consolas" w:eastAsia="Times New Roman" w:hAnsi="Consolas" w:cs="Calibri"/>
                <w:color w:val="000000"/>
                <w:lang w:eastAsia="de-CH"/>
              </w:rPr>
            </w:pPr>
            <w:r>
              <w:rPr>
                <w:rFonts w:ascii="Consolas" w:hAnsi="Consolas" w:cs="Calibri"/>
                <w:color w:val="000000"/>
              </w:rPr>
              <w:t>Defender2000</w:t>
            </w:r>
          </w:p>
        </w:tc>
        <w:tc>
          <w:tcPr>
            <w:tcW w:w="1184" w:type="dxa"/>
            <w:tcBorders>
              <w:top w:val="single" w:sz="12" w:space="0" w:color="4472C4" w:themeColor="accent1"/>
              <w:left w:val="single" w:sz="12" w:space="0" w:color="4472C4" w:themeColor="accent1"/>
            </w:tcBorders>
            <w:noWrap/>
            <w:vAlign w:val="bottom"/>
            <w:hideMark/>
          </w:tcPr>
          <w:p w14:paraId="7E433217" w14:textId="24938ECB"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w:t>
            </w:r>
          </w:p>
        </w:tc>
        <w:tc>
          <w:tcPr>
            <w:tcW w:w="1488" w:type="dxa"/>
            <w:tcBorders>
              <w:top w:val="single" w:sz="12" w:space="0" w:color="4472C4" w:themeColor="accent1"/>
            </w:tcBorders>
            <w:noWrap/>
            <w:vAlign w:val="bottom"/>
            <w:hideMark/>
          </w:tcPr>
          <w:p w14:paraId="72E5A672" w14:textId="7D0F5A96"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 s</w:t>
            </w:r>
          </w:p>
        </w:tc>
        <w:tc>
          <w:tcPr>
            <w:tcW w:w="1275" w:type="dxa"/>
            <w:tcBorders>
              <w:top w:val="single" w:sz="12" w:space="0" w:color="4472C4" w:themeColor="accent1"/>
            </w:tcBorders>
            <w:noWrap/>
            <w:vAlign w:val="bottom"/>
            <w:hideMark/>
          </w:tcPr>
          <w:p w14:paraId="6F2F5A9F" w14:textId="682D9468"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207.8</w:t>
            </w:r>
          </w:p>
        </w:tc>
        <w:tc>
          <w:tcPr>
            <w:tcW w:w="1134" w:type="dxa"/>
            <w:tcBorders>
              <w:top w:val="single" w:sz="12" w:space="0" w:color="4472C4" w:themeColor="accent1"/>
            </w:tcBorders>
            <w:noWrap/>
            <w:vAlign w:val="bottom"/>
            <w:hideMark/>
          </w:tcPr>
          <w:p w14:paraId="06B485AB" w14:textId="0CBDB864"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0.21</w:t>
            </w:r>
          </w:p>
        </w:tc>
        <w:tc>
          <w:tcPr>
            <w:tcW w:w="993" w:type="dxa"/>
            <w:tcBorders>
              <w:top w:val="single" w:sz="12" w:space="0" w:color="4472C4" w:themeColor="accent1"/>
            </w:tcBorders>
            <w:noWrap/>
            <w:vAlign w:val="bottom"/>
            <w:hideMark/>
          </w:tcPr>
          <w:p w14:paraId="5678A6FE" w14:textId="6BF30522"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0.50</w:t>
            </w:r>
          </w:p>
        </w:tc>
        <w:tc>
          <w:tcPr>
            <w:tcW w:w="1417" w:type="dxa"/>
            <w:tcBorders>
              <w:top w:val="single" w:sz="12" w:space="0" w:color="4472C4" w:themeColor="accent1"/>
            </w:tcBorders>
            <w:noWrap/>
            <w:vAlign w:val="bottom"/>
            <w:hideMark/>
          </w:tcPr>
          <w:p w14:paraId="6DAB4F1D" w14:textId="167D38AA"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31.4</w:t>
            </w:r>
          </w:p>
        </w:tc>
      </w:tr>
      <w:tr w:rsidR="00295439" w:rsidRPr="00553591" w14:paraId="5127F709" w14:textId="77777777" w:rsidTr="00213129">
        <w:trPr>
          <w:trHeight w:val="283"/>
        </w:trPr>
        <w:tc>
          <w:tcPr>
            <w:cnfStyle w:val="001000000000" w:firstRow="0" w:lastRow="0" w:firstColumn="1" w:lastColumn="0" w:oddVBand="0" w:evenVBand="0" w:oddHBand="0" w:evenHBand="0" w:firstRowFirstColumn="0" w:firstRowLastColumn="0" w:lastRowFirstColumn="0" w:lastRowLastColumn="0"/>
            <w:tcW w:w="1718" w:type="dxa"/>
            <w:tcBorders>
              <w:top w:val="single" w:sz="12" w:space="0" w:color="4472C4" w:themeColor="accent1"/>
              <w:right w:val="single" w:sz="12" w:space="0" w:color="4472C4" w:themeColor="accent1"/>
            </w:tcBorders>
            <w:noWrap/>
            <w:vAlign w:val="center"/>
            <w:hideMark/>
          </w:tcPr>
          <w:p w14:paraId="02717240" w14:textId="3591639E" w:rsidR="00295439" w:rsidRPr="00553591" w:rsidRDefault="00295439" w:rsidP="00295439">
            <w:pPr>
              <w:jc w:val="center"/>
              <w:rPr>
                <w:rFonts w:ascii="Consolas" w:eastAsia="Times New Roman" w:hAnsi="Consolas" w:cs="Calibri"/>
                <w:color w:val="000000"/>
                <w:lang w:eastAsia="de-CH"/>
              </w:rPr>
            </w:pPr>
            <w:r>
              <w:rPr>
                <w:rFonts w:ascii="Consolas" w:hAnsi="Consolas" w:cs="Calibri"/>
                <w:color w:val="000000"/>
              </w:rPr>
              <w:t>Random</w:t>
            </w:r>
          </w:p>
        </w:tc>
        <w:tc>
          <w:tcPr>
            <w:tcW w:w="1184" w:type="dxa"/>
            <w:tcBorders>
              <w:top w:val="single" w:sz="12" w:space="0" w:color="4472C4" w:themeColor="accent1"/>
              <w:left w:val="single" w:sz="12" w:space="0" w:color="4472C4" w:themeColor="accent1"/>
            </w:tcBorders>
            <w:noWrap/>
            <w:vAlign w:val="bottom"/>
            <w:hideMark/>
          </w:tcPr>
          <w:p w14:paraId="5538A657" w14:textId="2635553D"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w:t>
            </w:r>
          </w:p>
        </w:tc>
        <w:tc>
          <w:tcPr>
            <w:tcW w:w="1488" w:type="dxa"/>
            <w:tcBorders>
              <w:top w:val="single" w:sz="12" w:space="0" w:color="4472C4" w:themeColor="accent1"/>
            </w:tcBorders>
            <w:noWrap/>
            <w:vAlign w:val="bottom"/>
            <w:hideMark/>
          </w:tcPr>
          <w:p w14:paraId="79522E12" w14:textId="7D8D5521"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 s</w:t>
            </w:r>
          </w:p>
        </w:tc>
        <w:tc>
          <w:tcPr>
            <w:tcW w:w="1275" w:type="dxa"/>
            <w:tcBorders>
              <w:top w:val="single" w:sz="12" w:space="0" w:color="4472C4" w:themeColor="accent1"/>
            </w:tcBorders>
            <w:noWrap/>
            <w:vAlign w:val="bottom"/>
            <w:hideMark/>
          </w:tcPr>
          <w:p w14:paraId="60BE70E8" w14:textId="70F5F3DA"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128.4</w:t>
            </w:r>
          </w:p>
        </w:tc>
        <w:tc>
          <w:tcPr>
            <w:tcW w:w="1134" w:type="dxa"/>
            <w:tcBorders>
              <w:top w:val="single" w:sz="12" w:space="0" w:color="4472C4" w:themeColor="accent1"/>
            </w:tcBorders>
            <w:noWrap/>
            <w:vAlign w:val="bottom"/>
            <w:hideMark/>
          </w:tcPr>
          <w:p w14:paraId="04FE649A" w14:textId="54CEA26B"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0.24</w:t>
            </w:r>
          </w:p>
        </w:tc>
        <w:tc>
          <w:tcPr>
            <w:tcW w:w="993" w:type="dxa"/>
            <w:tcBorders>
              <w:top w:val="single" w:sz="12" w:space="0" w:color="4472C4" w:themeColor="accent1"/>
            </w:tcBorders>
            <w:noWrap/>
            <w:vAlign w:val="bottom"/>
            <w:hideMark/>
          </w:tcPr>
          <w:p w14:paraId="2E662623" w14:textId="41D26F3A"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0.54</w:t>
            </w:r>
          </w:p>
        </w:tc>
        <w:tc>
          <w:tcPr>
            <w:tcW w:w="1417" w:type="dxa"/>
            <w:tcBorders>
              <w:top w:val="single" w:sz="12" w:space="0" w:color="4472C4" w:themeColor="accent1"/>
            </w:tcBorders>
            <w:noWrap/>
            <w:vAlign w:val="bottom"/>
            <w:hideMark/>
          </w:tcPr>
          <w:p w14:paraId="1FD1DD6A" w14:textId="726D9BFF" w:rsidR="00295439" w:rsidRPr="00553591" w:rsidRDefault="00295439" w:rsidP="00295439">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27.2</w:t>
            </w:r>
          </w:p>
        </w:tc>
      </w:tr>
      <w:tr w:rsidR="00295439" w:rsidRPr="00553591" w14:paraId="59292F7E" w14:textId="77777777" w:rsidTr="0021312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718" w:type="dxa"/>
            <w:tcBorders>
              <w:top w:val="single" w:sz="12" w:space="0" w:color="4472C4" w:themeColor="accent1"/>
              <w:right w:val="single" w:sz="12" w:space="0" w:color="4472C4" w:themeColor="accent1"/>
            </w:tcBorders>
            <w:noWrap/>
            <w:vAlign w:val="center"/>
            <w:hideMark/>
          </w:tcPr>
          <w:p w14:paraId="7D981793" w14:textId="37EFFE3A" w:rsidR="00295439" w:rsidRPr="00553591" w:rsidRDefault="00295439" w:rsidP="00295439">
            <w:pPr>
              <w:jc w:val="center"/>
              <w:rPr>
                <w:rFonts w:ascii="Consolas" w:eastAsia="Times New Roman" w:hAnsi="Consolas" w:cs="Calibri"/>
                <w:color w:val="000000"/>
                <w:lang w:eastAsia="de-CH"/>
              </w:rPr>
            </w:pPr>
            <w:r>
              <w:rPr>
                <w:rFonts w:ascii="Consolas" w:hAnsi="Consolas" w:cs="Calibri"/>
                <w:color w:val="000000"/>
              </w:rPr>
              <w:t>Static</w:t>
            </w:r>
          </w:p>
        </w:tc>
        <w:tc>
          <w:tcPr>
            <w:tcW w:w="1184" w:type="dxa"/>
            <w:tcBorders>
              <w:top w:val="single" w:sz="12" w:space="0" w:color="4472C4" w:themeColor="accent1"/>
              <w:left w:val="single" w:sz="12" w:space="0" w:color="4472C4" w:themeColor="accent1"/>
            </w:tcBorders>
            <w:noWrap/>
            <w:vAlign w:val="bottom"/>
            <w:hideMark/>
          </w:tcPr>
          <w:p w14:paraId="4ECD6C0C" w14:textId="40E092DE"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w:t>
            </w:r>
          </w:p>
        </w:tc>
        <w:tc>
          <w:tcPr>
            <w:tcW w:w="1488" w:type="dxa"/>
            <w:tcBorders>
              <w:top w:val="single" w:sz="12" w:space="0" w:color="4472C4" w:themeColor="accent1"/>
            </w:tcBorders>
            <w:noWrap/>
            <w:vAlign w:val="bottom"/>
            <w:hideMark/>
          </w:tcPr>
          <w:p w14:paraId="39B6D5C3" w14:textId="7BB38920"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 s</w:t>
            </w:r>
          </w:p>
        </w:tc>
        <w:tc>
          <w:tcPr>
            <w:tcW w:w="1275" w:type="dxa"/>
            <w:tcBorders>
              <w:top w:val="single" w:sz="12" w:space="0" w:color="4472C4" w:themeColor="accent1"/>
            </w:tcBorders>
            <w:noWrap/>
            <w:vAlign w:val="bottom"/>
            <w:hideMark/>
          </w:tcPr>
          <w:p w14:paraId="363365AB" w14:textId="75CD35B0"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22.2</w:t>
            </w:r>
          </w:p>
        </w:tc>
        <w:tc>
          <w:tcPr>
            <w:tcW w:w="1134" w:type="dxa"/>
            <w:tcBorders>
              <w:top w:val="single" w:sz="12" w:space="0" w:color="4472C4" w:themeColor="accent1"/>
            </w:tcBorders>
            <w:noWrap/>
            <w:vAlign w:val="bottom"/>
            <w:hideMark/>
          </w:tcPr>
          <w:p w14:paraId="6CD02410" w14:textId="58C3208D"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993" w:type="dxa"/>
            <w:tcBorders>
              <w:top w:val="single" w:sz="12" w:space="0" w:color="4472C4" w:themeColor="accent1"/>
            </w:tcBorders>
            <w:noWrap/>
            <w:vAlign w:val="bottom"/>
            <w:hideMark/>
          </w:tcPr>
          <w:p w14:paraId="08047CF1" w14:textId="25127D3B" w:rsidR="00295439" w:rsidRPr="00553591" w:rsidRDefault="00295439" w:rsidP="00295439">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1417" w:type="dxa"/>
            <w:tcBorders>
              <w:top w:val="single" w:sz="12" w:space="0" w:color="4472C4" w:themeColor="accent1"/>
            </w:tcBorders>
            <w:noWrap/>
            <w:vAlign w:val="bottom"/>
            <w:hideMark/>
          </w:tcPr>
          <w:p w14:paraId="2F39D83C" w14:textId="02AF4D33" w:rsidR="00295439" w:rsidRPr="00553591" w:rsidRDefault="00295439">
            <w:pPr>
              <w:keepNext/>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Change w:id="2405" w:author="Unknown" w:date="2020-12-16T09:04:00Z">
                <w:pPr>
                  <w:jc w:val="right"/>
                  <w:cnfStyle w:val="000000100000" w:firstRow="0" w:lastRow="0" w:firstColumn="0" w:lastColumn="0" w:oddVBand="0" w:evenVBand="0" w:oddHBand="1" w:evenHBand="0" w:firstRowFirstColumn="0" w:firstRowLastColumn="0" w:lastRowFirstColumn="0" w:lastRowLastColumn="0"/>
                </w:pPr>
              </w:pPrChange>
            </w:pPr>
            <w:r>
              <w:rPr>
                <w:rFonts w:ascii="Consolas" w:hAnsi="Consolas" w:cs="Calibri"/>
                <w:color w:val="000000"/>
              </w:rPr>
              <w:t>6.8</w:t>
            </w:r>
          </w:p>
        </w:tc>
      </w:tr>
    </w:tbl>
    <w:p w14:paraId="1D04C507" w14:textId="6B5EFEAB" w:rsidR="00E564DA" w:rsidDel="009B1EC3" w:rsidRDefault="009B1EC3">
      <w:pPr>
        <w:pStyle w:val="Caption"/>
        <w:jc w:val="center"/>
        <w:rPr>
          <w:del w:id="2406" w:author="Cailleret Levi (cailllev)" w:date="2020-12-16T09:04:00Z"/>
        </w:rPr>
        <w:pPrChange w:id="2407" w:author="Cailleret Levi (cailllev)" w:date="2020-12-16T09:04:00Z">
          <w:pPr>
            <w:pStyle w:val="Caption"/>
            <w:spacing w:after="0"/>
            <w:ind w:left="2832" w:firstLine="708"/>
          </w:pPr>
        </w:pPrChange>
      </w:pPr>
      <w:ins w:id="2408" w:author="Cailleret Levi (cailllev)" w:date="2020-12-16T09:04:00Z">
        <w:r>
          <w:br/>
        </w:r>
        <w:bookmarkStart w:id="2409" w:name="_Toc59002717"/>
        <w:r>
          <w:t xml:space="preserve">Tabelle </w:t>
        </w:r>
        <w:r>
          <w:rPr>
            <w:i w:val="0"/>
          </w:rPr>
          <w:fldChar w:fldCharType="begin"/>
        </w:r>
        <w:r>
          <w:instrText xml:space="preserve"> SEQ Tabelle \* ARABIC </w:instrText>
        </w:r>
      </w:ins>
      <w:r>
        <w:rPr>
          <w:i w:val="0"/>
        </w:rPr>
        <w:fldChar w:fldCharType="separate"/>
      </w:r>
      <w:ins w:id="2410" w:author="Cailleret Levi (cailllev)" w:date="2020-12-18T11:13:00Z">
        <w:r w:rsidR="00575D65">
          <w:rPr>
            <w:noProof/>
          </w:rPr>
          <w:t>10</w:t>
        </w:r>
      </w:ins>
      <w:ins w:id="2411" w:author="Cailleret Levi (cailllev)" w:date="2020-12-16T09:04:00Z">
        <w:r>
          <w:rPr>
            <w:i w:val="0"/>
          </w:rPr>
          <w:fldChar w:fldCharType="end"/>
        </w:r>
        <w:r>
          <w:t xml:space="preserve">: </w:t>
        </w:r>
      </w:ins>
      <w:ins w:id="2412" w:author="Cailleret Levi (cailllev)" w:date="2020-12-16T09:17:00Z">
        <w:r w:rsidR="001C5855">
          <w:t xml:space="preserve">Resultate </w:t>
        </w:r>
      </w:ins>
      <w:ins w:id="2413" w:author="Cailleret Levi (cailllev)" w:date="2020-12-16T09:04:00Z">
        <w:r w:rsidRPr="00315643">
          <w:t>"</w:t>
        </w:r>
        <w:r>
          <w:t>Pause</w:t>
        </w:r>
        <w:r w:rsidRPr="00315643">
          <w:t>"</w:t>
        </w:r>
      </w:ins>
      <w:bookmarkEnd w:id="2409"/>
    </w:p>
    <w:p w14:paraId="5BA59C21" w14:textId="3D0790B9" w:rsidR="00553591" w:rsidRDefault="00553591">
      <w:pPr>
        <w:pStyle w:val="Caption"/>
        <w:jc w:val="center"/>
        <w:pPrChange w:id="2414" w:author="Cailleret Levi (cailllev)" w:date="2020-12-16T09:04:00Z">
          <w:pPr>
            <w:pStyle w:val="Caption"/>
            <w:spacing w:after="0"/>
            <w:ind w:left="2832" w:firstLine="708"/>
          </w:pPr>
        </w:pPrChange>
      </w:pPr>
      <w:del w:id="2415" w:author="Cailleret Levi (cailllev)" w:date="2020-12-16T09:04:00Z">
        <w:r w:rsidDel="009B1EC3">
          <w:delText xml:space="preserve">Figure </w:delText>
        </w:r>
        <w:r w:rsidDel="009B1EC3">
          <w:fldChar w:fldCharType="begin"/>
        </w:r>
        <w:r w:rsidDel="009B1EC3">
          <w:delInstrText xml:space="preserve"> SEQ Figure \* ARABIC </w:delInstrText>
        </w:r>
        <w:r w:rsidDel="009B1EC3">
          <w:fldChar w:fldCharType="separate"/>
        </w:r>
        <w:r w:rsidDel="009B1EC3">
          <w:rPr>
            <w:noProof/>
          </w:rPr>
          <w:delText>20</w:delText>
        </w:r>
        <w:r w:rsidDel="009B1EC3">
          <w:fldChar w:fldCharType="end"/>
        </w:r>
        <w:r w:rsidDel="009B1EC3">
          <w:delText xml:space="preserve">: Tabelle </w:delText>
        </w:r>
        <w:r w:rsidRPr="00315643" w:rsidDel="009B1EC3">
          <w:delText>"</w:delText>
        </w:r>
        <w:r w:rsidDel="009B1EC3">
          <w:delText>Pause</w:delText>
        </w:r>
        <w:r w:rsidRPr="00315643" w:rsidDel="009B1EC3">
          <w:delText>"</w:delText>
        </w:r>
      </w:del>
    </w:p>
    <w:p w14:paraId="07ADA17A" w14:textId="77777777" w:rsidR="001C2A7E" w:rsidRDefault="001C2A7E">
      <w:pPr>
        <w:jc w:val="left"/>
      </w:pPr>
    </w:p>
    <w:p w14:paraId="05D57B50" w14:textId="77777777" w:rsidR="00861976" w:rsidRDefault="003B0F75">
      <w:pPr>
        <w:jc w:val="left"/>
      </w:pPr>
      <w:r>
        <w:t xml:space="preserve">In diesem Modus haben die RL Agenten nun </w:t>
      </w:r>
      <w:r w:rsidR="00222EA1">
        <w:t>die grösste Mühe, eine gute Lösung zu finden. Sie lernen im Vergleich zu allen anderen Modi ein Stück langsamer</w:t>
      </w:r>
      <w:r w:rsidR="003B7C74">
        <w:t xml:space="preserve">. Noch viel aussergewöhnlicher ist jedoch, dass </w:t>
      </w:r>
      <w:r w:rsidR="0020117B">
        <w:t>Agenten nach mehr Zeit nicht nur besser werden, sondern zum Teil auch schlechter</w:t>
      </w:r>
      <w:r w:rsidR="008C08C0">
        <w:t>. Auf diesen Aspekt wird im Kapitel 5 nochmals genauer eingegangen.</w:t>
      </w:r>
    </w:p>
    <w:p w14:paraId="14E55F04" w14:textId="078697E1" w:rsidR="00DB10D4" w:rsidRDefault="00861976">
      <w:pPr>
        <w:jc w:val="left"/>
      </w:pPr>
      <w:r>
        <w:t xml:space="preserve">Interessant ist zudem, dass der Defender2000 Agent und der Random Agent </w:t>
      </w:r>
      <w:r w:rsidR="00E52C41">
        <w:t xml:space="preserve">etwas besser </w:t>
      </w:r>
      <w:r w:rsidR="00276D33">
        <w:t>sind</w:t>
      </w:r>
      <w:r w:rsidR="00E52C41">
        <w:t xml:space="preserve"> als im normalen Modus. Das könnte daher stammen, dass die Aktione</w:t>
      </w:r>
      <w:r w:rsidR="00276D33">
        <w:t>n mehr verteilt werden, weil die Pause beachtet werden muss</w:t>
      </w:r>
      <w:r w:rsidR="00E26BC6">
        <w:t xml:space="preserve">. Es kann nicht mehr dieselbe Aktion nacheinander ausgeführt werden, </w:t>
      </w:r>
      <w:r w:rsidR="00C85E3C">
        <w:t>was diesen zwei Agenten anscheinend etwas auf die Sprünge hilft.</w:t>
      </w:r>
      <w:r w:rsidR="002E47D3">
        <w:t xml:space="preserve"> Trotzdem sind sie immer noch etwa 10 Mal schlecht</w:t>
      </w:r>
      <w:r w:rsidR="00FB19FC">
        <w:t>er</w:t>
      </w:r>
      <w:r w:rsidR="002E47D3">
        <w:t xml:space="preserve"> </w:t>
      </w:r>
      <w:r w:rsidR="00FB19FC">
        <w:t>als</w:t>
      </w:r>
      <w:r w:rsidR="00F746D6">
        <w:t xml:space="preserve"> die RL Agenten, weshalb </w:t>
      </w:r>
      <w:r w:rsidR="00DA02BF">
        <w:t xml:space="preserve">man besser die RL Agenten </w:t>
      </w:r>
      <w:r w:rsidR="00F746D6">
        <w:t>genauer</w:t>
      </w:r>
      <w:r w:rsidR="00DA02BF">
        <w:t xml:space="preserve"> </w:t>
      </w:r>
      <w:del w:id="2416" w:author="Cailleret Levi (cailllev)" w:date="2020-12-19T19:50:00Z">
        <w:r w:rsidR="00F746D6" w:rsidDel="00FF2128">
          <w:delText xml:space="preserve">Analysieren </w:delText>
        </w:r>
      </w:del>
      <w:ins w:id="2417" w:author="Cailleret Levi (cailllev)" w:date="2020-12-19T19:50:00Z">
        <w:r w:rsidR="00FF2128">
          <w:t xml:space="preserve">analysieren </w:t>
        </w:r>
      </w:ins>
      <w:r w:rsidR="00DA02BF">
        <w:t>soll.</w:t>
      </w:r>
    </w:p>
    <w:p w14:paraId="0C47CA3C" w14:textId="5522034C" w:rsidR="00A94DD8" w:rsidRDefault="00D66F7F">
      <w:pPr>
        <w:jc w:val="left"/>
      </w:pPr>
      <w:r>
        <w:br w:type="page"/>
      </w:r>
    </w:p>
    <w:p w14:paraId="08110FD3" w14:textId="12B7680B" w:rsidR="00A94DD8" w:rsidRDefault="00BA3D40" w:rsidP="00A94DD8">
      <w:pPr>
        <w:pStyle w:val="Heading3"/>
      </w:pPr>
      <w:bookmarkStart w:id="2418" w:name="_Toc59300857"/>
      <w:r>
        <w:lastRenderedPageBreak/>
        <w:t>Falsches Lernen</w:t>
      </w:r>
      <w:bookmarkEnd w:id="2418"/>
    </w:p>
    <w:p w14:paraId="4DEB4696" w14:textId="7A77B464" w:rsidR="002C1989" w:rsidRDefault="002C1989" w:rsidP="002C1989">
      <w:r>
        <w:t>In folgendem Versuch wird mit einem simple</w:t>
      </w:r>
      <w:r w:rsidR="00181535">
        <w:t>rem Angriff gelernt und simuliert (</w:t>
      </w:r>
      <w:r w:rsidR="00194190">
        <w:t>einfach</w:t>
      </w:r>
      <w:r w:rsidR="00181535">
        <w:t>)</w:t>
      </w:r>
      <w:ins w:id="2419" w:author="Cailleret Levi (cailllev)" w:date="2020-12-19T19:50:00Z">
        <w:r w:rsidR="0046385C">
          <w:t>,</w:t>
        </w:r>
      </w:ins>
      <w:r w:rsidR="00181535">
        <w:t xml:space="preserve"> und</w:t>
      </w:r>
      <w:r w:rsidR="0014474F">
        <w:t xml:space="preserve"> danach </w:t>
      </w:r>
      <w:ins w:id="2420" w:author="Cailleret Levi (cailllev)" w:date="2020-12-19T19:50:00Z">
        <w:r w:rsidR="0046385C">
          <w:t xml:space="preserve">wird </w:t>
        </w:r>
      </w:ins>
      <w:r w:rsidR="0014474F">
        <w:t>auf die gelernten Agenten</w:t>
      </w:r>
      <w:r w:rsidR="00181535">
        <w:t xml:space="preserve"> </w:t>
      </w:r>
      <w:r w:rsidR="0014474F">
        <w:t xml:space="preserve">nochmals </w:t>
      </w:r>
      <w:r w:rsidR="00181535">
        <w:t>eine</w:t>
      </w:r>
      <w:r w:rsidR="0014474F">
        <w:t>n</w:t>
      </w:r>
      <w:r w:rsidR="00181535">
        <w:t xml:space="preserve"> effektiveren Angriff</w:t>
      </w:r>
      <w:r w:rsidR="0014474F">
        <w:t xml:space="preserve"> gestartet (</w:t>
      </w:r>
      <w:r w:rsidR="00194190">
        <w:t>schwer</w:t>
      </w:r>
      <w:r w:rsidR="0014474F">
        <w:t xml:space="preserve">). </w:t>
      </w:r>
      <w:r w:rsidR="00194190">
        <w:t xml:space="preserve">Alle Wahrscheinlichkeiten im </w:t>
      </w:r>
      <w:r w:rsidR="003961C5">
        <w:t xml:space="preserve">simpleren Angriff sind exakt die Hälfte im Vergleich zu den Wahrscheinlichkeiten </w:t>
      </w:r>
      <w:r w:rsidR="00B42E20">
        <w:t>des effektiveren Angriffs</w:t>
      </w:r>
      <w:r w:rsidR="00AF4C67">
        <w:t>.</w:t>
      </w:r>
      <w:r w:rsidR="00194190">
        <w:t xml:space="preserve"> </w:t>
      </w:r>
      <w:r w:rsidR="003A6CEE">
        <w:t xml:space="preserve">In diesem Versuch sind wiederum nur die Service Neustarts aktiviert, ansonsten </w:t>
      </w:r>
      <w:r w:rsidR="00DE1376">
        <w:t>wären die Auswirkungen nur sehr gering.</w:t>
      </w:r>
      <w:ins w:id="2421" w:author="Cailleret Levi (cailllev)" w:date="2020-12-16T09:49:00Z">
        <w:r w:rsidR="000D0DE4">
          <w:t xml:space="preserve"> </w:t>
        </w:r>
        <w:r w:rsidR="00FE0028">
          <w:t>Zudem werden nur die RL Agenten simuliert, die andere</w:t>
        </w:r>
      </w:ins>
      <w:ins w:id="2422" w:author="Cailleret Levi (cailllev)" w:date="2020-12-16T09:50:00Z">
        <w:r w:rsidR="00FE0028">
          <w:t xml:space="preserve">n Agenten </w:t>
        </w:r>
        <w:r w:rsidR="00941855">
          <w:t xml:space="preserve">können nicht lernen. </w:t>
        </w:r>
      </w:ins>
      <w:ins w:id="2423" w:author="Cailleret Levi (cailllev)" w:date="2020-12-16T09:49:00Z">
        <w:r w:rsidR="000D0DE4">
          <w:t>In Tabelle 11 sind die Resultate dargestellt.</w:t>
        </w:r>
      </w:ins>
    </w:p>
    <w:p w14:paraId="4F5EED98" w14:textId="77777777" w:rsidR="002C1989" w:rsidRPr="002C1989" w:rsidRDefault="002C1989" w:rsidP="002C1989"/>
    <w:tbl>
      <w:tblPr>
        <w:tblStyle w:val="GridTable6Colorful-Accent1"/>
        <w:tblW w:w="9209" w:type="dxa"/>
        <w:tblLook w:val="04A0" w:firstRow="1" w:lastRow="0" w:firstColumn="1" w:lastColumn="0" w:noHBand="0" w:noVBand="1"/>
      </w:tblPr>
      <w:tblGrid>
        <w:gridCol w:w="1838"/>
        <w:gridCol w:w="1184"/>
        <w:gridCol w:w="1368"/>
        <w:gridCol w:w="1275"/>
        <w:gridCol w:w="1134"/>
        <w:gridCol w:w="993"/>
        <w:gridCol w:w="1417"/>
      </w:tblGrid>
      <w:tr w:rsidR="00A57C89" w:rsidRPr="00553591" w14:paraId="7CEE8738" w14:textId="77777777" w:rsidTr="0090325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838" w:type="dxa"/>
            <w:tcBorders>
              <w:bottom w:val="single" w:sz="12" w:space="0" w:color="4472C4" w:themeColor="accent1"/>
              <w:right w:val="single" w:sz="12" w:space="0" w:color="4472C4" w:themeColor="accent1"/>
            </w:tcBorders>
            <w:noWrap/>
            <w:hideMark/>
          </w:tcPr>
          <w:p w14:paraId="792F0FAB" w14:textId="77777777" w:rsidR="00A57C89" w:rsidRPr="00553591" w:rsidRDefault="00A57C89" w:rsidP="00C35211">
            <w:pPr>
              <w:jc w:val="left"/>
              <w:rPr>
                <w:rFonts w:ascii="Consolas" w:eastAsia="Times New Roman" w:hAnsi="Consolas" w:cs="Calibri"/>
                <w:color w:val="000000"/>
                <w:lang w:eastAsia="de-CH"/>
              </w:rPr>
            </w:pPr>
            <w:r w:rsidRPr="005640B0">
              <w:rPr>
                <w:rFonts w:ascii="Consolas" w:eastAsia="Times New Roman" w:hAnsi="Consolas" w:cs="Calibri"/>
                <w:color w:val="000000"/>
                <w:lang w:eastAsia="de-CH"/>
              </w:rPr>
              <w:t>A</w:t>
            </w:r>
            <w:r>
              <w:rPr>
                <w:rFonts w:ascii="Consolas" w:eastAsia="Times New Roman" w:hAnsi="Consolas" w:cs="Calibri"/>
                <w:color w:val="000000"/>
                <w:lang w:eastAsia="de-CH"/>
              </w:rPr>
              <w:t>gent</w:t>
            </w:r>
          </w:p>
        </w:tc>
        <w:tc>
          <w:tcPr>
            <w:tcW w:w="1184" w:type="dxa"/>
            <w:tcBorders>
              <w:left w:val="single" w:sz="12" w:space="0" w:color="4472C4" w:themeColor="accent1"/>
              <w:bottom w:val="single" w:sz="12" w:space="0" w:color="4472C4" w:themeColor="accent1"/>
            </w:tcBorders>
            <w:noWrap/>
            <w:hideMark/>
          </w:tcPr>
          <w:p w14:paraId="1D790A1C" w14:textId="77777777" w:rsidR="00A57C89" w:rsidRPr="00553591" w:rsidRDefault="00A57C89" w:rsidP="00C35211">
            <w:pPr>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eastAsia="Times New Roman" w:hAnsi="Consolas" w:cs="Calibri"/>
                <w:color w:val="000000"/>
                <w:lang w:eastAsia="de-CH"/>
              </w:rPr>
              <w:t>Lern-schritte</w:t>
            </w:r>
          </w:p>
        </w:tc>
        <w:tc>
          <w:tcPr>
            <w:tcW w:w="1368" w:type="dxa"/>
            <w:tcBorders>
              <w:bottom w:val="single" w:sz="12" w:space="0" w:color="4472C4" w:themeColor="accent1"/>
            </w:tcBorders>
            <w:noWrap/>
            <w:hideMark/>
          </w:tcPr>
          <w:p w14:paraId="478598BB" w14:textId="77777777" w:rsidR="00A57C89" w:rsidRPr="00553591" w:rsidRDefault="00A57C89" w:rsidP="00C35211">
            <w:pPr>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eastAsia="Times New Roman" w:hAnsi="Consolas" w:cs="Calibri"/>
                <w:color w:val="000000"/>
                <w:lang w:eastAsia="de-CH"/>
              </w:rPr>
              <w:t>Lernzeit</w:t>
            </w:r>
          </w:p>
        </w:tc>
        <w:tc>
          <w:tcPr>
            <w:tcW w:w="1275" w:type="dxa"/>
            <w:tcBorders>
              <w:bottom w:val="single" w:sz="12" w:space="0" w:color="4472C4" w:themeColor="accent1"/>
            </w:tcBorders>
            <w:noWrap/>
            <w:hideMark/>
          </w:tcPr>
          <w:p w14:paraId="6B411F7D" w14:textId="47EB0F3F" w:rsidR="00A57C89" w:rsidRPr="00553591" w:rsidRDefault="00A57C89" w:rsidP="00C35211">
            <w:pPr>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eastAsia="Times New Roman" w:hAnsi="Consolas" w:cs="Calibri"/>
                <w:color w:val="000000"/>
                <w:lang w:eastAsia="de-CH"/>
              </w:rPr>
              <w:t>ø</w:t>
            </w:r>
            <w:r w:rsidRPr="00553591">
              <w:rPr>
                <w:rFonts w:ascii="Consolas" w:eastAsia="Times New Roman" w:hAnsi="Consolas" w:cs="Calibri"/>
                <w:color w:val="000000"/>
                <w:lang w:eastAsia="de-CH"/>
              </w:rPr>
              <w:t xml:space="preserve"> </w:t>
            </w:r>
            <w:r w:rsidR="00403726">
              <w:rPr>
                <w:rFonts w:ascii="Consolas" w:eastAsia="Times New Roman" w:hAnsi="Consolas" w:cs="Calibri"/>
                <w:color w:val="000000"/>
                <w:lang w:eastAsia="de-CH"/>
              </w:rPr>
              <w:t xml:space="preserve">Sim. </w:t>
            </w:r>
            <w:r>
              <w:rPr>
                <w:rFonts w:ascii="Consolas" w:eastAsia="Times New Roman" w:hAnsi="Consolas" w:cs="Calibri"/>
                <w:color w:val="000000"/>
                <w:lang w:eastAsia="de-CH"/>
              </w:rPr>
              <w:t>Schritte</w:t>
            </w:r>
          </w:p>
        </w:tc>
        <w:tc>
          <w:tcPr>
            <w:tcW w:w="2127" w:type="dxa"/>
            <w:gridSpan w:val="2"/>
            <w:tcBorders>
              <w:bottom w:val="single" w:sz="12" w:space="0" w:color="4472C4" w:themeColor="accent1"/>
            </w:tcBorders>
            <w:noWrap/>
            <w:hideMark/>
          </w:tcPr>
          <w:p w14:paraId="3C61EB48" w14:textId="77777777" w:rsidR="00A57C89" w:rsidRPr="00553591" w:rsidRDefault="00A57C89" w:rsidP="00C35211">
            <w:pPr>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eastAsia="Times New Roman" w:hAnsi="Consolas" w:cs="Calibri"/>
                <w:color w:val="000000"/>
                <w:lang w:eastAsia="de-CH"/>
              </w:rPr>
              <w:t>ø</w:t>
            </w:r>
            <w:r w:rsidRPr="00553591">
              <w:rPr>
                <w:rFonts w:ascii="Consolas" w:eastAsia="Times New Roman" w:hAnsi="Consolas" w:cs="Calibri"/>
                <w:color w:val="000000"/>
                <w:lang w:eastAsia="de-CH"/>
              </w:rPr>
              <w:t xml:space="preserve"> </w:t>
            </w:r>
            <w:r>
              <w:rPr>
                <w:rFonts w:ascii="Consolas" w:eastAsia="Times New Roman" w:hAnsi="Consolas" w:cs="Calibri"/>
                <w:color w:val="000000"/>
                <w:lang w:eastAsia="de-CH"/>
              </w:rPr>
              <w:t>N</w:t>
            </w:r>
            <w:r w:rsidRPr="00553591">
              <w:rPr>
                <w:rFonts w:ascii="Consolas" w:eastAsia="Times New Roman" w:hAnsi="Consolas" w:cs="Calibri"/>
                <w:color w:val="000000"/>
                <w:lang w:eastAsia="de-CH"/>
              </w:rPr>
              <w:t xml:space="preserve">ull </w:t>
            </w:r>
            <w:r>
              <w:rPr>
                <w:rFonts w:ascii="Consolas" w:eastAsia="Times New Roman" w:hAnsi="Consolas" w:cs="Calibri"/>
                <w:color w:val="000000"/>
                <w:lang w:eastAsia="de-CH"/>
              </w:rPr>
              <w:t>A</w:t>
            </w:r>
            <w:r w:rsidRPr="00553591">
              <w:rPr>
                <w:rFonts w:ascii="Consolas" w:eastAsia="Times New Roman" w:hAnsi="Consolas" w:cs="Calibri"/>
                <w:color w:val="000000"/>
                <w:lang w:eastAsia="de-CH"/>
              </w:rPr>
              <w:t>ction</w:t>
            </w:r>
          </w:p>
        </w:tc>
        <w:tc>
          <w:tcPr>
            <w:tcW w:w="1417" w:type="dxa"/>
            <w:tcBorders>
              <w:bottom w:val="single" w:sz="12" w:space="0" w:color="4472C4" w:themeColor="accent1"/>
            </w:tcBorders>
            <w:noWrap/>
            <w:hideMark/>
          </w:tcPr>
          <w:p w14:paraId="138C0027" w14:textId="77777777" w:rsidR="00A57C89" w:rsidRPr="00553591" w:rsidRDefault="00A57C89" w:rsidP="00C35211">
            <w:pPr>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eastAsia="Times New Roman" w:hAnsi="Consolas" w:cs="Calibri"/>
                <w:color w:val="000000"/>
                <w:lang w:eastAsia="de-CH"/>
              </w:rPr>
              <w:t>ø</w:t>
            </w:r>
            <w:r w:rsidRPr="00553591">
              <w:rPr>
                <w:rFonts w:ascii="Consolas" w:eastAsia="Times New Roman" w:hAnsi="Consolas" w:cs="Calibri"/>
                <w:color w:val="000000"/>
                <w:lang w:eastAsia="de-CH"/>
              </w:rPr>
              <w:t xml:space="preserve"> </w:t>
            </w:r>
            <w:r>
              <w:rPr>
                <w:rFonts w:ascii="Consolas" w:eastAsia="Times New Roman" w:hAnsi="Consolas" w:cs="Calibri"/>
                <w:color w:val="000000"/>
                <w:lang w:eastAsia="de-CH"/>
              </w:rPr>
              <w:t>Belohnung</w:t>
            </w:r>
          </w:p>
        </w:tc>
      </w:tr>
      <w:tr w:rsidR="0039396A" w:rsidRPr="00553591" w14:paraId="222FBB6C" w14:textId="77777777" w:rsidTr="0090325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38" w:type="dxa"/>
            <w:tcBorders>
              <w:top w:val="single" w:sz="12" w:space="0" w:color="4472C4" w:themeColor="accent1"/>
              <w:right w:val="single" w:sz="12" w:space="0" w:color="4472C4" w:themeColor="accent1"/>
            </w:tcBorders>
            <w:noWrap/>
            <w:vAlign w:val="center"/>
            <w:hideMark/>
          </w:tcPr>
          <w:p w14:paraId="69D0BA2E" w14:textId="65AF1002" w:rsidR="0039396A" w:rsidRPr="00553591" w:rsidRDefault="0039396A" w:rsidP="0039396A">
            <w:pPr>
              <w:jc w:val="center"/>
              <w:rPr>
                <w:rFonts w:ascii="Consolas" w:eastAsia="Times New Roman" w:hAnsi="Consolas" w:cs="Calibri"/>
                <w:color w:val="000000"/>
                <w:lang w:eastAsia="de-CH"/>
              </w:rPr>
            </w:pPr>
            <w:r>
              <w:rPr>
                <w:rFonts w:ascii="Consolas" w:hAnsi="Consolas" w:cs="Calibri"/>
                <w:color w:val="000000"/>
              </w:rPr>
              <w:t xml:space="preserve">A2C - </w:t>
            </w:r>
            <w:r w:rsidR="0090325D">
              <w:rPr>
                <w:rFonts w:ascii="Consolas" w:hAnsi="Consolas" w:cs="Calibri"/>
                <w:color w:val="000000"/>
              </w:rPr>
              <w:t>einfach</w:t>
            </w:r>
          </w:p>
        </w:tc>
        <w:tc>
          <w:tcPr>
            <w:tcW w:w="1184" w:type="dxa"/>
            <w:tcBorders>
              <w:top w:val="single" w:sz="12" w:space="0" w:color="4472C4" w:themeColor="accent1"/>
              <w:left w:val="single" w:sz="12" w:space="0" w:color="4472C4" w:themeColor="accent1"/>
            </w:tcBorders>
            <w:noWrap/>
            <w:vAlign w:val="bottom"/>
            <w:hideMark/>
          </w:tcPr>
          <w:p w14:paraId="0783532D" w14:textId="4849642A" w:rsidR="0039396A" w:rsidRPr="00553591" w:rsidRDefault="0039396A" w:rsidP="0039396A">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10^6</w:t>
            </w:r>
          </w:p>
        </w:tc>
        <w:tc>
          <w:tcPr>
            <w:tcW w:w="1368" w:type="dxa"/>
            <w:tcBorders>
              <w:top w:val="single" w:sz="12" w:space="0" w:color="4472C4" w:themeColor="accent1"/>
            </w:tcBorders>
            <w:noWrap/>
            <w:vAlign w:val="bottom"/>
            <w:hideMark/>
          </w:tcPr>
          <w:p w14:paraId="541A9E5E" w14:textId="57A2A6F9" w:rsidR="0039396A" w:rsidRPr="00553591" w:rsidRDefault="0039396A" w:rsidP="0039396A">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755.5 s</w:t>
            </w:r>
          </w:p>
        </w:tc>
        <w:tc>
          <w:tcPr>
            <w:tcW w:w="1275" w:type="dxa"/>
            <w:tcBorders>
              <w:top w:val="single" w:sz="12" w:space="0" w:color="4472C4" w:themeColor="accent1"/>
            </w:tcBorders>
            <w:noWrap/>
            <w:vAlign w:val="bottom"/>
            <w:hideMark/>
          </w:tcPr>
          <w:p w14:paraId="1C3A5EC2" w14:textId="2E3CB159" w:rsidR="0039396A" w:rsidRPr="00553591" w:rsidRDefault="0039396A" w:rsidP="0039396A">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5000.0</w:t>
            </w:r>
          </w:p>
        </w:tc>
        <w:tc>
          <w:tcPr>
            <w:tcW w:w="1134" w:type="dxa"/>
            <w:tcBorders>
              <w:top w:val="single" w:sz="12" w:space="0" w:color="4472C4" w:themeColor="accent1"/>
            </w:tcBorders>
            <w:noWrap/>
            <w:vAlign w:val="bottom"/>
            <w:hideMark/>
          </w:tcPr>
          <w:p w14:paraId="0651ED74" w14:textId="00CEA0E3" w:rsidR="0039396A" w:rsidRPr="00553591" w:rsidRDefault="0039396A" w:rsidP="0039396A">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0.00</w:t>
            </w:r>
          </w:p>
        </w:tc>
        <w:tc>
          <w:tcPr>
            <w:tcW w:w="993" w:type="dxa"/>
            <w:tcBorders>
              <w:top w:val="single" w:sz="12" w:space="0" w:color="4472C4" w:themeColor="accent1"/>
            </w:tcBorders>
            <w:noWrap/>
            <w:vAlign w:val="bottom"/>
            <w:hideMark/>
          </w:tcPr>
          <w:p w14:paraId="100F3EBB" w14:textId="778F9727" w:rsidR="0039396A" w:rsidRPr="00553591" w:rsidRDefault="0039396A" w:rsidP="0039396A">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1417" w:type="dxa"/>
            <w:tcBorders>
              <w:top w:val="single" w:sz="12" w:space="0" w:color="4472C4" w:themeColor="accent1"/>
            </w:tcBorders>
            <w:noWrap/>
            <w:vAlign w:val="bottom"/>
            <w:hideMark/>
          </w:tcPr>
          <w:p w14:paraId="33E63944" w14:textId="4868A34B" w:rsidR="0039396A" w:rsidRPr="00553591" w:rsidRDefault="0039396A" w:rsidP="0039396A">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37.5</w:t>
            </w:r>
          </w:p>
        </w:tc>
      </w:tr>
      <w:tr w:rsidR="0039396A" w:rsidRPr="00553591" w14:paraId="680D3AF6" w14:textId="77777777" w:rsidTr="0090325D">
        <w:trPr>
          <w:trHeight w:val="302"/>
        </w:trPr>
        <w:tc>
          <w:tcPr>
            <w:cnfStyle w:val="001000000000" w:firstRow="0" w:lastRow="0" w:firstColumn="1" w:lastColumn="0" w:oddVBand="0" w:evenVBand="0" w:oddHBand="0" w:evenHBand="0" w:firstRowFirstColumn="0" w:firstRowLastColumn="0" w:lastRowFirstColumn="0" w:lastRowLastColumn="0"/>
            <w:tcW w:w="1838" w:type="dxa"/>
            <w:tcBorders>
              <w:top w:val="single" w:sz="12" w:space="0" w:color="4472C4" w:themeColor="accent1"/>
              <w:right w:val="single" w:sz="12" w:space="0" w:color="4472C4" w:themeColor="accent1"/>
            </w:tcBorders>
            <w:noWrap/>
            <w:vAlign w:val="center"/>
            <w:hideMark/>
          </w:tcPr>
          <w:p w14:paraId="1C35F049" w14:textId="077C435B" w:rsidR="0039396A" w:rsidRPr="00553591" w:rsidRDefault="0039396A" w:rsidP="0039396A">
            <w:pPr>
              <w:jc w:val="center"/>
              <w:rPr>
                <w:rFonts w:ascii="Consolas" w:eastAsia="Times New Roman" w:hAnsi="Consolas" w:cs="Calibri"/>
                <w:color w:val="000000"/>
                <w:lang w:eastAsia="de-CH"/>
              </w:rPr>
            </w:pPr>
            <w:r>
              <w:rPr>
                <w:rFonts w:ascii="Consolas" w:hAnsi="Consolas" w:cs="Calibri"/>
                <w:color w:val="000000"/>
              </w:rPr>
              <w:t xml:space="preserve">PPO - </w:t>
            </w:r>
            <w:r w:rsidR="0090325D">
              <w:rPr>
                <w:rFonts w:ascii="Consolas" w:hAnsi="Consolas" w:cs="Calibri"/>
                <w:color w:val="000000"/>
              </w:rPr>
              <w:t>einfach</w:t>
            </w:r>
          </w:p>
        </w:tc>
        <w:tc>
          <w:tcPr>
            <w:tcW w:w="1184" w:type="dxa"/>
            <w:tcBorders>
              <w:top w:val="single" w:sz="12" w:space="0" w:color="4472C4" w:themeColor="accent1"/>
              <w:left w:val="single" w:sz="12" w:space="0" w:color="4472C4" w:themeColor="accent1"/>
            </w:tcBorders>
            <w:noWrap/>
            <w:vAlign w:val="bottom"/>
            <w:hideMark/>
          </w:tcPr>
          <w:p w14:paraId="5C4FD006" w14:textId="2B20F7EE" w:rsidR="0039396A" w:rsidRPr="00553591" w:rsidRDefault="0039396A" w:rsidP="0039396A">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10^6</w:t>
            </w:r>
          </w:p>
        </w:tc>
        <w:tc>
          <w:tcPr>
            <w:tcW w:w="1368" w:type="dxa"/>
            <w:tcBorders>
              <w:top w:val="single" w:sz="12" w:space="0" w:color="4472C4" w:themeColor="accent1"/>
            </w:tcBorders>
            <w:noWrap/>
            <w:vAlign w:val="bottom"/>
            <w:hideMark/>
          </w:tcPr>
          <w:p w14:paraId="7CEC5629" w14:textId="28D59DF1" w:rsidR="0039396A" w:rsidRPr="00553591" w:rsidRDefault="0039396A" w:rsidP="0039396A">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1626.4 s</w:t>
            </w:r>
          </w:p>
        </w:tc>
        <w:tc>
          <w:tcPr>
            <w:tcW w:w="1275" w:type="dxa"/>
            <w:tcBorders>
              <w:top w:val="single" w:sz="12" w:space="0" w:color="4472C4" w:themeColor="accent1"/>
            </w:tcBorders>
            <w:noWrap/>
            <w:vAlign w:val="bottom"/>
            <w:hideMark/>
          </w:tcPr>
          <w:p w14:paraId="11B256E3" w14:textId="2819CF09" w:rsidR="0039396A" w:rsidRPr="00553591" w:rsidRDefault="0039396A" w:rsidP="0039396A">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5000.0</w:t>
            </w:r>
          </w:p>
        </w:tc>
        <w:tc>
          <w:tcPr>
            <w:tcW w:w="1134" w:type="dxa"/>
            <w:tcBorders>
              <w:top w:val="single" w:sz="12" w:space="0" w:color="4472C4" w:themeColor="accent1"/>
            </w:tcBorders>
            <w:noWrap/>
            <w:vAlign w:val="bottom"/>
            <w:hideMark/>
          </w:tcPr>
          <w:p w14:paraId="01BBFCD7" w14:textId="0501DBEF" w:rsidR="0039396A" w:rsidRPr="00553591" w:rsidRDefault="0039396A" w:rsidP="0039396A">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0.00</w:t>
            </w:r>
          </w:p>
        </w:tc>
        <w:tc>
          <w:tcPr>
            <w:tcW w:w="993" w:type="dxa"/>
            <w:tcBorders>
              <w:top w:val="single" w:sz="12" w:space="0" w:color="4472C4" w:themeColor="accent1"/>
            </w:tcBorders>
            <w:noWrap/>
            <w:vAlign w:val="bottom"/>
            <w:hideMark/>
          </w:tcPr>
          <w:p w14:paraId="23DF6454" w14:textId="6390B5D4" w:rsidR="0039396A" w:rsidRPr="00553591" w:rsidRDefault="0039396A" w:rsidP="0039396A">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1417" w:type="dxa"/>
            <w:tcBorders>
              <w:top w:val="single" w:sz="12" w:space="0" w:color="4472C4" w:themeColor="accent1"/>
            </w:tcBorders>
            <w:noWrap/>
            <w:vAlign w:val="bottom"/>
            <w:hideMark/>
          </w:tcPr>
          <w:p w14:paraId="4C18A20A" w14:textId="26F237E3" w:rsidR="0039396A" w:rsidRPr="00553591" w:rsidRDefault="0039396A" w:rsidP="0039396A">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37.5</w:t>
            </w:r>
          </w:p>
        </w:tc>
      </w:tr>
      <w:tr w:rsidR="0039396A" w:rsidRPr="00553591" w14:paraId="6EADD315" w14:textId="77777777" w:rsidTr="0090325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38" w:type="dxa"/>
            <w:tcBorders>
              <w:top w:val="single" w:sz="12" w:space="0" w:color="4472C4" w:themeColor="accent1"/>
              <w:right w:val="single" w:sz="12" w:space="0" w:color="4472C4" w:themeColor="accent1"/>
            </w:tcBorders>
            <w:noWrap/>
            <w:vAlign w:val="center"/>
            <w:hideMark/>
          </w:tcPr>
          <w:p w14:paraId="5E9BEDB2" w14:textId="18F04134" w:rsidR="0039396A" w:rsidRPr="00553591" w:rsidRDefault="0039396A" w:rsidP="0039396A">
            <w:pPr>
              <w:jc w:val="center"/>
              <w:rPr>
                <w:rFonts w:ascii="Consolas" w:eastAsia="Times New Roman" w:hAnsi="Consolas" w:cs="Calibri"/>
                <w:color w:val="000000"/>
                <w:lang w:eastAsia="de-CH"/>
              </w:rPr>
            </w:pPr>
            <w:r>
              <w:rPr>
                <w:rFonts w:ascii="Consolas" w:hAnsi="Consolas" w:cs="Calibri"/>
                <w:color w:val="000000"/>
              </w:rPr>
              <w:t xml:space="preserve">A2C - </w:t>
            </w:r>
            <w:r w:rsidR="0090325D">
              <w:rPr>
                <w:rFonts w:ascii="Consolas" w:hAnsi="Consolas" w:cs="Calibri"/>
                <w:color w:val="000000"/>
              </w:rPr>
              <w:t>schwer</w:t>
            </w:r>
          </w:p>
        </w:tc>
        <w:tc>
          <w:tcPr>
            <w:tcW w:w="1184" w:type="dxa"/>
            <w:tcBorders>
              <w:top w:val="single" w:sz="12" w:space="0" w:color="4472C4" w:themeColor="accent1"/>
              <w:left w:val="single" w:sz="12" w:space="0" w:color="4472C4" w:themeColor="accent1"/>
            </w:tcBorders>
            <w:noWrap/>
            <w:vAlign w:val="bottom"/>
            <w:hideMark/>
          </w:tcPr>
          <w:p w14:paraId="1EFAA8F2" w14:textId="2DB1AE1B" w:rsidR="0039396A" w:rsidRPr="00553591" w:rsidRDefault="0039396A" w:rsidP="0039396A">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w:t>
            </w:r>
          </w:p>
        </w:tc>
        <w:tc>
          <w:tcPr>
            <w:tcW w:w="1368" w:type="dxa"/>
            <w:tcBorders>
              <w:top w:val="single" w:sz="12" w:space="0" w:color="4472C4" w:themeColor="accent1"/>
            </w:tcBorders>
            <w:noWrap/>
            <w:vAlign w:val="bottom"/>
            <w:hideMark/>
          </w:tcPr>
          <w:p w14:paraId="1130193E" w14:textId="511F0DE9" w:rsidR="0039396A" w:rsidRPr="00553591" w:rsidRDefault="0039396A" w:rsidP="0039396A">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 s</w:t>
            </w:r>
          </w:p>
        </w:tc>
        <w:tc>
          <w:tcPr>
            <w:tcW w:w="1275" w:type="dxa"/>
            <w:tcBorders>
              <w:top w:val="single" w:sz="12" w:space="0" w:color="4472C4" w:themeColor="accent1"/>
            </w:tcBorders>
            <w:noWrap/>
            <w:vAlign w:val="bottom"/>
            <w:hideMark/>
          </w:tcPr>
          <w:p w14:paraId="7D452461" w14:textId="61FF2190" w:rsidR="0039396A" w:rsidRPr="00553591" w:rsidRDefault="0039396A" w:rsidP="0039396A">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5000.0</w:t>
            </w:r>
          </w:p>
        </w:tc>
        <w:tc>
          <w:tcPr>
            <w:tcW w:w="1134" w:type="dxa"/>
            <w:tcBorders>
              <w:top w:val="single" w:sz="12" w:space="0" w:color="4472C4" w:themeColor="accent1"/>
            </w:tcBorders>
            <w:noWrap/>
            <w:vAlign w:val="bottom"/>
            <w:hideMark/>
          </w:tcPr>
          <w:p w14:paraId="60919AAB" w14:textId="0342530B" w:rsidR="0039396A" w:rsidRPr="00553591" w:rsidRDefault="0039396A" w:rsidP="0039396A">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0.00</w:t>
            </w:r>
          </w:p>
        </w:tc>
        <w:tc>
          <w:tcPr>
            <w:tcW w:w="993" w:type="dxa"/>
            <w:tcBorders>
              <w:top w:val="single" w:sz="12" w:space="0" w:color="4472C4" w:themeColor="accent1"/>
            </w:tcBorders>
            <w:noWrap/>
            <w:vAlign w:val="bottom"/>
            <w:hideMark/>
          </w:tcPr>
          <w:p w14:paraId="4CE76EA8" w14:textId="05A01FB8" w:rsidR="0039396A" w:rsidRPr="00553591" w:rsidRDefault="0039396A" w:rsidP="0039396A">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1417" w:type="dxa"/>
            <w:tcBorders>
              <w:top w:val="single" w:sz="12" w:space="0" w:color="4472C4" w:themeColor="accent1"/>
            </w:tcBorders>
            <w:noWrap/>
            <w:vAlign w:val="bottom"/>
            <w:hideMark/>
          </w:tcPr>
          <w:p w14:paraId="658D0962" w14:textId="35FBFD7D" w:rsidR="0039396A" w:rsidRPr="00553591" w:rsidRDefault="0039396A" w:rsidP="0039396A">
            <w:pPr>
              <w:jc w:val="right"/>
              <w:cnfStyle w:val="000000100000" w:firstRow="0" w:lastRow="0" w:firstColumn="0" w:lastColumn="0" w:oddVBand="0" w:evenVBand="0" w:oddHBand="1"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20.1</w:t>
            </w:r>
          </w:p>
        </w:tc>
      </w:tr>
      <w:tr w:rsidR="0039396A" w:rsidRPr="00553591" w14:paraId="2AEC9947" w14:textId="77777777" w:rsidTr="0090325D">
        <w:trPr>
          <w:trHeight w:val="302"/>
        </w:trPr>
        <w:tc>
          <w:tcPr>
            <w:cnfStyle w:val="001000000000" w:firstRow="0" w:lastRow="0" w:firstColumn="1" w:lastColumn="0" w:oddVBand="0" w:evenVBand="0" w:oddHBand="0" w:evenHBand="0" w:firstRowFirstColumn="0" w:firstRowLastColumn="0" w:lastRowFirstColumn="0" w:lastRowLastColumn="0"/>
            <w:tcW w:w="1838" w:type="dxa"/>
            <w:tcBorders>
              <w:top w:val="single" w:sz="12" w:space="0" w:color="4472C4" w:themeColor="accent1"/>
              <w:right w:val="single" w:sz="12" w:space="0" w:color="4472C4" w:themeColor="accent1"/>
            </w:tcBorders>
            <w:noWrap/>
            <w:vAlign w:val="center"/>
            <w:hideMark/>
          </w:tcPr>
          <w:p w14:paraId="65C6723E" w14:textId="27CC24B2" w:rsidR="0039396A" w:rsidRPr="00553591" w:rsidRDefault="0039396A" w:rsidP="0039396A">
            <w:pPr>
              <w:jc w:val="center"/>
              <w:rPr>
                <w:rFonts w:ascii="Consolas" w:eastAsia="Times New Roman" w:hAnsi="Consolas" w:cs="Calibri"/>
                <w:color w:val="000000"/>
                <w:lang w:eastAsia="de-CH"/>
              </w:rPr>
            </w:pPr>
            <w:r>
              <w:rPr>
                <w:rFonts w:ascii="Consolas" w:hAnsi="Consolas" w:cs="Calibri"/>
                <w:color w:val="000000"/>
              </w:rPr>
              <w:t xml:space="preserve">PPO - </w:t>
            </w:r>
            <w:r w:rsidR="0090325D">
              <w:rPr>
                <w:rFonts w:ascii="Consolas" w:hAnsi="Consolas" w:cs="Calibri"/>
                <w:color w:val="000000"/>
              </w:rPr>
              <w:t>schwer</w:t>
            </w:r>
          </w:p>
        </w:tc>
        <w:tc>
          <w:tcPr>
            <w:tcW w:w="1184" w:type="dxa"/>
            <w:tcBorders>
              <w:top w:val="single" w:sz="12" w:space="0" w:color="4472C4" w:themeColor="accent1"/>
              <w:left w:val="single" w:sz="12" w:space="0" w:color="4472C4" w:themeColor="accent1"/>
            </w:tcBorders>
            <w:noWrap/>
            <w:vAlign w:val="bottom"/>
            <w:hideMark/>
          </w:tcPr>
          <w:p w14:paraId="09199AF4" w14:textId="7854A0F7" w:rsidR="0039396A" w:rsidRPr="00553591" w:rsidRDefault="0039396A" w:rsidP="0039396A">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w:t>
            </w:r>
          </w:p>
        </w:tc>
        <w:tc>
          <w:tcPr>
            <w:tcW w:w="1368" w:type="dxa"/>
            <w:tcBorders>
              <w:top w:val="single" w:sz="12" w:space="0" w:color="4472C4" w:themeColor="accent1"/>
            </w:tcBorders>
            <w:noWrap/>
            <w:vAlign w:val="bottom"/>
            <w:hideMark/>
          </w:tcPr>
          <w:p w14:paraId="365A41BB" w14:textId="3E9B8B58" w:rsidR="0039396A" w:rsidRPr="00553591" w:rsidRDefault="0039396A" w:rsidP="0039396A">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 s</w:t>
            </w:r>
          </w:p>
        </w:tc>
        <w:tc>
          <w:tcPr>
            <w:tcW w:w="1275" w:type="dxa"/>
            <w:tcBorders>
              <w:top w:val="single" w:sz="12" w:space="0" w:color="4472C4" w:themeColor="accent1"/>
            </w:tcBorders>
            <w:noWrap/>
            <w:vAlign w:val="bottom"/>
            <w:hideMark/>
          </w:tcPr>
          <w:p w14:paraId="3F987A86" w14:textId="05BE8778" w:rsidR="0039396A" w:rsidRPr="00553591" w:rsidRDefault="0039396A" w:rsidP="0039396A">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4850.2</w:t>
            </w:r>
          </w:p>
        </w:tc>
        <w:tc>
          <w:tcPr>
            <w:tcW w:w="1134" w:type="dxa"/>
            <w:tcBorders>
              <w:top w:val="single" w:sz="12" w:space="0" w:color="4472C4" w:themeColor="accent1"/>
            </w:tcBorders>
            <w:noWrap/>
            <w:vAlign w:val="bottom"/>
            <w:hideMark/>
          </w:tcPr>
          <w:p w14:paraId="57A14D7B" w14:textId="65D73436" w:rsidR="0039396A" w:rsidRPr="00553591" w:rsidRDefault="0039396A" w:rsidP="0039396A">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0.00</w:t>
            </w:r>
          </w:p>
        </w:tc>
        <w:tc>
          <w:tcPr>
            <w:tcW w:w="993" w:type="dxa"/>
            <w:tcBorders>
              <w:top w:val="single" w:sz="12" w:space="0" w:color="4472C4" w:themeColor="accent1"/>
            </w:tcBorders>
            <w:noWrap/>
            <w:vAlign w:val="bottom"/>
            <w:hideMark/>
          </w:tcPr>
          <w:p w14:paraId="6226499D" w14:textId="361CFEA7" w:rsidR="0039396A" w:rsidRPr="00553591" w:rsidRDefault="0039396A" w:rsidP="0039396A">
            <w:pPr>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
            <w:r>
              <w:rPr>
                <w:rFonts w:ascii="Consolas" w:hAnsi="Consolas" w:cs="Calibri"/>
                <w:color w:val="000000"/>
              </w:rPr>
              <w:t>1.00</w:t>
            </w:r>
          </w:p>
        </w:tc>
        <w:tc>
          <w:tcPr>
            <w:tcW w:w="1417" w:type="dxa"/>
            <w:tcBorders>
              <w:top w:val="single" w:sz="12" w:space="0" w:color="4472C4" w:themeColor="accent1"/>
            </w:tcBorders>
            <w:noWrap/>
            <w:vAlign w:val="bottom"/>
            <w:hideMark/>
          </w:tcPr>
          <w:p w14:paraId="71E2F562" w14:textId="7BC86DC7" w:rsidR="0039396A" w:rsidRPr="00553591" w:rsidRDefault="0039396A">
            <w:pPr>
              <w:keepNext/>
              <w:jc w:val="right"/>
              <w:cnfStyle w:val="000000000000" w:firstRow="0" w:lastRow="0" w:firstColumn="0" w:lastColumn="0" w:oddVBand="0" w:evenVBand="0" w:oddHBand="0" w:evenHBand="0" w:firstRowFirstColumn="0" w:firstRowLastColumn="0" w:lastRowFirstColumn="0" w:lastRowLastColumn="0"/>
              <w:rPr>
                <w:rFonts w:ascii="Consolas" w:eastAsia="Times New Roman" w:hAnsi="Consolas" w:cs="Calibri"/>
                <w:color w:val="000000"/>
                <w:lang w:eastAsia="de-CH"/>
              </w:rPr>
              <w:pPrChange w:id="2424" w:author="Unknown" w:date="2020-12-16T09:05:00Z">
                <w:pPr>
                  <w:jc w:val="right"/>
                  <w:cnfStyle w:val="000000000000" w:firstRow="0" w:lastRow="0" w:firstColumn="0" w:lastColumn="0" w:oddVBand="0" w:evenVBand="0" w:oddHBand="0" w:evenHBand="0" w:firstRowFirstColumn="0" w:firstRowLastColumn="0" w:lastRowFirstColumn="0" w:lastRowLastColumn="0"/>
                </w:pPr>
              </w:pPrChange>
            </w:pPr>
            <w:r>
              <w:rPr>
                <w:rFonts w:ascii="Consolas" w:hAnsi="Consolas" w:cs="Calibri"/>
                <w:color w:val="000000"/>
              </w:rPr>
              <w:t>20.1</w:t>
            </w:r>
          </w:p>
        </w:tc>
      </w:tr>
    </w:tbl>
    <w:p w14:paraId="61A1A94E" w14:textId="4B78A3E1" w:rsidR="00E564DA" w:rsidRDefault="009B1EC3">
      <w:pPr>
        <w:pStyle w:val="Caption"/>
        <w:jc w:val="center"/>
        <w:rPr>
          <w:lang w:val="en-US"/>
        </w:rPr>
        <w:pPrChange w:id="2425" w:author="Cailleret Levi (cailllev)" w:date="2020-12-16T09:05:00Z">
          <w:pPr>
            <w:pStyle w:val="Caption"/>
            <w:spacing w:after="0"/>
            <w:ind w:left="2124" w:firstLine="708"/>
          </w:pPr>
        </w:pPrChange>
      </w:pPr>
      <w:ins w:id="2426" w:author="Cailleret Levi (cailllev)" w:date="2020-12-16T09:05:00Z">
        <w:r>
          <w:br/>
        </w:r>
        <w:bookmarkStart w:id="2427" w:name="_Toc59002718"/>
        <w:r>
          <w:t xml:space="preserve">Tabelle </w:t>
        </w:r>
        <w:r>
          <w:fldChar w:fldCharType="begin"/>
        </w:r>
        <w:r>
          <w:instrText xml:space="preserve"> SEQ Tabelle \* ARABIC </w:instrText>
        </w:r>
      </w:ins>
      <w:r>
        <w:fldChar w:fldCharType="separate"/>
      </w:r>
      <w:ins w:id="2428" w:author="Cailleret Levi (cailllev)" w:date="2020-12-18T11:13:00Z">
        <w:r w:rsidR="00575D65">
          <w:rPr>
            <w:noProof/>
          </w:rPr>
          <w:t>11</w:t>
        </w:r>
      </w:ins>
      <w:ins w:id="2429" w:author="Cailleret Levi (cailllev)" w:date="2020-12-16T09:05:00Z">
        <w:r>
          <w:fldChar w:fldCharType="end"/>
        </w:r>
        <w:r>
          <w:t xml:space="preserve">: </w:t>
        </w:r>
      </w:ins>
      <w:ins w:id="2430" w:author="Cailleret Levi (cailllev)" w:date="2020-12-16T09:17:00Z">
        <w:r w:rsidR="001C5855">
          <w:t xml:space="preserve">Resultate </w:t>
        </w:r>
      </w:ins>
      <w:ins w:id="2431" w:author="Cailleret Levi (cailllev)" w:date="2020-12-16T09:18:00Z">
        <w:r w:rsidR="001C5855">
          <w:t>"</w:t>
        </w:r>
      </w:ins>
      <w:ins w:id="2432" w:author="Cailleret Levi (cailllev)" w:date="2020-12-16T09:05:00Z">
        <w:r>
          <w:t>Falsches Lernen</w:t>
        </w:r>
      </w:ins>
      <w:ins w:id="2433" w:author="Cailleret Levi (cailllev)" w:date="2020-12-16T09:18:00Z">
        <w:r w:rsidR="001C5855">
          <w:t>"</w:t>
        </w:r>
      </w:ins>
      <w:bookmarkEnd w:id="2427"/>
    </w:p>
    <w:p w14:paraId="11E8FCE4" w14:textId="266C1B93" w:rsidR="00E564DA" w:rsidRPr="0090325D" w:rsidDel="009B1EC3" w:rsidRDefault="00E564DA" w:rsidP="00E564DA">
      <w:pPr>
        <w:pStyle w:val="Caption"/>
        <w:spacing w:after="0"/>
        <w:ind w:left="2124" w:firstLine="708"/>
        <w:rPr>
          <w:del w:id="2434" w:author="Cailleret Levi (cailllev)" w:date="2020-12-16T09:05:00Z"/>
        </w:rPr>
      </w:pPr>
      <w:del w:id="2435" w:author="Cailleret Levi (cailllev)" w:date="2020-12-16T09:05:00Z">
        <w:r w:rsidRPr="0090325D" w:rsidDel="009B1EC3">
          <w:delText xml:space="preserve">Figure </w:delText>
        </w:r>
        <w:r w:rsidDel="009B1EC3">
          <w:rPr>
            <w:i w:val="0"/>
          </w:rPr>
          <w:fldChar w:fldCharType="begin"/>
        </w:r>
        <w:r w:rsidRPr="0090325D" w:rsidDel="009B1EC3">
          <w:delInstrText xml:space="preserve"> SEQ Figure \* ARABIC </w:delInstrText>
        </w:r>
        <w:r w:rsidDel="009B1EC3">
          <w:rPr>
            <w:i w:val="0"/>
          </w:rPr>
          <w:fldChar w:fldCharType="separate"/>
        </w:r>
        <w:r w:rsidR="001F65E5" w:rsidRPr="0090325D" w:rsidDel="009B1EC3">
          <w:rPr>
            <w:noProof/>
          </w:rPr>
          <w:delText>21</w:delText>
        </w:r>
        <w:r w:rsidDel="009B1EC3">
          <w:rPr>
            <w:i w:val="0"/>
          </w:rPr>
          <w:fldChar w:fldCharType="end"/>
        </w:r>
        <w:r w:rsidRPr="0090325D" w:rsidDel="009B1EC3">
          <w:delText xml:space="preserve">: </w:delText>
        </w:r>
        <w:r w:rsidRPr="00E564DA" w:rsidDel="009B1EC3">
          <w:delText>Tabelle "</w:delText>
        </w:r>
        <w:r w:rsidDel="009B1EC3">
          <w:delText>Raffinierterer Angriff</w:delText>
        </w:r>
        <w:r w:rsidRPr="00E564DA" w:rsidDel="009B1EC3">
          <w:delText>"</w:delText>
        </w:r>
      </w:del>
    </w:p>
    <w:p w14:paraId="07AEC361" w14:textId="77777777" w:rsidR="001C2A7E" w:rsidRDefault="001C2A7E">
      <w:pPr>
        <w:jc w:val="left"/>
      </w:pPr>
    </w:p>
    <w:p w14:paraId="45AB7A3E" w14:textId="5AE2E169" w:rsidR="00DB10D4" w:rsidRDefault="00722EE0">
      <w:pPr>
        <w:jc w:val="left"/>
      </w:pPr>
      <w:r>
        <w:t xml:space="preserve">Im Vergleich zum </w:t>
      </w:r>
      <w:r w:rsidR="00740AD2">
        <w:t>"Nur Service Neustarts"</w:t>
      </w:r>
      <w:r>
        <w:t xml:space="preserve"> Modus, wo </w:t>
      </w:r>
      <w:r w:rsidR="00682238">
        <w:t>mit einem</w:t>
      </w:r>
      <w:r>
        <w:t xml:space="preserve"> </w:t>
      </w:r>
      <w:r w:rsidR="00C91D33">
        <w:t xml:space="preserve">schwieriger Angriff </w:t>
      </w:r>
      <w:r w:rsidR="00682238">
        <w:t xml:space="preserve">gelernt und danach </w:t>
      </w:r>
      <w:r w:rsidR="00C91D33">
        <w:t>simuliert wird</w:t>
      </w:r>
      <w:r w:rsidR="00F6019C">
        <w:t xml:space="preserve">, </w:t>
      </w:r>
      <w:r w:rsidR="0090325D">
        <w:t xml:space="preserve">sind beide Agenten </w:t>
      </w:r>
      <w:r w:rsidR="00E027B3">
        <w:t xml:space="preserve">hier im einfachen Modus viel effektiver. Sie </w:t>
      </w:r>
      <w:r w:rsidR="00B976AA">
        <w:t>starten zwar auch bei jedem Schritt einen Service neu</w:t>
      </w:r>
      <w:r w:rsidR="00682238">
        <w:t xml:space="preserve"> (das heisst sind gleich effizient)</w:t>
      </w:r>
      <w:r w:rsidR="00F202E8">
        <w:t>, aber ihre Belohnung ist fast doppelt so hoch. Das bedeutet, dass der Angreifer im Schnitt weniger weit ins Netzwerk eingedrungen ist</w:t>
      </w:r>
      <w:r w:rsidR="006E2967">
        <w:t>, also sind sie effektiver</w:t>
      </w:r>
      <w:r w:rsidR="00F202E8">
        <w:t>.</w:t>
      </w:r>
    </w:p>
    <w:p w14:paraId="4CEE59CD" w14:textId="451AAC8F" w:rsidR="006E2967" w:rsidRPr="004D37E6" w:rsidRDefault="00F63651">
      <w:pPr>
        <w:jc w:val="left"/>
      </w:pPr>
      <w:r>
        <w:t xml:space="preserve">Überraschend ist, dass auch wenn die Agenten mit einem vereinfachten Angriff lernen und danach schwierigere Angriffe stattfinden, </w:t>
      </w:r>
      <w:r w:rsidR="002805A1">
        <w:t xml:space="preserve">die Agenten </w:t>
      </w:r>
      <w:r w:rsidR="00FB3ECC">
        <w:t xml:space="preserve">exakt dieselben Resultate liefern, wie wenn sie ursprünglich mit den schwierigeren Angriffen lernten. Somit kann </w:t>
      </w:r>
      <w:r w:rsidR="00E7616D">
        <w:t>gezeigt werden, dass d</w:t>
      </w:r>
      <w:r w:rsidR="00AF4C67">
        <w:t xml:space="preserve">ie </w:t>
      </w:r>
      <w:r w:rsidR="00543C5D">
        <w:t>Wahrscheinlichkeiten</w:t>
      </w:r>
      <w:r w:rsidR="00AF4C67">
        <w:t xml:space="preserve"> des Angriffs beim Lernen keine grosse Rolle </w:t>
      </w:r>
      <w:r w:rsidR="008D0CE4">
        <w:t>spielen</w:t>
      </w:r>
      <w:r w:rsidR="00AF4C67">
        <w:t xml:space="preserve">, solange </w:t>
      </w:r>
      <w:r w:rsidR="008D0CE4">
        <w:t>sie</w:t>
      </w:r>
      <w:r w:rsidR="00B641CB">
        <w:t xml:space="preserve"> </w:t>
      </w:r>
      <w:r w:rsidR="004D37E6" w:rsidRPr="004D37E6">
        <w:t>keine zu grossen Differenzen aufzeigen.</w:t>
      </w:r>
      <w:r w:rsidR="00B641CB" w:rsidRPr="004D37E6">
        <w:t xml:space="preserve"> </w:t>
      </w:r>
      <w:r w:rsidR="004D37E6">
        <w:t xml:space="preserve">In diesem </w:t>
      </w:r>
      <w:r w:rsidR="008D0CE4">
        <w:t>Versuch</w:t>
      </w:r>
      <w:r w:rsidR="004D37E6">
        <w:t xml:space="preserve"> </w:t>
      </w:r>
      <w:r w:rsidR="000066F7">
        <w:t xml:space="preserve">ist </w:t>
      </w:r>
      <w:r w:rsidR="006C1C5A">
        <w:t xml:space="preserve">z.B. </w:t>
      </w:r>
      <w:r w:rsidR="000066F7">
        <w:t xml:space="preserve">die eine Wahrscheinlichkeit beim simplen Angriff bei 0.3, beim effektiveren bei 0.6. </w:t>
      </w:r>
      <w:r w:rsidR="00164A17">
        <w:t xml:space="preserve">Fatale Folgen hätte es voraussichtlich, wenn hier die </w:t>
      </w:r>
      <w:r w:rsidR="00401F11">
        <w:t>Wahrscheinlichkeit des simpleren Angriffs bei 0.1 wäre. Dies müsste aber auch wieder bestätigt werden.</w:t>
      </w:r>
      <w:r w:rsidR="00543C5D">
        <w:t xml:space="preserve"> </w:t>
      </w:r>
    </w:p>
    <w:p w14:paraId="77EBBFBA" w14:textId="51F1D5FF" w:rsidR="00A94DD8" w:rsidRDefault="00A94DD8">
      <w:pPr>
        <w:jc w:val="left"/>
      </w:pPr>
      <w:r>
        <w:br w:type="page"/>
      </w:r>
    </w:p>
    <w:p w14:paraId="5A213BD7" w14:textId="08271348" w:rsidR="00236669" w:rsidRDefault="00FD0FE4" w:rsidP="00E732AD">
      <w:pPr>
        <w:pStyle w:val="Heading2"/>
      </w:pPr>
      <w:bookmarkStart w:id="2436" w:name="_Toc59300858"/>
      <w:r w:rsidRPr="00CE4BC0">
        <w:lastRenderedPageBreak/>
        <w:t>Evaluation</w:t>
      </w:r>
      <w:r w:rsidR="00AD0A55" w:rsidRPr="00CE4BC0">
        <w:t xml:space="preserve"> der Resultate</w:t>
      </w:r>
      <w:bookmarkEnd w:id="2436"/>
    </w:p>
    <w:p w14:paraId="5E1B72A5" w14:textId="711AA57B" w:rsidR="00E732AD" w:rsidRPr="005C31A6" w:rsidRDefault="00E732AD" w:rsidP="00E732AD">
      <w:r w:rsidRPr="005C31A6">
        <w:t>Auf den folgenden Seiten sind</w:t>
      </w:r>
      <w:r w:rsidR="004B3D68" w:rsidRPr="005C31A6">
        <w:t xml:space="preserve"> nochmals</w:t>
      </w:r>
      <w:r w:rsidRPr="005C31A6">
        <w:t xml:space="preserve"> die wichtigsten Erkenntnisse</w:t>
      </w:r>
      <w:r w:rsidR="005C31A6">
        <w:t xml:space="preserve"> in Bezug auf die fünf Versuche</w:t>
      </w:r>
      <w:r w:rsidRPr="005C31A6">
        <w:t xml:space="preserve"> </w:t>
      </w:r>
      <w:r w:rsidR="009C6017" w:rsidRPr="005C31A6">
        <w:t xml:space="preserve">in Form von Graphen </w:t>
      </w:r>
      <w:r w:rsidRPr="005C31A6">
        <w:t>festgehalten.</w:t>
      </w:r>
    </w:p>
    <w:p w14:paraId="6B4ED8F2" w14:textId="11AF2EF0" w:rsidR="00864320" w:rsidRDefault="00517A6C" w:rsidP="000856BB">
      <w:pPr>
        <w:pStyle w:val="Heading3"/>
      </w:pPr>
      <w:bookmarkStart w:id="2437" w:name="_Toc59300859"/>
      <w:r>
        <w:t xml:space="preserve">Agenten </w:t>
      </w:r>
      <w:r w:rsidR="00FF4CF5" w:rsidRPr="00CE4BC0">
        <w:t xml:space="preserve">Performance </w:t>
      </w:r>
      <w:r w:rsidR="000856BB">
        <w:t>bzgl. Lernzeit</w:t>
      </w:r>
      <w:bookmarkEnd w:id="2437"/>
    </w:p>
    <w:p w14:paraId="1BAB4171" w14:textId="54421764" w:rsidR="00F2691F" w:rsidRPr="00F2691F" w:rsidRDefault="00FB004D" w:rsidP="00F2691F">
      <w:ins w:id="2438" w:author="Cailleret Levi (cailllev)" w:date="2020-12-16T09:05:00Z">
        <w:r>
          <w:rPr>
            <w:noProof/>
          </w:rPr>
          <mc:AlternateContent>
            <mc:Choice Requires="wps">
              <w:drawing>
                <wp:anchor distT="0" distB="0" distL="114300" distR="114300" simplePos="0" relativeHeight="251658259" behindDoc="0" locked="0" layoutInCell="1" allowOverlap="1" wp14:anchorId="71E00FBD" wp14:editId="3CBFA5B5">
                  <wp:simplePos x="0" y="0"/>
                  <wp:positionH relativeFrom="column">
                    <wp:posOffset>341630</wp:posOffset>
                  </wp:positionH>
                  <wp:positionV relativeFrom="paragraph">
                    <wp:posOffset>4064635</wp:posOffset>
                  </wp:positionV>
                  <wp:extent cx="503618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776E0D64" w14:textId="138681F0" w:rsidR="00FB004D" w:rsidRPr="00AB673A" w:rsidRDefault="00FB004D">
                              <w:pPr>
                                <w:pStyle w:val="Caption"/>
                                <w:jc w:val="center"/>
                                <w:rPr>
                                  <w:noProof/>
                                </w:rPr>
                                <w:pPrChange w:id="2439" w:author="Cailleret Levi (cailllev)" w:date="2020-12-16T09:06:00Z">
                                  <w:pPr/>
                                </w:pPrChange>
                              </w:pPr>
                              <w:bookmarkStart w:id="2440" w:name="_Toc59002590"/>
                              <w:ins w:id="2441" w:author="Cailleret Levi (cailllev)" w:date="2020-12-16T09:05:00Z">
                                <w:r>
                                  <w:t xml:space="preserve">Abbildung </w:t>
                                </w:r>
                                <w:r>
                                  <w:fldChar w:fldCharType="begin"/>
                                </w:r>
                                <w:r>
                                  <w:instrText xml:space="preserve"> SEQ Abbildung \* ARABIC </w:instrText>
                                </w:r>
                              </w:ins>
                              <w:r>
                                <w:fldChar w:fldCharType="separate"/>
                              </w:r>
                              <w:ins w:id="2442" w:author="Cailleret Levi (cailllev)" w:date="2020-12-18T11:13:00Z">
                                <w:r w:rsidR="00575D65">
                                  <w:rPr>
                                    <w:noProof/>
                                  </w:rPr>
                                  <w:t>11</w:t>
                                </w:r>
                              </w:ins>
                              <w:ins w:id="2443" w:author="Cailleret Levi (cailllev)" w:date="2020-12-16T09:05:00Z">
                                <w:r>
                                  <w:fldChar w:fldCharType="end"/>
                                </w:r>
                                <w:r>
                                  <w:t xml:space="preserve">: </w:t>
                                </w:r>
                                <w:r w:rsidRPr="00F2691F">
                                  <w:t>Schritte bis der A</w:t>
                                </w:r>
                                <w:r>
                                  <w:t>ngreifer gewinnt im Vergleich zu den Lernschritten</w:t>
                                </w:r>
                              </w:ins>
                              <w:bookmarkEnd w:id="24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E00FBD" id="Text Box 29" o:spid="_x0000_s1035" type="#_x0000_t202" style="position:absolute;left:0;text-align:left;margin-left:26.9pt;margin-top:320.05pt;width:396.5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pFLwIAAGY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" stroked="f">
                  <v:textbox style="mso-fit-shape-to-text:t" inset="0,0,0,0">
                    <w:txbxContent>
                      <w:p w14:paraId="776E0D64" w14:textId="138681F0" w:rsidR="00FB004D" w:rsidRPr="00AB673A" w:rsidRDefault="00FB004D">
                        <w:pPr>
                          <w:pStyle w:val="Caption"/>
                          <w:jc w:val="center"/>
                          <w:rPr>
                            <w:noProof/>
                          </w:rPr>
                          <w:pPrChange w:id="2444" w:author="Cailleret Levi (cailllev)" w:date="2020-12-16T09:06:00Z">
                            <w:pPr/>
                          </w:pPrChange>
                        </w:pPr>
                        <w:bookmarkStart w:id="2445" w:name="_Toc59002590"/>
                        <w:ins w:id="2446" w:author="Cailleret Levi (cailllev)" w:date="2020-12-16T09:05:00Z">
                          <w:r>
                            <w:t xml:space="preserve">Abbildung </w:t>
                          </w:r>
                          <w:r>
                            <w:fldChar w:fldCharType="begin"/>
                          </w:r>
                          <w:r>
                            <w:instrText xml:space="preserve"> SEQ Abbildung \* ARABIC </w:instrText>
                          </w:r>
                        </w:ins>
                        <w:r>
                          <w:fldChar w:fldCharType="separate"/>
                        </w:r>
                        <w:ins w:id="2447" w:author="Cailleret Levi (cailllev)" w:date="2020-12-18T11:13:00Z">
                          <w:r w:rsidR="00575D65">
                            <w:rPr>
                              <w:noProof/>
                            </w:rPr>
                            <w:t>11</w:t>
                          </w:r>
                        </w:ins>
                        <w:ins w:id="2448" w:author="Cailleret Levi (cailllev)" w:date="2020-12-16T09:05:00Z">
                          <w:r>
                            <w:fldChar w:fldCharType="end"/>
                          </w:r>
                          <w:r>
                            <w:t xml:space="preserve">: </w:t>
                          </w:r>
                          <w:r w:rsidRPr="00F2691F">
                            <w:t>Schritte bis der A</w:t>
                          </w:r>
                          <w:r>
                            <w:t>ngreifer gewinnt im Vergleich zu den Lernschritten</w:t>
                          </w:r>
                        </w:ins>
                        <w:bookmarkEnd w:id="2445"/>
                      </w:p>
                    </w:txbxContent>
                  </v:textbox>
                  <w10:wrap type="topAndBottom"/>
                </v:shape>
              </w:pict>
            </mc:Fallback>
          </mc:AlternateContent>
        </w:r>
      </w:ins>
      <w:r w:rsidR="00F2691F">
        <w:rPr>
          <w:noProof/>
        </w:rPr>
        <w:drawing>
          <wp:anchor distT="0" distB="0" distL="114300" distR="114300" simplePos="0" relativeHeight="251658248" behindDoc="0" locked="0" layoutInCell="1" allowOverlap="1" wp14:anchorId="1D57E765" wp14:editId="5556EF5D">
            <wp:simplePos x="0" y="0"/>
            <wp:positionH relativeFrom="margin">
              <wp:align>center</wp:align>
            </wp:positionH>
            <wp:positionV relativeFrom="paragraph">
              <wp:posOffset>920660</wp:posOffset>
            </wp:positionV>
            <wp:extent cx="5036185" cy="3087370"/>
            <wp:effectExtent l="0" t="0" r="12065" b="17780"/>
            <wp:wrapTopAndBottom/>
            <wp:docPr id="12" name="Diagramm 12">
              <a:extLst xmlns:a="http://schemas.openxmlformats.org/drawingml/2006/main">
                <a:ext uri="{FF2B5EF4-FFF2-40B4-BE49-F238E27FC236}">
                  <a16:creationId xmlns:a16="http://schemas.microsoft.com/office/drawing/2014/main" id="{41755626-0460-4C7C-9DE3-A4B0040C2E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r w:rsidR="00C43389">
        <w:t>Als erstes wird die Effektivität der RL Agenten im Vergleich zu den nicht RL Agenten visualisiert.</w:t>
      </w:r>
      <w:r w:rsidR="002E2A82">
        <w:t xml:space="preserve"> Wie in </w:t>
      </w:r>
      <w:del w:id="2449" w:author="Cailleret Levi (cailllev)" w:date="2020-12-16T09:50:00Z">
        <w:r w:rsidR="002E2A82" w:rsidDel="000139ED">
          <w:delText>Figure 22</w:delText>
        </w:r>
      </w:del>
      <w:ins w:id="2450" w:author="Cailleret Levi (cailllev)" w:date="2020-12-16T09:50:00Z">
        <w:r w:rsidR="000139ED">
          <w:t>Abbildung 11</w:t>
        </w:r>
      </w:ins>
      <w:r w:rsidR="002E2A82">
        <w:t xml:space="preserve"> zu sehen ist, sind die </w:t>
      </w:r>
      <w:r w:rsidR="00F1641C">
        <w:t>RL Agenten viel effektiver</w:t>
      </w:r>
      <w:r w:rsidR="00C62638">
        <w:t xml:space="preserve"> darin, den Angreifer abzuwehren. </w:t>
      </w:r>
      <w:r w:rsidR="00963A9C">
        <w:t xml:space="preserve">Aus diesem Grund </w:t>
      </w:r>
      <w:r w:rsidR="00907599">
        <w:t xml:space="preserve">ist die </w:t>
      </w:r>
      <w:r w:rsidR="00B42E20">
        <w:t>y-Achse</w:t>
      </w:r>
      <w:r w:rsidR="00907599">
        <w:t xml:space="preserve"> logarithmisch dargestellt, ansonsten wäre</w:t>
      </w:r>
      <w:r w:rsidR="00CF286D">
        <w:t>n die Unterschiede zwischen den nicht RL Agenten nicht mehr sichtbar.</w:t>
      </w:r>
    </w:p>
    <w:p w14:paraId="1914D955" w14:textId="14682A57" w:rsidR="00F2691F" w:rsidDel="00FB004D" w:rsidRDefault="00F2691F" w:rsidP="00F2691F">
      <w:pPr>
        <w:pStyle w:val="Caption"/>
        <w:spacing w:after="0"/>
        <w:jc w:val="center"/>
        <w:rPr>
          <w:del w:id="2451" w:author="Cailleret Levi (cailllev)" w:date="2020-12-16T09:06:00Z"/>
        </w:rPr>
      </w:pPr>
    </w:p>
    <w:p w14:paraId="6966288A" w14:textId="41766FAC" w:rsidR="00BE2F52" w:rsidRPr="00F2691F" w:rsidDel="00FB004D" w:rsidRDefault="00657441" w:rsidP="00F2691F">
      <w:pPr>
        <w:pStyle w:val="Caption"/>
        <w:spacing w:after="0"/>
        <w:jc w:val="center"/>
        <w:rPr>
          <w:del w:id="2452" w:author="Cailleret Levi (cailllev)" w:date="2020-12-16T09:06:00Z"/>
        </w:rPr>
      </w:pPr>
      <w:del w:id="2453" w:author="Cailleret Levi (cailllev)" w:date="2020-12-16T09:06:00Z">
        <w:r w:rsidRPr="00F2691F" w:rsidDel="00FB004D">
          <w:delText xml:space="preserve">Figure </w:delText>
        </w:r>
        <w:r w:rsidDel="00FB004D">
          <w:rPr>
            <w:i w:val="0"/>
          </w:rPr>
          <w:fldChar w:fldCharType="begin"/>
        </w:r>
        <w:r w:rsidRPr="00F2691F" w:rsidDel="00FB004D">
          <w:delInstrText xml:space="preserve"> SEQ Figure \* ARABIC </w:delInstrText>
        </w:r>
        <w:r w:rsidDel="00FB004D">
          <w:rPr>
            <w:i w:val="0"/>
          </w:rPr>
          <w:fldChar w:fldCharType="separate"/>
        </w:r>
        <w:r w:rsidR="001F65E5" w:rsidRPr="00F2691F" w:rsidDel="00FB004D">
          <w:rPr>
            <w:noProof/>
          </w:rPr>
          <w:delText>22</w:delText>
        </w:r>
        <w:r w:rsidDel="00FB004D">
          <w:rPr>
            <w:i w:val="0"/>
          </w:rPr>
          <w:fldChar w:fldCharType="end"/>
        </w:r>
        <w:r w:rsidRPr="00F2691F" w:rsidDel="00FB004D">
          <w:delText xml:space="preserve">: </w:delText>
        </w:r>
        <w:r w:rsidR="00F2691F" w:rsidRPr="00F2691F" w:rsidDel="00FB004D">
          <w:delText>Schritte bis der A</w:delText>
        </w:r>
        <w:r w:rsidR="00F2691F" w:rsidDel="00FB004D">
          <w:delText>ngreifer gewinnt im Vergleich zu den Lernschritten</w:delText>
        </w:r>
      </w:del>
    </w:p>
    <w:p w14:paraId="5832241D" w14:textId="3359E253" w:rsidR="002D3428" w:rsidRDefault="002D3428" w:rsidP="00F2691F">
      <w:pPr>
        <w:jc w:val="left"/>
      </w:pPr>
    </w:p>
    <w:p w14:paraId="31DAE50B" w14:textId="29FFEF48" w:rsidR="00657441" w:rsidRPr="00657441" w:rsidRDefault="002D3428" w:rsidP="00657441">
      <w:r>
        <w:t>Bemerkenswert ist, dass der A2C Agent schon nach einer Sekunde Lernzeit bessere Resultate liefert als der Random Agent</w:t>
      </w:r>
      <w:ins w:id="2454" w:author="Cailleret Levi (cailllev)" w:date="2020-12-19T19:51:00Z">
        <w:r w:rsidR="00FA13BF">
          <w:t>,</w:t>
        </w:r>
      </w:ins>
      <w:r>
        <w:t xml:space="preserve"> und etwa dieselben wie der Defender2000. Auch der PPO Agent ist nach nur 2 Sekunden Lernzeit</w:t>
      </w:r>
      <w:r w:rsidRPr="00F56892">
        <w:t xml:space="preserve"> </w:t>
      </w:r>
      <w:del w:id="2455" w:author="Cailleret Levi (cailllev)" w:date="2020-12-19T19:51:00Z">
        <w:r w:rsidDel="00FA13BF">
          <w:delText xml:space="preserve">der </w:delText>
        </w:r>
      </w:del>
      <w:r>
        <w:t>effektiver</w:t>
      </w:r>
      <w:ins w:id="2456" w:author="Cailleret Levi (cailllev)" w:date="2020-12-19T19:51:00Z">
        <w:r w:rsidR="00FA13BF">
          <w:t xml:space="preserve"> </w:t>
        </w:r>
      </w:ins>
      <w:del w:id="2457" w:author="Cailleret Levi (cailllev)" w:date="2020-12-19T19:51:00Z">
        <w:r w:rsidDel="00FA13BF">
          <w:delText xml:space="preserve">e Verteidiger </w:delText>
        </w:r>
      </w:del>
      <w:r w:rsidR="00DF5132">
        <w:t>als</w:t>
      </w:r>
      <w:r>
        <w:t xml:space="preserve"> der Defender2000.</w:t>
      </w:r>
    </w:p>
    <w:p w14:paraId="175EB2F5" w14:textId="58D7F211" w:rsidR="00101055" w:rsidRDefault="008141E1" w:rsidP="00101055">
      <w:r>
        <w:t xml:space="preserve">Bei der Beobachtung der Lernzeit fällt auf, dass </w:t>
      </w:r>
      <w:r w:rsidR="003720B2">
        <w:t xml:space="preserve">PPO im </w:t>
      </w:r>
      <w:r w:rsidR="00357CAC">
        <w:t>Durchschnitt</w:t>
      </w:r>
      <w:r w:rsidR="003720B2">
        <w:t xml:space="preserve"> etwa doppelt so </w:t>
      </w:r>
      <w:r w:rsidR="00686FB2">
        <w:t>viel Zeit benötigt</w:t>
      </w:r>
      <w:r w:rsidR="003720B2">
        <w:t xml:space="preserve"> </w:t>
      </w:r>
      <w:del w:id="2458" w:author="Cailleret Levi (cailllev)" w:date="2020-12-19T19:51:00Z">
        <w:r w:rsidR="00DF5132" w:rsidDel="00FA13BF">
          <w:delText>als</w:delText>
        </w:r>
        <w:r w:rsidR="003720B2" w:rsidDel="00FA13BF">
          <w:delText xml:space="preserve"> </w:delText>
        </w:r>
      </w:del>
      <w:ins w:id="2459" w:author="Cailleret Levi (cailllev)" w:date="2020-12-19T19:51:00Z">
        <w:r w:rsidR="00FA13BF">
          <w:t xml:space="preserve">wie </w:t>
        </w:r>
      </w:ins>
      <w:r w:rsidR="006D0FB0">
        <w:t>A2C,</w:t>
      </w:r>
      <w:r w:rsidR="004212E7">
        <w:t xml:space="preserve"> um die erforderlichen Lernschritte zu absolvieren. </w:t>
      </w:r>
      <w:r w:rsidR="003325A2">
        <w:t>Trotz der</w:t>
      </w:r>
      <w:r w:rsidR="002947AA">
        <w:t xml:space="preserve"> längere</w:t>
      </w:r>
      <w:r w:rsidR="003325A2">
        <w:t>n</w:t>
      </w:r>
      <w:r w:rsidR="002947AA">
        <w:t xml:space="preserve"> Zeit </w:t>
      </w:r>
      <w:r w:rsidR="00104177">
        <w:t xml:space="preserve">die </w:t>
      </w:r>
      <w:r w:rsidR="003735AC">
        <w:t>PPO benötigt</w:t>
      </w:r>
      <w:r w:rsidR="00287703">
        <w:t>,</w:t>
      </w:r>
      <w:r w:rsidR="003735AC">
        <w:t xml:space="preserve"> um den</w:t>
      </w:r>
      <w:r w:rsidR="002947AA">
        <w:t xml:space="preserve"> Agenten zu trainieren</w:t>
      </w:r>
      <w:r w:rsidR="003325A2">
        <w:t>, liefern</w:t>
      </w:r>
      <w:r w:rsidR="002947AA">
        <w:t xml:space="preserve"> </w:t>
      </w:r>
      <w:r w:rsidR="00E57AD3">
        <w:t xml:space="preserve">die Agenten </w:t>
      </w:r>
      <w:r w:rsidR="000F0CA1">
        <w:t xml:space="preserve">ungefähr dieselben Resultate. </w:t>
      </w:r>
    </w:p>
    <w:p w14:paraId="64BA6B86" w14:textId="673E87A1" w:rsidR="00D56AE3" w:rsidRDefault="00D56AE3">
      <w:pPr>
        <w:jc w:val="left"/>
      </w:pPr>
      <w:r>
        <w:br w:type="page"/>
      </w:r>
    </w:p>
    <w:p w14:paraId="36BD3134" w14:textId="43F64ACD" w:rsidR="001075E5" w:rsidRDefault="00517A6C" w:rsidP="0040741A">
      <w:pPr>
        <w:pStyle w:val="Heading3"/>
      </w:pPr>
      <w:bookmarkStart w:id="2460" w:name="_Toc59300860"/>
      <w:r>
        <w:lastRenderedPageBreak/>
        <w:t xml:space="preserve">Agenten </w:t>
      </w:r>
      <w:r w:rsidR="003677A8" w:rsidRPr="00CE7C56">
        <w:t>Performance</w:t>
      </w:r>
      <w:r w:rsidR="00CE4BC0" w:rsidRPr="00CE7C56">
        <w:t xml:space="preserve"> </w:t>
      </w:r>
      <w:r w:rsidR="0040741A" w:rsidRPr="00CE7C56">
        <w:t>bzgl. Modus</w:t>
      </w:r>
      <w:bookmarkEnd w:id="2460"/>
    </w:p>
    <w:p w14:paraId="7C84792B" w14:textId="3AB70DB7" w:rsidR="00191167" w:rsidRPr="00191167" w:rsidRDefault="005F527C" w:rsidP="00191167">
      <w:ins w:id="2461" w:author="Cailleret Levi (cailllev)" w:date="2020-12-16T09:06:00Z">
        <w:r>
          <w:rPr>
            <w:noProof/>
          </w:rPr>
          <mc:AlternateContent>
            <mc:Choice Requires="wps">
              <w:drawing>
                <wp:anchor distT="0" distB="0" distL="114300" distR="114300" simplePos="0" relativeHeight="251658260" behindDoc="0" locked="0" layoutInCell="1" allowOverlap="1" wp14:anchorId="6C9BDDDA" wp14:editId="33F6A33A">
                  <wp:simplePos x="0" y="0"/>
                  <wp:positionH relativeFrom="column">
                    <wp:posOffset>294005</wp:posOffset>
                  </wp:positionH>
                  <wp:positionV relativeFrom="paragraph">
                    <wp:posOffset>4147820</wp:posOffset>
                  </wp:positionV>
                  <wp:extent cx="512572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125720" cy="635"/>
                          </a:xfrm>
                          <a:prstGeom prst="rect">
                            <a:avLst/>
                          </a:prstGeom>
                          <a:solidFill>
                            <a:prstClr val="white"/>
                          </a:solidFill>
                          <a:ln>
                            <a:noFill/>
                          </a:ln>
                        </wps:spPr>
                        <wps:txbx>
                          <w:txbxContent>
                            <w:p w14:paraId="12532C06" w14:textId="4FECA35C" w:rsidR="005F527C" w:rsidRPr="003808B5" w:rsidRDefault="005F527C">
                              <w:pPr>
                                <w:pStyle w:val="Caption"/>
                                <w:jc w:val="center"/>
                                <w:rPr>
                                  <w:noProof/>
                                </w:rPr>
                                <w:pPrChange w:id="2462" w:author="Cailleret Levi (cailllev)" w:date="2020-12-16T09:06:00Z">
                                  <w:pPr/>
                                </w:pPrChange>
                              </w:pPr>
                              <w:bookmarkStart w:id="2463" w:name="_Toc59002591"/>
                              <w:ins w:id="2464" w:author="Cailleret Levi (cailllev)" w:date="2020-12-16T09:06:00Z">
                                <w:r>
                                  <w:t xml:space="preserve">Abbildung </w:t>
                                </w:r>
                                <w:r>
                                  <w:fldChar w:fldCharType="begin"/>
                                </w:r>
                                <w:r>
                                  <w:instrText xml:space="preserve"> SEQ Abbildung \* ARABIC </w:instrText>
                                </w:r>
                              </w:ins>
                              <w:r>
                                <w:fldChar w:fldCharType="separate"/>
                              </w:r>
                              <w:ins w:id="2465" w:author="Cailleret Levi (cailllev)" w:date="2020-12-18T11:13:00Z">
                                <w:r w:rsidR="00575D65">
                                  <w:rPr>
                                    <w:noProof/>
                                  </w:rPr>
                                  <w:t>12</w:t>
                                </w:r>
                              </w:ins>
                              <w:ins w:id="2466" w:author="Cailleret Levi (cailllev)" w:date="2020-12-16T09:06:00Z">
                                <w:r>
                                  <w:fldChar w:fldCharType="end"/>
                                </w:r>
                                <w:r w:rsidRPr="006D6D4A">
                                  <w:t xml:space="preserve">: Schritte </w:t>
                                </w:r>
                                <w:r>
                                  <w:t>bis der Angreifer gewinnt</w:t>
                                </w:r>
                                <w:r w:rsidRPr="006D6D4A">
                                  <w:t xml:space="preserve"> </w:t>
                                </w:r>
                                <w:r>
                                  <w:t xml:space="preserve">in </w:t>
                                </w:r>
                                <w:r w:rsidRPr="006D6D4A">
                                  <w:t>allen Modi</w:t>
                                </w:r>
                              </w:ins>
                              <w:bookmarkEnd w:id="24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BDDDA" id="Text Box 30" o:spid="_x0000_s1036" type="#_x0000_t202" style="position:absolute;left:0;text-align:left;margin-left:23.15pt;margin-top:326.6pt;width:403.6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" stroked="f">
                  <v:textbox style="mso-fit-shape-to-text:t" inset="0,0,0,0">
                    <w:txbxContent>
                      <w:p w14:paraId="12532C06" w14:textId="4FECA35C" w:rsidR="005F527C" w:rsidRPr="003808B5" w:rsidRDefault="005F527C">
                        <w:pPr>
                          <w:pStyle w:val="Caption"/>
                          <w:jc w:val="center"/>
                          <w:rPr>
                            <w:noProof/>
                          </w:rPr>
                          <w:pPrChange w:id="2467" w:author="Cailleret Levi (cailllev)" w:date="2020-12-16T09:06:00Z">
                            <w:pPr/>
                          </w:pPrChange>
                        </w:pPr>
                        <w:bookmarkStart w:id="2468" w:name="_Toc59002591"/>
                        <w:ins w:id="2469" w:author="Cailleret Levi (cailllev)" w:date="2020-12-16T09:06:00Z">
                          <w:r>
                            <w:t xml:space="preserve">Abbildung </w:t>
                          </w:r>
                          <w:r>
                            <w:fldChar w:fldCharType="begin"/>
                          </w:r>
                          <w:r>
                            <w:instrText xml:space="preserve"> SEQ Abbildung \* ARABIC </w:instrText>
                          </w:r>
                        </w:ins>
                        <w:r>
                          <w:fldChar w:fldCharType="separate"/>
                        </w:r>
                        <w:ins w:id="2470" w:author="Cailleret Levi (cailllev)" w:date="2020-12-18T11:13:00Z">
                          <w:r w:rsidR="00575D65">
                            <w:rPr>
                              <w:noProof/>
                            </w:rPr>
                            <w:t>12</w:t>
                          </w:r>
                        </w:ins>
                        <w:ins w:id="2471" w:author="Cailleret Levi (cailllev)" w:date="2020-12-16T09:06:00Z">
                          <w:r>
                            <w:fldChar w:fldCharType="end"/>
                          </w:r>
                          <w:r w:rsidRPr="006D6D4A">
                            <w:t xml:space="preserve">: Schritte </w:t>
                          </w:r>
                          <w:r>
                            <w:t>bis der Angreifer gewinnt</w:t>
                          </w:r>
                          <w:r w:rsidRPr="006D6D4A">
                            <w:t xml:space="preserve"> </w:t>
                          </w:r>
                          <w:r>
                            <w:t xml:space="preserve">in </w:t>
                          </w:r>
                          <w:r w:rsidRPr="006D6D4A">
                            <w:t>allen Modi</w:t>
                          </w:r>
                        </w:ins>
                        <w:bookmarkEnd w:id="2468"/>
                      </w:p>
                    </w:txbxContent>
                  </v:textbox>
                  <w10:wrap type="topAndBottom"/>
                </v:shape>
              </w:pict>
            </mc:Fallback>
          </mc:AlternateContent>
        </w:r>
      </w:ins>
      <w:r w:rsidR="00F2691F">
        <w:rPr>
          <w:noProof/>
        </w:rPr>
        <w:drawing>
          <wp:anchor distT="0" distB="0" distL="114300" distR="114300" simplePos="0" relativeHeight="251658249" behindDoc="0" locked="0" layoutInCell="1" allowOverlap="1" wp14:anchorId="1D32FDA0" wp14:editId="17E0A836">
            <wp:simplePos x="0" y="0"/>
            <wp:positionH relativeFrom="margin">
              <wp:align>center</wp:align>
            </wp:positionH>
            <wp:positionV relativeFrom="paragraph">
              <wp:posOffset>777784</wp:posOffset>
            </wp:positionV>
            <wp:extent cx="5125720" cy="3313430"/>
            <wp:effectExtent l="0" t="0" r="17780" b="1270"/>
            <wp:wrapTopAndBottom/>
            <wp:docPr id="14" name="Diagramm 14">
              <a:extLst xmlns:a="http://schemas.openxmlformats.org/drawingml/2006/main">
                <a:ext uri="{FF2B5EF4-FFF2-40B4-BE49-F238E27FC236}">
                  <a16:creationId xmlns:a16="http://schemas.microsoft.com/office/drawing/2014/main" id="{9F8F4E6A-0C8D-45C7-90E6-108242E0A5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r w:rsidR="00D56AE3">
        <w:t xml:space="preserve">In dieser Graphik </w:t>
      </w:r>
      <w:r w:rsidR="001E3686">
        <w:t xml:space="preserve">werden die durchschnittlichen Schritte abgebildet, die der Angreifer </w:t>
      </w:r>
      <w:r w:rsidR="00BF7D6D">
        <w:t>braucht,</w:t>
      </w:r>
      <w:r w:rsidR="001E3686">
        <w:t xml:space="preserve"> um Daten zu extrahieren. </w:t>
      </w:r>
      <w:r w:rsidR="00DD61DF">
        <w:t>Was nicht sichtbar ist, ist</w:t>
      </w:r>
      <w:ins w:id="2472" w:author="Cailleret Levi (cailllev)" w:date="2020-12-19T19:51:00Z">
        <w:r w:rsidR="00641813">
          <w:t>,</w:t>
        </w:r>
      </w:ins>
      <w:r w:rsidR="00DD61DF">
        <w:t xml:space="preserve"> dass d</w:t>
      </w:r>
      <w:r w:rsidR="001E3686">
        <w:t xml:space="preserve">ie </w:t>
      </w:r>
      <w:r w:rsidR="008834E8">
        <w:t xml:space="preserve">beiden RL Agenten </w:t>
      </w:r>
      <w:r w:rsidR="00DD61DF">
        <w:t xml:space="preserve">je nach Modus </w:t>
      </w:r>
      <w:r w:rsidR="00FE6CA4">
        <w:t xml:space="preserve">10^5 oder 10^6 Lernschritte brauchen, um diese Leistungen zu erreichen. </w:t>
      </w:r>
    </w:p>
    <w:p w14:paraId="08388C0D" w14:textId="534A26C1" w:rsidR="00CF7590" w:rsidRPr="001E3686" w:rsidDel="005F527C" w:rsidRDefault="00CF7590" w:rsidP="00F2691F">
      <w:pPr>
        <w:pStyle w:val="Caption"/>
        <w:spacing w:after="0"/>
        <w:jc w:val="center"/>
        <w:rPr>
          <w:del w:id="2473" w:author="Cailleret Levi (cailllev)" w:date="2020-12-16T09:06:00Z"/>
        </w:rPr>
      </w:pPr>
    </w:p>
    <w:p w14:paraId="3306B54A" w14:textId="0774D040" w:rsidR="0026629C" w:rsidDel="005F527C" w:rsidRDefault="0026629C" w:rsidP="00F2691F">
      <w:pPr>
        <w:pStyle w:val="Caption"/>
        <w:spacing w:after="0"/>
        <w:jc w:val="center"/>
        <w:rPr>
          <w:del w:id="2474" w:author="Cailleret Levi (cailllev)" w:date="2020-12-16T09:06:00Z"/>
        </w:rPr>
      </w:pPr>
      <w:del w:id="2475" w:author="Cailleret Levi (cailllev)" w:date="2020-12-16T09:06:00Z">
        <w:r w:rsidRPr="006D6D4A" w:rsidDel="005F527C">
          <w:delText xml:space="preserve">Figure </w:delText>
        </w:r>
        <w:r w:rsidDel="005F527C">
          <w:rPr>
            <w:i w:val="0"/>
          </w:rPr>
          <w:fldChar w:fldCharType="begin"/>
        </w:r>
        <w:r w:rsidRPr="006D6D4A" w:rsidDel="005F527C">
          <w:delInstrText xml:space="preserve"> SEQ Figure \* ARABIC </w:delInstrText>
        </w:r>
        <w:r w:rsidDel="005F527C">
          <w:rPr>
            <w:i w:val="0"/>
          </w:rPr>
          <w:fldChar w:fldCharType="separate"/>
        </w:r>
        <w:r w:rsidR="001F65E5" w:rsidRPr="006D6D4A" w:rsidDel="005F527C">
          <w:rPr>
            <w:noProof/>
          </w:rPr>
          <w:delText>23</w:delText>
        </w:r>
        <w:r w:rsidDel="005F527C">
          <w:rPr>
            <w:i w:val="0"/>
          </w:rPr>
          <w:fldChar w:fldCharType="end"/>
        </w:r>
        <w:r w:rsidRPr="006D6D4A" w:rsidDel="005F527C">
          <w:delText xml:space="preserve">: </w:delText>
        </w:r>
        <w:r w:rsidR="000A1EB5" w:rsidRPr="006D6D4A" w:rsidDel="005F527C">
          <w:delText>Schritte</w:delText>
        </w:r>
        <w:r w:rsidR="006D6D4A" w:rsidRPr="006D6D4A" w:rsidDel="005F527C">
          <w:delText xml:space="preserve"> </w:delText>
        </w:r>
        <w:r w:rsidR="006D6D4A" w:rsidDel="005F527C">
          <w:delText>bis der Angreifer gewinnt</w:delText>
        </w:r>
        <w:r w:rsidR="000A1EB5" w:rsidRPr="006D6D4A" w:rsidDel="005F527C">
          <w:delText xml:space="preserve"> </w:delText>
        </w:r>
        <w:r w:rsidR="006D6D4A" w:rsidDel="005F527C">
          <w:delText xml:space="preserve">in </w:delText>
        </w:r>
        <w:r w:rsidR="000A1EB5" w:rsidRPr="006D6D4A" w:rsidDel="005F527C">
          <w:delText>alle</w:delText>
        </w:r>
        <w:r w:rsidR="006D6D4A" w:rsidRPr="006D6D4A" w:rsidDel="005F527C">
          <w:delText>n</w:delText>
        </w:r>
        <w:r w:rsidR="000A1EB5" w:rsidRPr="006D6D4A" w:rsidDel="005F527C">
          <w:delText xml:space="preserve"> Modi</w:delText>
        </w:r>
      </w:del>
    </w:p>
    <w:p w14:paraId="5652B6AA" w14:textId="77777777" w:rsidR="00191167" w:rsidRPr="00191167" w:rsidRDefault="00191167" w:rsidP="00191167"/>
    <w:p w14:paraId="6AAD5D11" w14:textId="6EBE1289" w:rsidR="00EF1DFD" w:rsidRPr="00EF1DFD" w:rsidRDefault="000A74ED" w:rsidP="00EF1DFD">
      <w:r w:rsidRPr="001C0100">
        <w:t xml:space="preserve">In </w:t>
      </w:r>
      <w:del w:id="2476" w:author="Cailleret Levi (cailllev)" w:date="2020-12-16T09:50:00Z">
        <w:r w:rsidR="00020AA9" w:rsidRPr="001C0100" w:rsidDel="000139ED">
          <w:delText>Figure 2</w:delText>
        </w:r>
      </w:del>
      <w:ins w:id="2477" w:author="Cailleret Levi (cailllev)" w:date="2020-12-16T09:50:00Z">
        <w:r w:rsidR="000139ED">
          <w:t>Abbil</w:t>
        </w:r>
      </w:ins>
      <w:ins w:id="2478" w:author="Cailleret Levi (cailllev)" w:date="2020-12-16T09:51:00Z">
        <w:r w:rsidR="000139ED">
          <w:t>dung 1</w:t>
        </w:r>
      </w:ins>
      <w:r w:rsidR="00020AA9" w:rsidRPr="001C0100">
        <w:t xml:space="preserve">2 </w:t>
      </w:r>
      <w:r w:rsidR="00980F87" w:rsidRPr="00117AF8">
        <w:t>is</w:t>
      </w:r>
      <w:r w:rsidR="00117AF8">
        <w:t>t</w:t>
      </w:r>
      <w:r w:rsidR="00980F87" w:rsidRPr="001C0100">
        <w:t xml:space="preserve"> ersichtlich, dass die </w:t>
      </w:r>
      <w:r w:rsidR="003A7585">
        <w:t>Agenten</w:t>
      </w:r>
      <w:r w:rsidR="00080A51" w:rsidRPr="001C0100">
        <w:t xml:space="preserve"> Static, Random und </w:t>
      </w:r>
      <w:r w:rsidR="00080A51" w:rsidRPr="00117AF8">
        <w:t>Defender2000</w:t>
      </w:r>
      <w:r w:rsidR="00080A51" w:rsidRPr="001C0100">
        <w:t xml:space="preserve"> </w:t>
      </w:r>
      <w:r w:rsidR="00ED5638">
        <w:t xml:space="preserve">in allen vier </w:t>
      </w:r>
      <w:r w:rsidR="00397032">
        <w:t>getesteten Modi grosse Probleme damit haben</w:t>
      </w:r>
      <w:ins w:id="2479" w:author="Cailleret Levi (cailllev)" w:date="2020-12-19T19:52:00Z">
        <w:r w:rsidR="00ED1774">
          <w:t>,</w:t>
        </w:r>
      </w:ins>
      <w:r w:rsidR="00397032">
        <w:t xml:space="preserve"> den Angreifer</w:t>
      </w:r>
      <w:r w:rsidR="00F95A4D">
        <w:t xml:space="preserve"> über 5000 Schritte</w:t>
      </w:r>
      <w:r w:rsidR="00397032">
        <w:t xml:space="preserve"> abzuwehren. Während </w:t>
      </w:r>
      <w:r w:rsidR="007E2ECE">
        <w:t xml:space="preserve">der Defender 2000 </w:t>
      </w:r>
      <w:r w:rsidR="003D551C">
        <w:t>doch ein</w:t>
      </w:r>
      <w:r w:rsidR="003A7585">
        <w:t xml:space="preserve"> wenig bessere Resultate liefert als der Random Agent</w:t>
      </w:r>
      <w:r w:rsidR="00C76755">
        <w:t xml:space="preserve">, ist er zusammen mit </w:t>
      </w:r>
      <w:r w:rsidR="003A7585">
        <w:t>ihm</w:t>
      </w:r>
      <w:r w:rsidR="00C76755">
        <w:t xml:space="preserve"> </w:t>
      </w:r>
      <w:r w:rsidR="00731757">
        <w:t>aber</w:t>
      </w:r>
      <w:r w:rsidR="00E35203">
        <w:t xml:space="preserve"> </w:t>
      </w:r>
      <w:r w:rsidR="00C76755">
        <w:t xml:space="preserve">doch </w:t>
      </w:r>
      <w:r w:rsidR="003A7585">
        <w:t xml:space="preserve">weit weniger </w:t>
      </w:r>
      <w:del w:id="2480" w:author="Cailleret Levi (cailllev)" w:date="2020-12-19T19:52:00Z">
        <w:r w:rsidR="00C24089" w:rsidDel="00ED1774">
          <w:delText xml:space="preserve">Wirksam </w:delText>
        </w:r>
      </w:del>
      <w:ins w:id="2481" w:author="Cailleret Levi (cailllev)" w:date="2020-12-19T19:52:00Z">
        <w:r w:rsidR="00ED1774">
          <w:t xml:space="preserve">wirksam </w:t>
        </w:r>
      </w:ins>
      <w:r w:rsidR="007A6ECF">
        <w:t>als</w:t>
      </w:r>
      <w:r w:rsidR="00C24089">
        <w:t xml:space="preserve"> die RL Agenten. Der </w:t>
      </w:r>
      <w:r w:rsidR="00AE0B99">
        <w:t>Static Agent, also keine MTD, ist trotzdem in jedem Fall</w:t>
      </w:r>
      <w:r w:rsidR="006333EC">
        <w:t xml:space="preserve"> nochmals weniger effektiv.</w:t>
      </w:r>
    </w:p>
    <w:p w14:paraId="5A99F22A" w14:textId="0C57E9A4" w:rsidR="00094AB9" w:rsidRPr="006333EC" w:rsidRDefault="00E52F03" w:rsidP="00493F6B">
      <w:r w:rsidRPr="006333EC">
        <w:t>Die RL</w:t>
      </w:r>
      <w:r w:rsidR="00EE3239" w:rsidRPr="006333EC">
        <w:t xml:space="preserve"> </w:t>
      </w:r>
      <w:r w:rsidRPr="006333EC">
        <w:t>Agenten PP</w:t>
      </w:r>
      <w:r w:rsidR="00A47BDB" w:rsidRPr="006333EC">
        <w:t xml:space="preserve">O und A2C schnitten in allen vier getesteten Modi </w:t>
      </w:r>
      <w:r w:rsidR="006333EC">
        <w:t>sehr gut</w:t>
      </w:r>
      <w:r w:rsidR="00A47BDB" w:rsidRPr="006333EC">
        <w:t xml:space="preserve"> ab. </w:t>
      </w:r>
      <w:r w:rsidR="00F15283" w:rsidRPr="006333EC">
        <w:t xml:space="preserve">Sobald die </w:t>
      </w:r>
      <w:r w:rsidR="00584253" w:rsidRPr="006333EC">
        <w:t xml:space="preserve">Anzahl Lernschritte grösser wurde, konnten sie das </w:t>
      </w:r>
      <w:r w:rsidR="003F41CD" w:rsidRPr="006333EC">
        <w:t>Netzwerk</w:t>
      </w:r>
      <w:r w:rsidR="00584253" w:rsidRPr="006333EC">
        <w:t xml:space="preserve"> aktiv </w:t>
      </w:r>
      <w:r w:rsidR="001C4E7A" w:rsidRPr="006333EC">
        <w:t xml:space="preserve">verteidigen. </w:t>
      </w:r>
      <w:r w:rsidR="005C72B8">
        <w:t>Nach</w:t>
      </w:r>
      <w:r w:rsidR="00F4450A" w:rsidRPr="006333EC">
        <w:t xml:space="preserve"> </w:t>
      </w:r>
      <w:r w:rsidR="005C72B8">
        <w:t xml:space="preserve">10^5 respektive </w:t>
      </w:r>
      <w:r w:rsidR="006333EC">
        <w:t>10^6</w:t>
      </w:r>
      <w:r w:rsidR="00F4450A" w:rsidRPr="006333EC">
        <w:t xml:space="preserve"> Lernschritten </w:t>
      </w:r>
      <w:r w:rsidR="004E1E95" w:rsidRPr="006333EC">
        <w:t xml:space="preserve">ist </w:t>
      </w:r>
      <w:r w:rsidR="005C72B8">
        <w:t xml:space="preserve">schliesslich </w:t>
      </w:r>
      <w:r w:rsidR="004E1E95" w:rsidRPr="006333EC">
        <w:t xml:space="preserve">der Erfolg bei beiden </w:t>
      </w:r>
      <w:r w:rsidR="005C72B8">
        <w:t xml:space="preserve">RL </w:t>
      </w:r>
      <w:r w:rsidR="006F74B4" w:rsidRPr="006333EC">
        <w:t xml:space="preserve">Agenten in den Modi </w:t>
      </w:r>
      <w:r w:rsidR="0040573B">
        <w:t>"</w:t>
      </w:r>
      <w:r w:rsidR="006F74B4" w:rsidRPr="006333EC">
        <w:t>Normal</w:t>
      </w:r>
      <w:r w:rsidR="0040573B">
        <w:t>"</w:t>
      </w:r>
      <w:r w:rsidR="006F74B4" w:rsidRPr="006333EC">
        <w:t xml:space="preserve">, </w:t>
      </w:r>
      <w:r w:rsidR="0040573B">
        <w:t>"Nur Services"</w:t>
      </w:r>
      <w:r w:rsidR="006F74B4" w:rsidRPr="006333EC">
        <w:t xml:space="preserve"> und </w:t>
      </w:r>
      <w:r w:rsidR="0040573B">
        <w:t xml:space="preserve">"Nur </w:t>
      </w:r>
      <w:del w:id="2482" w:author="Cailleret Levi (cailllev)" w:date="2020-12-14T11:36:00Z">
        <w:r w:rsidR="0040573B" w:rsidDel="00F75FB5">
          <w:delText>Detektionssysteme</w:delText>
        </w:r>
      </w:del>
      <w:ins w:id="2483" w:author="Cailleret Levi (cailllev)" w:date="2020-12-14T11:36:00Z">
        <w:r w:rsidR="00F75FB5">
          <w:t>Präventionssysteme</w:t>
        </w:r>
      </w:ins>
      <w:r w:rsidR="0040573B">
        <w:t xml:space="preserve">" </w:t>
      </w:r>
      <w:r w:rsidR="006F74B4" w:rsidRPr="006333EC">
        <w:t>garantiert.</w:t>
      </w:r>
      <w:r w:rsidR="005D0C4E" w:rsidRPr="006333EC">
        <w:t xml:space="preserve"> Lediglich</w:t>
      </w:r>
      <w:r w:rsidR="001F701A" w:rsidRPr="006333EC">
        <w:t xml:space="preserve"> im</w:t>
      </w:r>
      <w:r w:rsidR="005D0C4E" w:rsidRPr="006333EC">
        <w:t xml:space="preserve"> </w:t>
      </w:r>
      <w:r w:rsidR="00EB6BBE" w:rsidRPr="006333EC">
        <w:t>Pausenmodus</w:t>
      </w:r>
      <w:r w:rsidR="007409CD" w:rsidRPr="006333EC">
        <w:t xml:space="preserve"> konnten A2C und PPO den Angreifer nicht unter Kontrolle halten. </w:t>
      </w:r>
      <w:r w:rsidR="005E527F" w:rsidRPr="006333EC">
        <w:t xml:space="preserve">Trotzdem sind sie </w:t>
      </w:r>
      <w:r w:rsidR="005342F8">
        <w:t xml:space="preserve">auch in diesem Modus </w:t>
      </w:r>
      <w:r w:rsidR="005E527F" w:rsidRPr="006333EC">
        <w:t>etwa zehn Mal effektiv</w:t>
      </w:r>
      <w:r w:rsidR="00371A4D">
        <w:t>er</w:t>
      </w:r>
      <w:r w:rsidR="005E527F" w:rsidRPr="006333EC">
        <w:t xml:space="preserve"> </w:t>
      </w:r>
      <w:r w:rsidR="00371A4D">
        <w:t>als</w:t>
      </w:r>
      <w:r w:rsidR="005E527F" w:rsidRPr="006333EC">
        <w:t xml:space="preserve"> die nicht RL Agenten.</w:t>
      </w:r>
    </w:p>
    <w:p w14:paraId="2917CA24" w14:textId="0B024AE7" w:rsidR="00191167" w:rsidRDefault="00191167">
      <w:pPr>
        <w:jc w:val="left"/>
      </w:pPr>
      <w:r>
        <w:br w:type="page"/>
      </w:r>
    </w:p>
    <w:p w14:paraId="30588D3F" w14:textId="0AFB65AA" w:rsidR="0000480C" w:rsidRDefault="0040741A" w:rsidP="0000480C">
      <w:pPr>
        <w:pStyle w:val="Heading3"/>
      </w:pPr>
      <w:bookmarkStart w:id="2484" w:name="_Toc59300861"/>
      <w:r w:rsidRPr="002E73B1">
        <w:lastRenderedPageBreak/>
        <w:t xml:space="preserve">Performance </w:t>
      </w:r>
      <w:r w:rsidR="002E73B1" w:rsidRPr="002E73B1">
        <w:t xml:space="preserve">bzgl. </w:t>
      </w:r>
      <w:r w:rsidR="00A16F49">
        <w:t>f</w:t>
      </w:r>
      <w:r w:rsidR="00F70FEE">
        <w:t>alschem Lernen</w:t>
      </w:r>
      <w:bookmarkEnd w:id="2484"/>
    </w:p>
    <w:p w14:paraId="10FFBD88" w14:textId="5AC411E2" w:rsidR="009E3D7F" w:rsidRDefault="009E3D7F" w:rsidP="009E3D7F">
      <w:r>
        <w:t>In den folgenden zwei Abbildungen werden nochmals die Auswirkungen visualisiert</w:t>
      </w:r>
      <w:r w:rsidR="002A76A0">
        <w:t xml:space="preserve">, wenn die RL Agenten mit falschen Wahrscheinlichkeiten trainiert werden. </w:t>
      </w:r>
      <w:ins w:id="2485" w:author="Cailleret Levi (cailllev)" w:date="2020-12-16T09:11:00Z">
        <w:r w:rsidR="009722FD">
          <w:t>Als Be</w:t>
        </w:r>
        <w:r w:rsidR="00DE779D">
          <w:t>ispiel:</w:t>
        </w:r>
      </w:ins>
      <w:del w:id="2486" w:author="Cailleret Levi (cailllev)" w:date="2020-12-16T09:11:00Z">
        <w:r w:rsidR="002A76A0" w:rsidDel="00DE779D">
          <w:delText>Also wenn d</w:delText>
        </w:r>
      </w:del>
      <w:ins w:id="2487" w:author="Cailleret Levi (cailllev)" w:date="2020-12-16T09:11:00Z">
        <w:r w:rsidR="00DE779D">
          <w:t xml:space="preserve"> D</w:t>
        </w:r>
      </w:ins>
      <w:r w:rsidR="002A76A0">
        <w:t xml:space="preserve">er Angreifer </w:t>
      </w:r>
      <w:ins w:id="2488" w:author="Cailleret Levi (cailllev)" w:date="2020-12-16T09:11:00Z">
        <w:r w:rsidR="00DE779D">
          <w:t xml:space="preserve">hat in der Simulation </w:t>
        </w:r>
      </w:ins>
      <w:del w:id="2489" w:author="Cailleret Levi (cailllev)" w:date="2020-12-16T09:11:00Z">
        <w:r w:rsidR="002A76A0" w:rsidDel="009722FD">
          <w:delText xml:space="preserve">z.B. </w:delText>
        </w:r>
      </w:del>
      <w:r w:rsidR="00105F6F">
        <w:t xml:space="preserve">eine Chance von 0.6 </w:t>
      </w:r>
      <w:del w:id="2490" w:author="Cailleret Levi (cailllev)" w:date="2020-12-16T09:11:00Z">
        <w:r w:rsidR="00105F6F" w:rsidDel="00873E61">
          <w:delText xml:space="preserve">hat </w:delText>
        </w:r>
        <w:r w:rsidR="00105F6F" w:rsidDel="00E06F01">
          <w:delText xml:space="preserve">in einem Zeitschritt </w:delText>
        </w:r>
      </w:del>
      <w:r w:rsidR="00105F6F">
        <w:t xml:space="preserve">zum nächsten Service zu gelangen, aber die Agenten </w:t>
      </w:r>
      <w:ins w:id="2491" w:author="Cailleret Levi (cailllev)" w:date="2020-12-16T09:11:00Z">
        <w:r w:rsidR="003E1DB7">
          <w:t xml:space="preserve">haben </w:t>
        </w:r>
      </w:ins>
      <w:r w:rsidR="00105F6F">
        <w:t>mit dem Wert 0.3 trainiert</w:t>
      </w:r>
      <w:del w:id="2492" w:author="Cailleret Levi (cailllev)" w:date="2020-12-16T09:11:00Z">
        <w:r w:rsidR="00105F6F" w:rsidDel="003E1DB7">
          <w:delText xml:space="preserve"> haben</w:delText>
        </w:r>
      </w:del>
      <w:r w:rsidR="00105F6F">
        <w:t xml:space="preserve">. </w:t>
      </w:r>
      <w:r w:rsidR="00184096">
        <w:t xml:space="preserve">In </w:t>
      </w:r>
      <w:moveToRangeStart w:id="2493" w:author="Cailleret Levi (cailllev)" w:date="2020-12-16T09:51:00Z" w:name="move59004700"/>
      <w:moveTo w:id="2494" w:author="Cailleret Levi (cailllev)" w:date="2020-12-16T09:51:00Z">
        <w:del w:id="2495" w:author="Cailleret Levi (cailllev)" w:date="2020-12-16T09:51:00Z">
          <w:r w:rsidR="000139ED" w:rsidDel="000139ED">
            <w:delText>Figure 25</w:delText>
          </w:r>
        </w:del>
      </w:moveTo>
      <w:ins w:id="2496" w:author="Cailleret Levi (cailllev)" w:date="2020-12-16T09:51:00Z">
        <w:r w:rsidR="000139ED">
          <w:t>Abbildung 13 wird die</w:t>
        </w:r>
      </w:ins>
      <w:moveTo w:id="2497" w:author="Cailleret Levi (cailllev)" w:date="2020-12-16T09:51:00Z">
        <w:r w:rsidR="000139ED">
          <w:t xml:space="preserve"> </w:t>
        </w:r>
        <w:del w:id="2498" w:author="Cailleret Levi (cailllev)" w:date="2020-12-16T09:51:00Z">
          <w:r w:rsidR="000139ED" w:rsidDel="000139ED">
            <w:delText xml:space="preserve">zeigt die </w:delText>
          </w:r>
        </w:del>
        <w:r w:rsidR="000139ED">
          <w:t>Belohnung</w:t>
        </w:r>
      </w:moveTo>
      <w:ins w:id="2499" w:author="Cailleret Levi (cailllev)" w:date="2020-12-16T09:51:00Z">
        <w:r w:rsidR="000139ED">
          <w:t xml:space="preserve"> </w:t>
        </w:r>
      </w:ins>
      <w:ins w:id="2500" w:author="Cailleret Levi (cailllev)" w:date="2020-12-16T09:52:00Z">
        <w:r w:rsidR="00D91DFB">
          <w:t>dargestellt</w:t>
        </w:r>
      </w:ins>
      <w:moveTo w:id="2501" w:author="Cailleret Levi (cailllev)" w:date="2020-12-16T09:51:00Z">
        <w:r w:rsidR="000139ED">
          <w:t>, die die Agenten im Durchschnitt erhalten haben.</w:t>
        </w:r>
      </w:moveTo>
      <w:moveToRangeEnd w:id="2493"/>
      <w:ins w:id="2502" w:author="Cailleret Levi (cailllev)" w:date="2020-12-16T09:51:00Z">
        <w:r w:rsidR="000139ED">
          <w:t xml:space="preserve"> </w:t>
        </w:r>
      </w:ins>
      <w:del w:id="2503" w:author="Cailleret Levi (cailllev)" w:date="2020-12-16T09:52:00Z">
        <w:r w:rsidR="00184096" w:rsidDel="00967BE4">
          <w:delText>Figure 2</w:delText>
        </w:r>
      </w:del>
      <w:ins w:id="2504" w:author="Cailleret Levi (cailllev)" w:date="2020-12-16T09:52:00Z">
        <w:r w:rsidR="00967BE4">
          <w:t>Abbildung 1</w:t>
        </w:r>
      </w:ins>
      <w:r w:rsidR="00184096">
        <w:t>4 wird gezeigt, wie lange die Agenten den Angreifer abwehren können.</w:t>
      </w:r>
      <w:r w:rsidR="009347A3">
        <w:t xml:space="preserve"> </w:t>
      </w:r>
      <w:moveFromRangeStart w:id="2505" w:author="Cailleret Levi (cailllev)" w:date="2020-12-16T09:51:00Z" w:name="move59004700"/>
      <w:moveFrom w:id="2506" w:author="Cailleret Levi (cailllev)" w:date="2020-12-16T09:51:00Z">
        <w:r w:rsidR="009347A3" w:rsidDel="000139ED">
          <w:t xml:space="preserve">Figure 25 zeigt </w:t>
        </w:r>
        <w:r w:rsidR="00E55BB3" w:rsidDel="000139ED">
          <w:t>die Belohnung, die die Agenten im Durchschnitt erhalten haben.</w:t>
        </w:r>
      </w:moveFrom>
      <w:moveFromRangeEnd w:id="2505"/>
    </w:p>
    <w:p w14:paraId="2DD5B47D" w14:textId="2EEEE52B" w:rsidR="005C6BF4" w:rsidRDefault="005C6BF4" w:rsidP="002A2307">
      <w:pPr>
        <w:rPr>
          <w:ins w:id="2507" w:author="Cailleret Levi (cailllev)" w:date="2020-12-16T09:52:00Z"/>
        </w:rPr>
      </w:pPr>
      <w:r>
        <w:rPr>
          <w:noProof/>
        </w:rPr>
        <mc:AlternateContent>
          <mc:Choice Requires="wpg">
            <w:drawing>
              <wp:anchor distT="0" distB="0" distL="114300" distR="114300" simplePos="0" relativeHeight="251658261" behindDoc="0" locked="0" layoutInCell="1" allowOverlap="1" wp14:anchorId="03903788" wp14:editId="1DDA62D6">
                <wp:simplePos x="0" y="0"/>
                <wp:positionH relativeFrom="margin">
                  <wp:align>right</wp:align>
                </wp:positionH>
                <wp:positionV relativeFrom="paragraph">
                  <wp:posOffset>186690</wp:posOffset>
                </wp:positionV>
                <wp:extent cx="5726430" cy="3321050"/>
                <wp:effectExtent l="0" t="0" r="7620" b="0"/>
                <wp:wrapTopAndBottom/>
                <wp:docPr id="39" name="Group 39"/>
                <wp:cNvGraphicFramePr/>
                <a:graphic xmlns:a="http://schemas.openxmlformats.org/drawingml/2006/main">
                  <a:graphicData uri="http://schemas.microsoft.com/office/word/2010/wordprocessingGroup">
                    <wpg:wgp>
                      <wpg:cNvGrpSpPr/>
                      <wpg:grpSpPr>
                        <a:xfrm>
                          <a:off x="0" y="0"/>
                          <a:ext cx="5726430" cy="3321050"/>
                          <a:chOff x="0" y="0"/>
                          <a:chExt cx="5726861" cy="3321050"/>
                        </a:xfrm>
                      </wpg:grpSpPr>
                      <wpg:grpSp>
                        <wpg:cNvPr id="38" name="Group 38"/>
                        <wpg:cNvGrpSpPr/>
                        <wpg:grpSpPr>
                          <a:xfrm>
                            <a:off x="2893469" y="0"/>
                            <a:ext cx="2833392" cy="3321050"/>
                            <a:chOff x="0" y="0"/>
                            <a:chExt cx="2833392" cy="3321050"/>
                          </a:xfrm>
                        </wpg:grpSpPr>
                        <wpg:graphicFrame>
                          <wpg:cNvPr id="17" name="Diagramm 17">
                            <a:extLst>
                              <a:ext uri="{FF2B5EF4-FFF2-40B4-BE49-F238E27FC236}">
                                <a16:creationId xmlns:a16="http://schemas.microsoft.com/office/drawing/2014/main" id="{F61BF78A-4145-4752-8A81-3A03C06C6022}"/>
                              </a:ext>
                            </a:extLst>
                          </wpg:cNvPr>
                          <wpg:cNvFrPr/>
                          <wpg:xfrm>
                            <a:off x="3197" y="0"/>
                            <a:ext cx="2830195" cy="2786380"/>
                          </wpg:xfrm>
                          <a:graphic>
                            <a:graphicData uri="http://schemas.openxmlformats.org/drawingml/2006/chart">
                              <c:chart xmlns:c="http://schemas.openxmlformats.org/drawingml/2006/chart" xmlns:r="http://schemas.openxmlformats.org/officeDocument/2006/relationships" r:id="rId34"/>
                            </a:graphicData>
                          </a:graphic>
                        </wpg:graphicFrame>
                        <wps:wsp>
                          <wps:cNvPr id="34" name="Text Box 34"/>
                          <wps:cNvSpPr txBox="1"/>
                          <wps:spPr>
                            <a:xfrm>
                              <a:off x="0" y="2915285"/>
                              <a:ext cx="2830195" cy="405765"/>
                            </a:xfrm>
                            <a:prstGeom prst="rect">
                              <a:avLst/>
                            </a:prstGeom>
                            <a:solidFill>
                              <a:prstClr val="white"/>
                            </a:solidFill>
                            <a:ln>
                              <a:noFill/>
                            </a:ln>
                          </wps:spPr>
                          <wps:txbx>
                            <w:txbxContent>
                              <w:p w14:paraId="33B170B8" w14:textId="44B089FE" w:rsidR="00A40604" w:rsidRPr="00452771" w:rsidRDefault="00A40604">
                                <w:pPr>
                                  <w:pStyle w:val="Caption"/>
                                  <w:jc w:val="center"/>
                                  <w:rPr>
                                    <w:noProof/>
                                  </w:rPr>
                                  <w:pPrChange w:id="2508" w:author="Cailleret Levi (cailllev)" w:date="2020-12-16T09:10:00Z">
                                    <w:pPr/>
                                  </w:pPrChange>
                                </w:pPr>
                                <w:bookmarkStart w:id="2509" w:name="_Toc59002592"/>
                                <w:ins w:id="2510" w:author="Cailleret Levi (cailllev)" w:date="2020-12-16T09:08:00Z">
                                  <w:r>
                                    <w:t xml:space="preserve">Abbildung </w:t>
                                  </w:r>
                                  <w:r>
                                    <w:fldChar w:fldCharType="begin"/>
                                  </w:r>
                                  <w:r>
                                    <w:instrText xml:space="preserve"> SEQ Abbildung \* ARABIC </w:instrText>
                                  </w:r>
                                </w:ins>
                                <w:r>
                                  <w:fldChar w:fldCharType="separate"/>
                                </w:r>
                                <w:ins w:id="2511" w:author="Cailleret Levi (cailllev)" w:date="2020-12-18T11:13:00Z">
                                  <w:r w:rsidR="00575D65">
                                    <w:rPr>
                                      <w:noProof/>
                                    </w:rPr>
                                    <w:t>14</w:t>
                                  </w:r>
                                </w:ins>
                                <w:ins w:id="2512" w:author="Cailleret Levi (cailllev)" w:date="2020-12-16T09:08:00Z">
                                  <w:r>
                                    <w:fldChar w:fldCharType="end"/>
                                  </w:r>
                                </w:ins>
                                <w:ins w:id="2513" w:author="Cailleret Levi (cailllev)" w:date="2020-12-16T09:10:00Z">
                                  <w:r w:rsidR="00CC39BF">
                                    <w:t xml:space="preserve">: </w:t>
                                  </w:r>
                                  <w:r w:rsidR="00CC39BF" w:rsidRPr="00824CF5">
                                    <w:t>Schritte bis der A</w:t>
                                  </w:r>
                                  <w:r w:rsidR="00CC39BF">
                                    <w:t>ngreifer gewinnt bei falschem Lernen</w:t>
                                  </w:r>
                                </w:ins>
                                <w:bookmarkEnd w:id="25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7" name="Group 37"/>
                        <wpg:cNvGrpSpPr/>
                        <wpg:grpSpPr>
                          <a:xfrm>
                            <a:off x="0" y="6394"/>
                            <a:ext cx="2791460" cy="3175635"/>
                            <a:chOff x="0" y="0"/>
                            <a:chExt cx="2791460" cy="3175635"/>
                          </a:xfrm>
                        </wpg:grpSpPr>
                        <wpg:graphicFrame>
                          <wpg:cNvPr id="18" name="Diagramm 18">
                            <a:extLst>
                              <a:ext uri="{FF2B5EF4-FFF2-40B4-BE49-F238E27FC236}">
                                <a16:creationId xmlns:a16="http://schemas.microsoft.com/office/drawing/2014/main" id="{950F9267-5834-4FF5-9110-E41FB27E7186}"/>
                              </a:ext>
                            </a:extLst>
                          </wpg:cNvPr>
                          <wpg:cNvFrPr/>
                          <wpg:xfrm>
                            <a:off x="0" y="0"/>
                            <a:ext cx="2791460" cy="2785110"/>
                          </wpg:xfrm>
                          <a:graphic>
                            <a:graphicData uri="http://schemas.openxmlformats.org/drawingml/2006/chart">
                              <c:chart xmlns:c="http://schemas.openxmlformats.org/drawingml/2006/chart" xmlns:r="http://schemas.openxmlformats.org/officeDocument/2006/relationships" r:id="rId35"/>
                            </a:graphicData>
                          </a:graphic>
                        </wpg:graphicFrame>
                        <wps:wsp>
                          <wps:cNvPr id="35" name="Text Box 35"/>
                          <wps:cNvSpPr txBox="1"/>
                          <wps:spPr>
                            <a:xfrm>
                              <a:off x="0" y="2908935"/>
                              <a:ext cx="2791460" cy="266700"/>
                            </a:xfrm>
                            <a:prstGeom prst="rect">
                              <a:avLst/>
                            </a:prstGeom>
                            <a:solidFill>
                              <a:prstClr val="white"/>
                            </a:solidFill>
                            <a:ln>
                              <a:noFill/>
                            </a:ln>
                          </wps:spPr>
                          <wps:txbx>
                            <w:txbxContent>
                              <w:p w14:paraId="63EB466C" w14:textId="6B1B5EAE" w:rsidR="00A40604" w:rsidRPr="00CC19A2" w:rsidRDefault="00A40604">
                                <w:pPr>
                                  <w:pStyle w:val="Caption"/>
                                  <w:jc w:val="center"/>
                                  <w:rPr>
                                    <w:noProof/>
                                  </w:rPr>
                                  <w:pPrChange w:id="2514" w:author="Cailleret Levi (cailllev)" w:date="2020-12-16T09:10:00Z">
                                    <w:pPr/>
                                  </w:pPrChange>
                                </w:pPr>
                                <w:bookmarkStart w:id="2515" w:name="_Toc59002593"/>
                                <w:ins w:id="2516" w:author="Cailleret Levi (cailllev)" w:date="2020-12-16T09:08:00Z">
                                  <w:r>
                                    <w:t xml:space="preserve">Abbildung </w:t>
                                  </w:r>
                                  <w:r>
                                    <w:fldChar w:fldCharType="begin"/>
                                  </w:r>
                                  <w:r>
                                    <w:instrText xml:space="preserve"> SEQ Abbildung \* ARABIC </w:instrText>
                                  </w:r>
                                </w:ins>
                                <w:r>
                                  <w:fldChar w:fldCharType="separate"/>
                                </w:r>
                                <w:r w:rsidR="00575D65">
                                  <w:rPr>
                                    <w:noProof/>
                                  </w:rPr>
                                  <w:t>14</w:t>
                                </w:r>
                                <w:ins w:id="2517" w:author="Cailleret Levi (cailllev)" w:date="2020-12-16T09:08:00Z">
                                  <w:r>
                                    <w:fldChar w:fldCharType="end"/>
                                  </w:r>
                                </w:ins>
                                <w:ins w:id="2518" w:author="Cailleret Levi (cailllev)" w:date="2020-12-16T09:09:00Z">
                                  <w:r w:rsidR="00CC39BF">
                                    <w:t xml:space="preserve">: </w:t>
                                  </w:r>
                                </w:ins>
                                <w:ins w:id="2519" w:author="Cailleret Levi (cailllev)" w:date="2020-12-16T09:10:00Z">
                                  <w:r w:rsidR="00CC39BF">
                                    <w:t xml:space="preserve">Belohnung pro Schritt bei </w:t>
                                  </w:r>
                                </w:ins>
                                <w:ins w:id="2520" w:author="Cailleret Levi (cailllev)" w:date="2020-12-16T09:09:00Z">
                                  <w:r w:rsidR="00CC39BF">
                                    <w:t>falschem Lernen</w:t>
                                  </w:r>
                                </w:ins>
                                <w:bookmarkEnd w:id="25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03903788" id="Group 39" o:spid="_x0000_s1037" style="position:absolute;left:0;text-align:left;margin-left:399.7pt;margin-top:14.7pt;width:450.9pt;height:261.5pt;z-index:251658261;mso-position-horizontal:right;mso-position-horizontal-relative:margin" coordsize="57268,33210" o:gfxdata="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">
                <v:group id="Group 38" o:spid="_x0000_s1038" style="position:absolute;left:28934;width:28334;height:33210" coordsize="28333,3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m 17" o:spid="_x0000_s1039" type="#_x0000_t75" style="position:absolute;left:-37;top:-60;width:28409;height:2797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">
                    <v:imagedata r:id="rId36" o:title=""/>
                    <o:lock v:ext="edit" aspectratio="f"/>
                  </v:shape>
                  <v:shape id="Text Box 34" o:spid="_x0000_s1040" type="#_x0000_t202" style="position:absolute;top:29152;width:2830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33B170B8" w14:textId="44B089FE" w:rsidR="00A40604" w:rsidRPr="00452771" w:rsidRDefault="00A40604">
                          <w:pPr>
                            <w:pStyle w:val="Caption"/>
                            <w:jc w:val="center"/>
                            <w:rPr>
                              <w:noProof/>
                            </w:rPr>
                            <w:pPrChange w:id="2521" w:author="Cailleret Levi (cailllev)" w:date="2020-12-16T09:10:00Z">
                              <w:pPr/>
                            </w:pPrChange>
                          </w:pPr>
                          <w:bookmarkStart w:id="2522" w:name="_Toc59002592"/>
                          <w:ins w:id="2523" w:author="Cailleret Levi (cailllev)" w:date="2020-12-16T09:08:00Z">
                            <w:r>
                              <w:t xml:space="preserve">Abbildung </w:t>
                            </w:r>
                            <w:r>
                              <w:fldChar w:fldCharType="begin"/>
                            </w:r>
                            <w:r>
                              <w:instrText xml:space="preserve"> SEQ Abbildung \* ARABIC </w:instrText>
                            </w:r>
                          </w:ins>
                          <w:r>
                            <w:fldChar w:fldCharType="separate"/>
                          </w:r>
                          <w:ins w:id="2524" w:author="Cailleret Levi (cailllev)" w:date="2020-12-18T11:13:00Z">
                            <w:r w:rsidR="00575D65">
                              <w:rPr>
                                <w:noProof/>
                              </w:rPr>
                              <w:t>14</w:t>
                            </w:r>
                          </w:ins>
                          <w:ins w:id="2525" w:author="Cailleret Levi (cailllev)" w:date="2020-12-16T09:08:00Z">
                            <w:r>
                              <w:fldChar w:fldCharType="end"/>
                            </w:r>
                          </w:ins>
                          <w:ins w:id="2526" w:author="Cailleret Levi (cailllev)" w:date="2020-12-16T09:10:00Z">
                            <w:r w:rsidR="00CC39BF">
                              <w:t xml:space="preserve">: </w:t>
                            </w:r>
                            <w:r w:rsidR="00CC39BF" w:rsidRPr="00824CF5">
                              <w:t>Schritte bis der A</w:t>
                            </w:r>
                            <w:r w:rsidR="00CC39BF">
                              <w:t>ngreifer gewinnt bei falschem Lernen</w:t>
                            </w:r>
                          </w:ins>
                          <w:bookmarkEnd w:id="2522"/>
                        </w:p>
                      </w:txbxContent>
                    </v:textbox>
                  </v:shape>
                </v:group>
                <v:group id="Group 37" o:spid="_x0000_s1041" style="position:absolute;top:63;width:27914;height:31757" coordsize="27914,31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Diagramm 18" o:spid="_x0000_s1042" type="#_x0000_t75" style="position:absolute;left:-60;top:-63;width:28042;height:2797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">
                    <v:imagedata r:id="rId37" o:title=""/>
                    <o:lock v:ext="edit" aspectratio="f"/>
                  </v:shape>
                  <v:shape id="Text Box 35" o:spid="_x0000_s1043" type="#_x0000_t202" style="position:absolute;top:29089;width:279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63EB466C" w14:textId="6B1B5EAE" w:rsidR="00A40604" w:rsidRPr="00CC19A2" w:rsidRDefault="00A40604">
                          <w:pPr>
                            <w:pStyle w:val="Caption"/>
                            <w:jc w:val="center"/>
                            <w:rPr>
                              <w:noProof/>
                            </w:rPr>
                            <w:pPrChange w:id="2527" w:author="Cailleret Levi (cailllev)" w:date="2020-12-16T09:10:00Z">
                              <w:pPr/>
                            </w:pPrChange>
                          </w:pPr>
                          <w:bookmarkStart w:id="2528" w:name="_Toc59002593"/>
                          <w:ins w:id="2529" w:author="Cailleret Levi (cailllev)" w:date="2020-12-16T09:08:00Z">
                            <w:r>
                              <w:t xml:space="preserve">Abbildung </w:t>
                            </w:r>
                            <w:r>
                              <w:fldChar w:fldCharType="begin"/>
                            </w:r>
                            <w:r>
                              <w:instrText xml:space="preserve"> SEQ Abbildung \* ARABIC </w:instrText>
                            </w:r>
                          </w:ins>
                          <w:r>
                            <w:fldChar w:fldCharType="separate"/>
                          </w:r>
                          <w:r w:rsidR="00575D65">
                            <w:rPr>
                              <w:noProof/>
                            </w:rPr>
                            <w:t>14</w:t>
                          </w:r>
                          <w:ins w:id="2530" w:author="Cailleret Levi (cailllev)" w:date="2020-12-16T09:08:00Z">
                            <w:r>
                              <w:fldChar w:fldCharType="end"/>
                            </w:r>
                          </w:ins>
                          <w:ins w:id="2531" w:author="Cailleret Levi (cailllev)" w:date="2020-12-16T09:09:00Z">
                            <w:r w:rsidR="00CC39BF">
                              <w:t xml:space="preserve">: </w:t>
                            </w:r>
                          </w:ins>
                          <w:ins w:id="2532" w:author="Cailleret Levi (cailllev)" w:date="2020-12-16T09:10:00Z">
                            <w:r w:rsidR="00CC39BF">
                              <w:t xml:space="preserve">Belohnung pro Schritt bei </w:t>
                            </w:r>
                          </w:ins>
                          <w:ins w:id="2533" w:author="Cailleret Levi (cailllev)" w:date="2020-12-16T09:09:00Z">
                            <w:r w:rsidR="00CC39BF">
                              <w:t>falschem Lernen</w:t>
                            </w:r>
                          </w:ins>
                          <w:bookmarkEnd w:id="2528"/>
                        </w:p>
                      </w:txbxContent>
                    </v:textbox>
                  </v:shape>
                </v:group>
                <w10:wrap type="topAndBottom" anchorx="margin"/>
              </v:group>
            </w:pict>
          </mc:Fallback>
        </mc:AlternateContent>
      </w:r>
    </w:p>
    <w:p w14:paraId="5FB10BBC" w14:textId="20B6D3EF" w:rsidR="009347A3" w:rsidRPr="009E3D7F" w:rsidDel="005843A8" w:rsidRDefault="009347A3" w:rsidP="009E3D7F">
      <w:pPr>
        <w:rPr>
          <w:del w:id="2534" w:author="Cailleret Levi (cailllev)" w:date="2020-12-16T09:13:00Z"/>
        </w:rPr>
      </w:pPr>
    </w:p>
    <w:p w14:paraId="3E629EE5" w14:textId="459F9E9F" w:rsidR="00CF7590" w:rsidRPr="009E3D7F" w:rsidDel="006662B9" w:rsidRDefault="00CF7590">
      <w:pPr>
        <w:rPr>
          <w:del w:id="2535" w:author="Cailleret Levi (cailllev)" w:date="2020-12-16T09:07:00Z"/>
        </w:rPr>
        <w:pPrChange w:id="2536" w:author="Cailleret Levi (cailllev)" w:date="2020-12-16T09:07:00Z">
          <w:pPr>
            <w:pStyle w:val="Caption"/>
            <w:spacing w:after="0"/>
            <w:jc w:val="center"/>
          </w:pPr>
        </w:pPrChange>
      </w:pPr>
    </w:p>
    <w:p w14:paraId="311C1B60" w14:textId="0B5D05EC" w:rsidR="00E55BB3" w:rsidDel="006662B9" w:rsidRDefault="00E55BB3">
      <w:pPr>
        <w:rPr>
          <w:del w:id="2537" w:author="Cailleret Levi (cailllev)" w:date="2020-12-16T09:07:00Z"/>
        </w:rPr>
        <w:pPrChange w:id="2538" w:author="Cailleret Levi (cailllev)" w:date="2020-12-16T09:07:00Z">
          <w:pPr>
            <w:pStyle w:val="Caption"/>
            <w:spacing w:after="0"/>
          </w:pPr>
        </w:pPrChange>
      </w:pPr>
      <w:del w:id="2539" w:author="Cailleret Levi (cailllev)" w:date="2020-12-16T09:07:00Z">
        <w:r w:rsidDel="006662B9">
          <w:rPr>
            <w:noProof/>
          </w:rPr>
          <mc:AlternateContent>
            <mc:Choice Requires="wps">
              <w:drawing>
                <wp:anchor distT="0" distB="0" distL="114300" distR="114300" simplePos="0" relativeHeight="251658251" behindDoc="0" locked="0" layoutInCell="1" allowOverlap="1" wp14:anchorId="5C530B60" wp14:editId="7DF4F150">
                  <wp:simplePos x="0" y="0"/>
                  <wp:positionH relativeFrom="column">
                    <wp:posOffset>3177540</wp:posOffset>
                  </wp:positionH>
                  <wp:positionV relativeFrom="paragraph">
                    <wp:posOffset>3175</wp:posOffset>
                  </wp:positionV>
                  <wp:extent cx="2318657" cy="402771"/>
                  <wp:effectExtent l="0" t="0" r="5715" b="0"/>
                  <wp:wrapNone/>
                  <wp:docPr id="20" name="Text Box 20"/>
                  <wp:cNvGraphicFramePr/>
                  <a:graphic xmlns:a="http://schemas.openxmlformats.org/drawingml/2006/main">
                    <a:graphicData uri="http://schemas.microsoft.com/office/word/2010/wordprocessingShape">
                      <wps:wsp>
                        <wps:cNvSpPr txBox="1"/>
                        <wps:spPr>
                          <a:xfrm>
                            <a:off x="0" y="0"/>
                            <a:ext cx="2318657" cy="402771"/>
                          </a:xfrm>
                          <a:prstGeom prst="rect">
                            <a:avLst/>
                          </a:prstGeom>
                          <a:solidFill>
                            <a:schemeClr val="lt1"/>
                          </a:solidFill>
                          <a:ln w="6350">
                            <a:noFill/>
                          </a:ln>
                        </wps:spPr>
                        <wps:txbx>
                          <w:txbxContent>
                            <w:p w14:paraId="411B3788" w14:textId="712109F5" w:rsidR="00E55BB3" w:rsidRDefault="00E55BB3" w:rsidP="00E55BB3">
                              <w:pPr>
                                <w:pStyle w:val="Caption"/>
                                <w:spacing w:after="0"/>
                                <w:jc w:val="center"/>
                              </w:pPr>
                              <w:r w:rsidRPr="00F2691F">
                                <w:t xml:space="preserve">Figure </w:t>
                              </w:r>
                              <w:r>
                                <w:fldChar w:fldCharType="begin"/>
                              </w:r>
                              <w:r w:rsidRPr="00F2691F">
                                <w:instrText xml:space="preserve"> SEQ Figure \* ARABIC </w:instrText>
                              </w:r>
                              <w:r>
                                <w:fldChar w:fldCharType="separate"/>
                              </w:r>
                              <w:r w:rsidR="00575D65">
                                <w:rPr>
                                  <w:noProof/>
                                </w:rPr>
                                <w:t>3</w:t>
                              </w:r>
                              <w:r>
                                <w:fldChar w:fldCharType="end"/>
                              </w:r>
                              <w:r w:rsidRPr="00F2691F">
                                <w:t>: Belohnung pro Schritt b</w:t>
                              </w:r>
                              <w:r>
                                <w:t>ei falschem Lernen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530B60" id="Text Box 20" o:spid="_x0000_s1044" type="#_x0000_t202" style="position:absolute;left:0;text-align:left;margin-left:250.2pt;margin-top:.25pt;width:182.55pt;height:31.7pt;z-index:2516582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" fillcolor="white [3201]" stroked="f" strokeweight=".5pt">
                  <v:textbox>
                    <w:txbxContent>
                      <w:p w14:paraId="411B3788" w14:textId="712109F5" w:rsidR="00E55BB3" w:rsidRDefault="00E55BB3" w:rsidP="00E55BB3">
                        <w:pPr>
                          <w:pStyle w:val="Caption"/>
                          <w:spacing w:after="0"/>
                          <w:jc w:val="center"/>
                        </w:pPr>
                        <w:r w:rsidRPr="00F2691F">
                          <w:t xml:space="preserve">Figure </w:t>
                        </w:r>
                        <w:r>
                          <w:fldChar w:fldCharType="begin"/>
                        </w:r>
                        <w:r w:rsidRPr="00F2691F">
                          <w:instrText xml:space="preserve"> SEQ Figure \* ARABIC </w:instrText>
                        </w:r>
                        <w:r>
                          <w:fldChar w:fldCharType="separate"/>
                        </w:r>
                        <w:r w:rsidR="00575D65">
                          <w:rPr>
                            <w:noProof/>
                          </w:rPr>
                          <w:t>3</w:t>
                        </w:r>
                        <w:r>
                          <w:fldChar w:fldCharType="end"/>
                        </w:r>
                        <w:r w:rsidRPr="00F2691F">
                          <w:t>: Belohnung pro Schritt b</w:t>
                        </w:r>
                        <w:r>
                          <w:t>ei falschem Lernen</w:t>
                        </w:r>
                      </w:p>
                    </w:txbxContent>
                  </v:textbox>
                </v:shape>
              </w:pict>
            </mc:Fallback>
          </mc:AlternateContent>
        </w:r>
      </w:del>
      <w:del w:id="2540" w:author="Cailleret Levi (cailllev)" w:date="2020-12-16T09:06:00Z">
        <w:r w:rsidDel="006662B9">
          <w:rPr>
            <w:noProof/>
          </w:rPr>
          <mc:AlternateContent>
            <mc:Choice Requires="wps">
              <w:drawing>
                <wp:anchor distT="0" distB="0" distL="114300" distR="114300" simplePos="0" relativeHeight="251658250" behindDoc="0" locked="0" layoutInCell="1" allowOverlap="1" wp14:anchorId="4ED83C2C" wp14:editId="38DA979A">
                  <wp:simplePos x="0" y="0"/>
                  <wp:positionH relativeFrom="column">
                    <wp:posOffset>320675</wp:posOffset>
                  </wp:positionH>
                  <wp:positionV relativeFrom="paragraph">
                    <wp:posOffset>6169</wp:posOffset>
                  </wp:positionV>
                  <wp:extent cx="2318657" cy="402771"/>
                  <wp:effectExtent l="0" t="0" r="5715" b="0"/>
                  <wp:wrapNone/>
                  <wp:docPr id="19" name="Text Box 19"/>
                  <wp:cNvGraphicFramePr/>
                  <a:graphic xmlns:a="http://schemas.openxmlformats.org/drawingml/2006/main">
                    <a:graphicData uri="http://schemas.microsoft.com/office/word/2010/wordprocessingShape">
                      <wps:wsp>
                        <wps:cNvSpPr txBox="1"/>
                        <wps:spPr>
                          <a:xfrm>
                            <a:off x="0" y="0"/>
                            <a:ext cx="2318657" cy="402771"/>
                          </a:xfrm>
                          <a:prstGeom prst="rect">
                            <a:avLst/>
                          </a:prstGeom>
                          <a:solidFill>
                            <a:schemeClr val="lt1"/>
                          </a:solidFill>
                          <a:ln w="6350">
                            <a:noFill/>
                          </a:ln>
                        </wps:spPr>
                        <wps:txbx>
                          <w:txbxContent>
                            <w:p w14:paraId="750B35C0" w14:textId="4F34445E" w:rsidR="00E55BB3" w:rsidRDefault="00E55BB3" w:rsidP="00E55BB3">
                              <w:pPr>
                                <w:pStyle w:val="Caption"/>
                                <w:spacing w:after="0"/>
                                <w:jc w:val="center"/>
                              </w:pPr>
                              <w:r w:rsidRPr="00824CF5">
                                <w:t xml:space="preserve">Figure </w:t>
                              </w:r>
                              <w:r>
                                <w:fldChar w:fldCharType="begin"/>
                              </w:r>
                              <w:r w:rsidRPr="00824CF5">
                                <w:instrText xml:space="preserve"> SEQ Figure \* ARABIC </w:instrText>
                              </w:r>
                              <w:r>
                                <w:fldChar w:fldCharType="separate"/>
                              </w:r>
                              <w:r w:rsidR="00575D65">
                                <w:rPr>
                                  <w:noProof/>
                                </w:rPr>
                                <w:t>4</w:t>
                              </w:r>
                              <w:r>
                                <w:fldChar w:fldCharType="end"/>
                              </w:r>
                              <w:r w:rsidRPr="00824CF5">
                                <w:t>: Schritte bis der A</w:t>
                              </w:r>
                              <w:r>
                                <w:t>ngreifer gewinnt bei falschem Lernen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83C2C" id="Text Box 19" o:spid="_x0000_s1045" type="#_x0000_t202" style="position:absolute;left:0;text-align:left;margin-left:25.25pt;margin-top:.5pt;width:182.55pt;height:31.7pt;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" fillcolor="white [3201]" stroked="f" strokeweight=".5pt">
                  <v:textbox>
                    <w:txbxContent>
                      <w:p w14:paraId="750B35C0" w14:textId="4F34445E" w:rsidR="00E55BB3" w:rsidRDefault="00E55BB3" w:rsidP="00E55BB3">
                        <w:pPr>
                          <w:pStyle w:val="Caption"/>
                          <w:spacing w:after="0"/>
                          <w:jc w:val="center"/>
                        </w:pPr>
                        <w:r w:rsidRPr="00824CF5">
                          <w:t xml:space="preserve">Figure </w:t>
                        </w:r>
                        <w:r>
                          <w:fldChar w:fldCharType="begin"/>
                        </w:r>
                        <w:r w:rsidRPr="00824CF5">
                          <w:instrText xml:space="preserve"> SEQ Figure \* ARABIC </w:instrText>
                        </w:r>
                        <w:r>
                          <w:fldChar w:fldCharType="separate"/>
                        </w:r>
                        <w:r w:rsidR="00575D65">
                          <w:rPr>
                            <w:noProof/>
                          </w:rPr>
                          <w:t>4</w:t>
                        </w:r>
                        <w:r>
                          <w:fldChar w:fldCharType="end"/>
                        </w:r>
                        <w:r w:rsidRPr="00824CF5">
                          <w:t>: Schritte bis der A</w:t>
                        </w:r>
                        <w:r>
                          <w:t>ngreifer gewinnt bei falschem Lernen</w:t>
                        </w:r>
                      </w:p>
                    </w:txbxContent>
                  </v:textbox>
                </v:shape>
              </w:pict>
            </mc:Fallback>
          </mc:AlternateContent>
        </w:r>
      </w:del>
    </w:p>
    <w:p w14:paraId="20AB0140" w14:textId="0AB8D3C1" w:rsidR="00E55BB3" w:rsidRDefault="00E55BB3" w:rsidP="002A2307">
      <w:del w:id="2541" w:author="Cailleret Levi (cailllev)" w:date="2020-12-16T09:07:00Z">
        <w:r w:rsidDel="006662B9">
          <w:br/>
        </w:r>
      </w:del>
    </w:p>
    <w:p w14:paraId="5C50191E" w14:textId="3CE79BBE" w:rsidR="000B0689" w:rsidRDefault="00E31252" w:rsidP="00AD6478">
      <w:r>
        <w:t>Wie sich</w:t>
      </w:r>
      <w:r w:rsidR="00CF7590" w:rsidRPr="00562BC3">
        <w:t xml:space="preserve"> </w:t>
      </w:r>
      <w:r>
        <w:t>zeigt</w:t>
      </w:r>
      <w:r w:rsidR="00CF7590">
        <w:t xml:space="preserve">, </w:t>
      </w:r>
      <w:r>
        <w:t xml:space="preserve">kommt der Angreifer auch mit </w:t>
      </w:r>
      <w:r w:rsidR="00A227D8">
        <w:t>verbesserten</w:t>
      </w:r>
      <w:r>
        <w:t xml:space="preserve"> Chancen</w:t>
      </w:r>
      <w:r w:rsidR="000A1EB5">
        <w:t xml:space="preserve"> nicht</w:t>
      </w:r>
      <w:ins w:id="2542" w:author="Cailleret Levi (cailllev)" w:date="2020-12-16T09:13:00Z">
        <w:r w:rsidR="00566991">
          <w:t xml:space="preserve"> wirklich</w:t>
        </w:r>
      </w:ins>
      <w:r w:rsidR="000A1EB5">
        <w:t xml:space="preserve"> zu seinem </w:t>
      </w:r>
      <w:r w:rsidR="00A227D8">
        <w:t xml:space="preserve">Ziel. </w:t>
      </w:r>
      <w:r w:rsidR="00F057B7">
        <w:t>Nur beim</w:t>
      </w:r>
      <w:r w:rsidR="00A227D8">
        <w:t xml:space="preserve"> PPO</w:t>
      </w:r>
      <w:r w:rsidR="00F057B7">
        <w:t xml:space="preserve"> </w:t>
      </w:r>
      <w:del w:id="2543" w:author="Cailleret Levi (cailllev)" w:date="2020-12-16T09:13:00Z">
        <w:r w:rsidR="00F057B7" w:rsidDel="00C44B56">
          <w:delText xml:space="preserve">konnte </w:delText>
        </w:r>
      </w:del>
      <w:ins w:id="2544" w:author="Cailleret Levi (cailllev)" w:date="2020-12-16T09:13:00Z">
        <w:r w:rsidR="00C44B56">
          <w:t xml:space="preserve">kann </w:t>
        </w:r>
      </w:ins>
      <w:r w:rsidR="00F057B7">
        <w:t xml:space="preserve">der Angreifer mit verbesserten Chancen </w:t>
      </w:r>
      <w:del w:id="2545" w:author="Cailleret Levi (cailllev)" w:date="2020-12-16T09:13:00Z">
        <w:r w:rsidR="00F057B7" w:rsidDel="00695764">
          <w:delText>sein Ziel erreichen</w:delText>
        </w:r>
      </w:del>
      <w:ins w:id="2546" w:author="Cailleret Levi (cailllev)" w:date="2020-12-16T09:14:00Z">
        <w:r w:rsidR="00DD7DFC">
          <w:t xml:space="preserve">in </w:t>
        </w:r>
        <w:r w:rsidR="00FE2873">
          <w:t xml:space="preserve">sehr </w:t>
        </w:r>
        <w:r w:rsidR="00DD7DFC">
          <w:t>wenigen der 200 Simulationen</w:t>
        </w:r>
      </w:ins>
      <w:ins w:id="2547" w:author="Cailleret Levi (cailllev)" w:date="2020-12-16T09:13:00Z">
        <w:r w:rsidR="00695764">
          <w:t xml:space="preserve"> Daten extrahieren</w:t>
        </w:r>
      </w:ins>
      <w:r w:rsidR="00F057B7">
        <w:t xml:space="preserve">. </w:t>
      </w:r>
      <w:r w:rsidR="007D74B1">
        <w:t xml:space="preserve">Das kann allerdings auch Zufall sein. </w:t>
      </w:r>
      <w:r w:rsidR="00B04E6B">
        <w:t xml:space="preserve">Der A2C wäre in solchen Situationen </w:t>
      </w:r>
      <w:del w:id="2548" w:author="Cailleret Levi (cailllev)" w:date="2020-12-16T09:14:00Z">
        <w:r w:rsidR="00B04E6B" w:rsidDel="00085D89">
          <w:delText xml:space="preserve">also </w:delText>
        </w:r>
      </w:del>
      <w:ins w:id="2549" w:author="Cailleret Levi (cailllev)" w:date="2020-12-16T09:14:00Z">
        <w:r w:rsidR="00085D89">
          <w:t xml:space="preserve">trotzdem </w:t>
        </w:r>
      </w:ins>
      <w:r w:rsidR="00B04E6B">
        <w:t>die bessere Wahl</w:t>
      </w:r>
      <w:ins w:id="2550" w:author="Cailleret Levi (cailllev)" w:date="2020-12-16T09:14:00Z">
        <w:r w:rsidR="00085D89">
          <w:t xml:space="preserve"> mit diesen </w:t>
        </w:r>
      </w:ins>
      <w:ins w:id="2551" w:author="Cailleret Levi (cailllev)" w:date="2020-12-16T09:15:00Z">
        <w:r w:rsidR="006003FB">
          <w:t xml:space="preserve">ersten </w:t>
        </w:r>
        <w:r w:rsidR="00876936">
          <w:t>Resultaten</w:t>
        </w:r>
      </w:ins>
      <w:r w:rsidR="00B04E6B">
        <w:t>.</w:t>
      </w:r>
    </w:p>
    <w:p w14:paraId="31B1A993" w14:textId="6764E1D5" w:rsidR="00B04E6B" w:rsidRDefault="00B04E6B" w:rsidP="00B04E6B">
      <w:del w:id="2552" w:author="Cailleret Levi (cailllev)" w:date="2020-12-16T09:56:00Z">
        <w:r w:rsidDel="00E245BA">
          <w:delText>Figure 2</w:delText>
        </w:r>
        <w:r w:rsidR="00AD6478" w:rsidDel="00E245BA">
          <w:delText>5</w:delText>
        </w:r>
      </w:del>
      <w:ins w:id="2553" w:author="Cailleret Levi (cailllev)" w:date="2020-12-16T09:56:00Z">
        <w:r w:rsidR="00E245BA">
          <w:t>Abbildung 13</w:t>
        </w:r>
      </w:ins>
      <w:r>
        <w:t xml:space="preserve"> zeigt, dass beide </w:t>
      </w:r>
      <w:r w:rsidR="002E219F">
        <w:t>Agenten</w:t>
      </w:r>
      <w:r>
        <w:t xml:space="preserve"> nur noch etwa die Hälfte der Belohnung im Durchschnitt pro Zeitschritt erhalten. </w:t>
      </w:r>
      <w:r w:rsidR="00EE0C37">
        <w:t xml:space="preserve">In Kombination damit, dass die Agenten noch gleich viele Aktionen durchführen wie vorhin, </w:t>
      </w:r>
      <w:r w:rsidR="0065166E">
        <w:t>deutet d</w:t>
      </w:r>
      <w:r w:rsidR="0028463A">
        <w:t xml:space="preserve">ie Halbierung der Belohnung darauf hin, dass der Angreifer weiter ins Netzwerk eindringen kann. </w:t>
      </w:r>
      <w:r w:rsidR="00472DAE">
        <w:t>Eine Belohnung von 37</w:t>
      </w:r>
      <w:r w:rsidR="00D024FC">
        <w:t xml:space="preserve"> stellt sich wie folgend zusammen:</w:t>
      </w:r>
    </w:p>
    <w:p w14:paraId="5BCBBD4A" w14:textId="3AAF747B" w:rsidR="00D024FC" w:rsidRDefault="00696FDA" w:rsidP="00DF125B">
      <w:pPr>
        <w:pStyle w:val="ListParagraph"/>
        <w:numPr>
          <w:ilvl w:val="0"/>
          <w:numId w:val="25"/>
        </w:numPr>
      </w:pPr>
      <w:r>
        <w:t>Pauschal +60 Belohnung pro Schritt (bias)</w:t>
      </w:r>
    </w:p>
    <w:p w14:paraId="74EE718A" w14:textId="18438059" w:rsidR="00696FDA" w:rsidRDefault="00B46BC5" w:rsidP="00DF125B">
      <w:pPr>
        <w:pStyle w:val="ListParagraph"/>
        <w:numPr>
          <w:ilvl w:val="0"/>
          <w:numId w:val="25"/>
        </w:numPr>
      </w:pPr>
      <w:r>
        <w:t>-5</w:t>
      </w:r>
      <w:r w:rsidR="00ED657B">
        <w:t xml:space="preserve"> weil bei jedem Schritt ein Service neugestartet wird</w:t>
      </w:r>
    </w:p>
    <w:p w14:paraId="2290B18E" w14:textId="26673129" w:rsidR="00ED657B" w:rsidRDefault="00C703D7" w:rsidP="00DF125B">
      <w:pPr>
        <w:pStyle w:val="ListParagraph"/>
        <w:numPr>
          <w:ilvl w:val="0"/>
          <w:numId w:val="25"/>
        </w:numPr>
      </w:pPr>
      <w:r>
        <w:t>-X weil der Angreifer ins System eindringt</w:t>
      </w:r>
    </w:p>
    <w:p w14:paraId="54D1320B" w14:textId="4BE5A688" w:rsidR="00C703D7" w:rsidRPr="00562BC3" w:rsidDel="00B74132" w:rsidRDefault="00C703D7" w:rsidP="00C703D7">
      <w:pPr>
        <w:rPr>
          <w:del w:id="2554" w:author="Cailleret Levi (cailllev)" w:date="2020-12-16T09:55:00Z"/>
        </w:rPr>
      </w:pPr>
      <w:r>
        <w:t xml:space="preserve">Ohne das Eindringen </w:t>
      </w:r>
      <w:r w:rsidR="004626E3">
        <w:t xml:space="preserve">wären es also </w:t>
      </w:r>
      <w:r w:rsidR="0082431D">
        <w:t xml:space="preserve">+55. </w:t>
      </w:r>
      <w:r w:rsidR="001A27A8">
        <w:t xml:space="preserve">Das ist eine Differenz von </w:t>
      </w:r>
      <w:r w:rsidR="00210066">
        <w:t xml:space="preserve">18 zu </w:t>
      </w:r>
      <w:r w:rsidR="00EB6320">
        <w:t>+37. Dringt der Angreifer eine Stufe ins Netzwerk</w:t>
      </w:r>
      <w:r w:rsidR="00BF0678">
        <w:t>, resultiert das in -50. Also dringt</w:t>
      </w:r>
      <w:r w:rsidR="00E53567">
        <w:t xml:space="preserve"> der Angreifer </w:t>
      </w:r>
      <w:ins w:id="2555" w:author="Cailleret Levi (cailllev)" w:date="2020-12-19T19:53:00Z">
        <w:r w:rsidR="0054236F">
          <w:t xml:space="preserve">im einfachem Angriff </w:t>
        </w:r>
      </w:ins>
      <w:r w:rsidR="00154B57">
        <w:t xml:space="preserve">pro Zeitschritt </w:t>
      </w:r>
      <w:r w:rsidR="00E53567">
        <w:t>im Durchschnitt 18/50</w:t>
      </w:r>
      <w:r w:rsidR="00D33BAC">
        <w:t xml:space="preserve"> Stufe</w:t>
      </w:r>
      <w:r w:rsidR="00781719">
        <w:t>n</w:t>
      </w:r>
      <w:r w:rsidR="00E53567">
        <w:t xml:space="preserve"> </w:t>
      </w:r>
      <w:r w:rsidR="00D17C34">
        <w:t>ins Netzwerk herein</w:t>
      </w:r>
      <w:del w:id="2556" w:author="Cailleret Levi (cailllev)" w:date="2020-12-19T19:53:00Z">
        <w:r w:rsidR="00D17C34" w:rsidDel="0054236F">
          <w:delText>,</w:delText>
        </w:r>
      </w:del>
      <w:del w:id="2557" w:author="Cailleret Levi (cailllev)" w:date="2020-12-19T19:52:00Z">
        <w:r w:rsidR="00D17C34" w:rsidDel="0054236F">
          <w:delText xml:space="preserve"> </w:delText>
        </w:r>
        <w:r w:rsidR="00E53567" w:rsidDel="0054236F">
          <w:delText xml:space="preserve">im </w:delText>
        </w:r>
        <w:r w:rsidR="00D25CCE" w:rsidDel="0054236F">
          <w:delText xml:space="preserve">einfachem </w:delText>
        </w:r>
        <w:r w:rsidR="00D33BAC" w:rsidDel="0054236F">
          <w:delText>Angriff</w:delText>
        </w:r>
      </w:del>
      <w:r w:rsidR="005853EB">
        <w:t xml:space="preserve">. </w:t>
      </w:r>
      <w:r w:rsidR="00E27B14">
        <w:t xml:space="preserve">Im schweren Angriff </w:t>
      </w:r>
      <w:r w:rsidR="009023F7">
        <w:t>beträgt</w:t>
      </w:r>
      <w:r w:rsidR="009C2081">
        <w:t xml:space="preserve"> die Differenz </w:t>
      </w:r>
      <w:r w:rsidR="009023F7">
        <w:t xml:space="preserve">25, </w:t>
      </w:r>
      <w:r w:rsidR="009C2081">
        <w:t xml:space="preserve">von </w:t>
      </w:r>
      <w:r w:rsidR="009023F7">
        <w:t>+</w:t>
      </w:r>
      <w:r w:rsidR="009C2081">
        <w:t xml:space="preserve">55 zu </w:t>
      </w:r>
      <w:r w:rsidR="009023F7">
        <w:t>+</w:t>
      </w:r>
      <w:r w:rsidR="009C2081">
        <w:t>20</w:t>
      </w:r>
      <w:r w:rsidR="009023F7">
        <w:t xml:space="preserve">. Somit dingt der Angreifer </w:t>
      </w:r>
      <w:r w:rsidR="00154B57">
        <w:t xml:space="preserve">pro Zeitschritt </w:t>
      </w:r>
      <w:r w:rsidR="009023F7">
        <w:t xml:space="preserve">25/50 </w:t>
      </w:r>
      <w:r w:rsidR="00A05399">
        <w:t xml:space="preserve">Stufen </w:t>
      </w:r>
      <w:r w:rsidR="00154B57">
        <w:t>ins Netzwerk hinein</w:t>
      </w:r>
      <w:r w:rsidR="00607390">
        <w:t xml:space="preserve">. Bei 50/50 würde er </w:t>
      </w:r>
      <w:r w:rsidR="008049DD">
        <w:t xml:space="preserve">pro </w:t>
      </w:r>
      <w:r w:rsidR="00DC1C6E">
        <w:t>Zeitschritt eine Stufe eindringen, also hätte er nach 4 Simulationsschritten gewonnen.</w:t>
      </w:r>
      <w:r w:rsidR="006F725B">
        <w:t xml:space="preserve"> </w:t>
      </w:r>
      <w:r w:rsidR="003076D0">
        <w:t>Falsches</w:t>
      </w:r>
      <w:r w:rsidR="00D74057">
        <w:t xml:space="preserve"> Lernen ist </w:t>
      </w:r>
      <w:r w:rsidR="003076D0">
        <w:t>somit</w:t>
      </w:r>
      <w:r w:rsidR="00D74057">
        <w:t xml:space="preserve"> nicht </w:t>
      </w:r>
      <w:r w:rsidR="003408FE">
        <w:t xml:space="preserve">fatal, wie </w:t>
      </w:r>
      <w:del w:id="2558" w:author="Cailleret Levi (cailllev)" w:date="2020-12-16T09:56:00Z">
        <w:r w:rsidR="003408FE" w:rsidDel="00E245BA">
          <w:delText>man in Figure 24 sehen kann</w:delText>
        </w:r>
      </w:del>
      <w:ins w:id="2559" w:author="Cailleret Levi (cailllev)" w:date="2020-12-16T09:56:00Z">
        <w:r w:rsidR="00E245BA">
          <w:t xml:space="preserve">in Abbildung </w:t>
        </w:r>
      </w:ins>
      <w:ins w:id="2560" w:author="Cailleret Levi (cailllev)" w:date="2020-12-16T09:57:00Z">
        <w:r w:rsidR="00E245BA">
          <w:t>14 ersichtlich ist</w:t>
        </w:r>
      </w:ins>
      <w:r w:rsidR="003408FE">
        <w:t>, allerdings</w:t>
      </w:r>
      <w:r w:rsidR="00151719">
        <w:t xml:space="preserve"> werden die Chancen des Angreifers</w:t>
      </w:r>
      <w:r w:rsidR="00FE2B54">
        <w:t xml:space="preserve"> grösser, Daten zu extrahieren.</w:t>
      </w:r>
    </w:p>
    <w:p w14:paraId="306FF621" w14:textId="1A5ED30D" w:rsidR="00DA7A37" w:rsidRPr="00DE586D" w:rsidRDefault="00DA7A37">
      <w:pPr>
        <w:pPrChange w:id="2561" w:author="Cailleret Levi (cailllev)" w:date="2020-12-16T09:55:00Z">
          <w:pPr>
            <w:jc w:val="left"/>
          </w:pPr>
        </w:pPrChange>
      </w:pPr>
      <w:r w:rsidRPr="00DE586D">
        <w:br w:type="page"/>
      </w:r>
    </w:p>
    <w:p w14:paraId="2F80CA62" w14:textId="12E39646" w:rsidR="006A557A" w:rsidRPr="006A557A" w:rsidRDefault="003D546D" w:rsidP="006A557A">
      <w:pPr>
        <w:pStyle w:val="Heading1"/>
      </w:pPr>
      <w:bookmarkStart w:id="2562" w:name="_Toc59300862"/>
      <w:r w:rsidRPr="002E73B1">
        <w:lastRenderedPageBreak/>
        <w:t>Diskussion</w:t>
      </w:r>
      <w:bookmarkEnd w:id="2562"/>
    </w:p>
    <w:p w14:paraId="48A52DE8" w14:textId="1C0FFB94" w:rsidR="00B84108" w:rsidRPr="00B84108" w:rsidRDefault="00DF028D" w:rsidP="00B84108">
      <w:pPr>
        <w:rPr>
          <w:b/>
          <w:bCs/>
        </w:rPr>
      </w:pPr>
      <w:r>
        <w:rPr>
          <w:b/>
          <w:bCs/>
        </w:rPr>
        <w:br/>
      </w:r>
      <w:r w:rsidR="00297D4E">
        <w:rPr>
          <w:b/>
          <w:bCs/>
        </w:rPr>
        <w:t>RL</w:t>
      </w:r>
      <w:r w:rsidR="0020458E">
        <w:rPr>
          <w:b/>
          <w:bCs/>
        </w:rPr>
        <w:t xml:space="preserve"> </w:t>
      </w:r>
      <w:r w:rsidR="0089399A">
        <w:rPr>
          <w:b/>
          <w:bCs/>
        </w:rPr>
        <w:t>MTD</w:t>
      </w:r>
      <w:r w:rsidR="00F83A94">
        <w:rPr>
          <w:b/>
          <w:bCs/>
        </w:rPr>
        <w:t xml:space="preserve"> </w:t>
      </w:r>
      <w:r w:rsidR="0041510F">
        <w:rPr>
          <w:b/>
          <w:bCs/>
        </w:rPr>
        <w:t>Effektivität</w:t>
      </w:r>
      <w:r w:rsidR="000B16D1">
        <w:rPr>
          <w:b/>
          <w:bCs/>
        </w:rPr>
        <w:t xml:space="preserve"> und w</w:t>
      </w:r>
      <w:r w:rsidR="00F83A94">
        <w:rPr>
          <w:b/>
          <w:bCs/>
        </w:rPr>
        <w:t>eite</w:t>
      </w:r>
      <w:r w:rsidR="00297D4E">
        <w:rPr>
          <w:b/>
          <w:bCs/>
        </w:rPr>
        <w:t xml:space="preserve">rführende </w:t>
      </w:r>
      <w:r w:rsidR="00D02AD3">
        <w:rPr>
          <w:b/>
          <w:bCs/>
        </w:rPr>
        <w:t>Forschungs</w:t>
      </w:r>
      <w:r w:rsidR="00AA4F97">
        <w:rPr>
          <w:b/>
          <w:bCs/>
        </w:rPr>
        <w:t>a</w:t>
      </w:r>
      <w:r w:rsidR="00297D4E">
        <w:rPr>
          <w:b/>
          <w:bCs/>
        </w:rPr>
        <w:t>rbeiten</w:t>
      </w:r>
    </w:p>
    <w:p w14:paraId="7FF50B85" w14:textId="7B04E78B" w:rsidR="00E937DC" w:rsidRDefault="00D63D74" w:rsidP="001E5599">
      <w:r>
        <w:t>Wie im vor</w:t>
      </w:r>
      <w:r w:rsidR="00E779DB">
        <w:t xml:space="preserve">herigen Kapitel ausführlich hergeleitet und aufgezeigt, sind in die RL Agenten in allen Modi und allen Versuchen </w:t>
      </w:r>
      <w:r w:rsidR="00441B9C">
        <w:t xml:space="preserve">markant effektiver als die </w:t>
      </w:r>
      <w:r w:rsidR="004945D8">
        <w:t xml:space="preserve">nicht RL Agenten. </w:t>
      </w:r>
      <w:r w:rsidR="008F4965">
        <w:t>Im besten Falle, also im normalen Modus, sind die RL Agenten auch schon nach einer Sekunde Lernzeit besser darin, das Netzwerk zu schützen</w:t>
      </w:r>
      <w:ins w:id="2563" w:author="Cailleret Levi (cailllev)" w:date="2020-12-19T19:53:00Z">
        <w:r w:rsidR="0054236F">
          <w:t>,</w:t>
        </w:r>
      </w:ins>
      <w:r w:rsidR="008F4965">
        <w:t xml:space="preserve"> </w:t>
      </w:r>
      <w:r w:rsidR="00457652">
        <w:t>als</w:t>
      </w:r>
      <w:r w:rsidR="008F4965">
        <w:t xml:space="preserve"> di</w:t>
      </w:r>
      <w:r w:rsidR="00EA70D9">
        <w:t>e selbst definierte MTD</w:t>
      </w:r>
      <w:r w:rsidR="00310FBE">
        <w:t xml:space="preserve"> (Defender2000)</w:t>
      </w:r>
      <w:ins w:id="2564" w:author="Cailleret Levi (cailllev)" w:date="2020-12-19T19:53:00Z">
        <w:r w:rsidR="0054236F">
          <w:t>,</w:t>
        </w:r>
      </w:ins>
      <w:r w:rsidR="00EA70D9">
        <w:t xml:space="preserve"> oder die rein zufällige MTD</w:t>
      </w:r>
      <w:r w:rsidR="00310FBE">
        <w:t xml:space="preserve"> (Random)</w:t>
      </w:r>
      <w:r w:rsidR="00EA70D9">
        <w:t xml:space="preserve">. </w:t>
      </w:r>
      <w:ins w:id="2565" w:author="Cailleret Levi (cailllev)" w:date="2020-12-18T08:58:00Z">
        <w:r w:rsidR="002B2A29">
          <w:t>Die Agenten können daher nicht nur</w:t>
        </w:r>
      </w:ins>
      <w:ins w:id="2566" w:author="Cailleret Levi (cailllev)" w:date="2020-12-18T09:01:00Z">
        <w:r w:rsidR="00B061C9">
          <w:t xml:space="preserve"> exzellent</w:t>
        </w:r>
      </w:ins>
      <w:ins w:id="2567" w:author="Cailleret Levi (cailllev)" w:date="2020-12-18T08:58:00Z">
        <w:r w:rsidR="002B2A29">
          <w:t xml:space="preserve"> </w:t>
        </w:r>
        <w:r w:rsidR="00DF5DDD">
          <w:t xml:space="preserve">Netzwerke verteidigen, bei denen die Services immer </w:t>
        </w:r>
      </w:ins>
      <w:ins w:id="2568" w:author="Cailleret Levi (cailllev)" w:date="2020-12-18T09:05:00Z">
        <w:r w:rsidR="005E0E7F">
          <w:t>gleichbleiben</w:t>
        </w:r>
      </w:ins>
      <w:ins w:id="2569" w:author="Cailleret Levi (cailllev)" w:date="2020-12-18T08:58:00Z">
        <w:r w:rsidR="00DF5DDD">
          <w:t xml:space="preserve">, sondern </w:t>
        </w:r>
      </w:ins>
      <w:ins w:id="2570" w:author="Cailleret Levi (cailllev)" w:date="2020-12-18T10:02:00Z">
        <w:r w:rsidR="007C46E9">
          <w:t>können</w:t>
        </w:r>
      </w:ins>
      <w:ins w:id="2571" w:author="Cailleret Levi (cailllev)" w:date="2020-12-18T08:58:00Z">
        <w:r w:rsidR="00DF5DDD">
          <w:t xml:space="preserve"> </w:t>
        </w:r>
      </w:ins>
      <w:ins w:id="2572" w:author="Cailleret Levi (cailllev)" w:date="2020-12-18T09:01:00Z">
        <w:r w:rsidR="00B72DC5">
          <w:t xml:space="preserve">auch </w:t>
        </w:r>
      </w:ins>
      <w:ins w:id="2573" w:author="Cailleret Levi (cailllev)" w:date="2020-12-18T09:02:00Z">
        <w:r w:rsidR="00A35C26">
          <w:t>"dynamische" Netzwerke</w:t>
        </w:r>
        <w:r w:rsidR="00A10E52">
          <w:t xml:space="preserve"> sichern. Als Beispiel dafür kann IaaS</w:t>
        </w:r>
      </w:ins>
      <w:ins w:id="2574" w:author="Cailleret Levi (cailllev)" w:date="2020-12-18T09:05:00Z">
        <w:r w:rsidR="005E0E7F">
          <w:t xml:space="preserve"> (Infrastructure as a Service)</w:t>
        </w:r>
      </w:ins>
      <w:ins w:id="2575" w:author="Cailleret Levi (cailllev)" w:date="2020-12-18T09:02:00Z">
        <w:r w:rsidR="00A10E52">
          <w:t xml:space="preserve"> on Demand genannt werden.</w:t>
        </w:r>
      </w:ins>
      <w:ins w:id="2576" w:author="Cailleret Levi (cailllev)" w:date="2020-12-18T08:59:00Z">
        <w:r w:rsidR="00E36BF1">
          <w:t xml:space="preserve"> </w:t>
        </w:r>
      </w:ins>
      <w:ins w:id="2577" w:author="Cailleret Levi (cailllev)" w:date="2020-12-18T09:03:00Z">
        <w:r w:rsidR="009B7CBF">
          <w:t>Dabei wird, wie zu erwarten ist, auf Anfrage die Infrastruktur bereitgestellt</w:t>
        </w:r>
        <w:r w:rsidR="00672B1E">
          <w:t>. Im gleichen Moment k</w:t>
        </w:r>
      </w:ins>
      <w:ins w:id="2578" w:author="Cailleret Levi (cailllev)" w:date="2020-12-18T09:04:00Z">
        <w:r w:rsidR="00672B1E">
          <w:t xml:space="preserve">ann der Agent das neue </w:t>
        </w:r>
        <w:r w:rsidR="000F73F7">
          <w:t>Netzwerk-</w:t>
        </w:r>
        <w:r w:rsidR="00672B1E">
          <w:t xml:space="preserve">Layout </w:t>
        </w:r>
        <w:r w:rsidR="000F73F7">
          <w:t>erlernen</w:t>
        </w:r>
      </w:ins>
      <w:ins w:id="2579" w:author="Cailleret Levi (cailllev)" w:date="2020-12-19T19:53:00Z">
        <w:r w:rsidR="009C4D15">
          <w:t xml:space="preserve">. Das führt dazu, dass </w:t>
        </w:r>
      </w:ins>
      <w:ins w:id="2580" w:author="Cailleret Levi (cailllev)" w:date="2020-12-18T09:04:00Z">
        <w:r w:rsidR="000F73F7">
          <w:t>eigentlich</w:t>
        </w:r>
      </w:ins>
      <w:ins w:id="2581" w:author="Cailleret Levi (cailllev)" w:date="2020-12-18T09:05:00Z">
        <w:r w:rsidR="00F65788">
          <w:t xml:space="preserve"> im selben Moment</w:t>
        </w:r>
      </w:ins>
      <w:ins w:id="2582" w:author="Cailleret Levi (cailllev)" w:date="2020-12-19T19:54:00Z">
        <w:r w:rsidR="005F201A">
          <w:t>,</w:t>
        </w:r>
      </w:ins>
      <w:ins w:id="2583" w:author="Cailleret Levi (cailllev)" w:date="2020-12-18T09:05:00Z">
        <w:r w:rsidR="00F65788">
          <w:t xml:space="preserve"> wie </w:t>
        </w:r>
        <w:r w:rsidR="005E0E7F">
          <w:t xml:space="preserve">die neue </w:t>
        </w:r>
      </w:ins>
      <w:ins w:id="2584" w:author="Cailleret Levi (cailllev)" w:date="2020-12-18T09:06:00Z">
        <w:r w:rsidR="00FD6766">
          <w:t>Infrastruktur</w:t>
        </w:r>
      </w:ins>
      <w:ins w:id="2585" w:author="Cailleret Levi (cailllev)" w:date="2020-12-18T09:05:00Z">
        <w:r w:rsidR="00FD6766">
          <w:t xml:space="preserve"> bereit ist, </w:t>
        </w:r>
      </w:ins>
      <w:ins w:id="2586" w:author="Cailleret Levi (cailllev)" w:date="2020-12-18T09:06:00Z">
        <w:r w:rsidR="00FD6766">
          <w:t xml:space="preserve">auch ein </w:t>
        </w:r>
      </w:ins>
      <w:ins w:id="2587" w:author="Cailleret Levi (cailllev)" w:date="2020-12-18T09:07:00Z">
        <w:r w:rsidR="00750906">
          <w:t>Agent</w:t>
        </w:r>
      </w:ins>
      <w:ins w:id="2588" w:author="Cailleret Levi (cailllev)" w:date="2020-12-19T19:54:00Z">
        <w:r w:rsidR="003F3BA8">
          <w:t xml:space="preserve"> trainiert ist und</w:t>
        </w:r>
      </w:ins>
      <w:ins w:id="2589" w:author="Cailleret Levi (cailllev)" w:date="2020-12-18T09:06:00Z">
        <w:r w:rsidR="00FD6766">
          <w:t xml:space="preserve"> eine effektive MTD </w:t>
        </w:r>
      </w:ins>
      <w:ins w:id="2590" w:author="Cailleret Levi (cailllev)" w:date="2020-12-19T19:54:00Z">
        <w:r w:rsidR="005F201A">
          <w:t>bereitstellt</w:t>
        </w:r>
      </w:ins>
      <w:ins w:id="2591" w:author="Cailleret Levi (cailllev)" w:date="2020-12-18T09:06:00Z">
        <w:r w:rsidR="00FD6766">
          <w:t xml:space="preserve">. </w:t>
        </w:r>
      </w:ins>
      <w:commentRangeStart w:id="2592"/>
      <w:del w:id="2593" w:author="Cailleret Levi (cailllev)" w:date="2020-12-18T08:59:00Z">
        <w:r w:rsidR="00EA70D9" w:rsidRPr="0087230E" w:rsidDel="00E36BF1">
          <w:rPr>
            <w:color w:val="FF0000"/>
            <w:rPrChange w:id="2594" w:author="Cailleret Levi (cailllev)" w:date="2020-12-14T15:49:00Z">
              <w:rPr/>
            </w:rPrChange>
          </w:rPr>
          <w:delText>Daher könnten diese Agenten auch dafür eingesetzt werden</w:delText>
        </w:r>
        <w:r w:rsidR="00CE4953" w:rsidRPr="0087230E" w:rsidDel="00E36BF1">
          <w:rPr>
            <w:color w:val="FF0000"/>
            <w:rPrChange w:id="2595" w:author="Cailleret Levi (cailllev)" w:date="2020-12-14T15:49:00Z">
              <w:rPr/>
            </w:rPrChange>
          </w:rPr>
          <w:delText xml:space="preserve">, Netzwerke zu verteidigen, die </w:delText>
        </w:r>
        <w:r w:rsidR="005E7495" w:rsidRPr="0087230E" w:rsidDel="00E36BF1">
          <w:rPr>
            <w:color w:val="FF0000"/>
            <w:rPrChange w:id="2596" w:author="Cailleret Levi (cailllev)" w:date="2020-12-14T15:49:00Z">
              <w:rPr/>
            </w:rPrChange>
          </w:rPr>
          <w:delText xml:space="preserve">sich oft </w:delText>
        </w:r>
        <w:r w:rsidR="005A6DAD" w:rsidRPr="0087230E" w:rsidDel="00E36BF1">
          <w:rPr>
            <w:color w:val="FF0000"/>
            <w:rPrChange w:id="2597" w:author="Cailleret Levi (cailllev)" w:date="2020-12-14T15:49:00Z">
              <w:rPr/>
            </w:rPrChange>
          </w:rPr>
          <w:delText>anpassen. Als Beispiel dazu dient Homeoffice</w:delText>
        </w:r>
        <w:r w:rsidR="005D547B" w:rsidRPr="0087230E" w:rsidDel="00E36BF1">
          <w:rPr>
            <w:color w:val="FF0000"/>
            <w:rPrChange w:id="2598" w:author="Cailleret Levi (cailllev)" w:date="2020-12-14T15:49:00Z">
              <w:rPr/>
            </w:rPrChange>
          </w:rPr>
          <w:delText xml:space="preserve">, wobei sich </w:delText>
        </w:r>
        <w:r w:rsidR="00B50114" w:rsidRPr="0087230E" w:rsidDel="00E36BF1">
          <w:rPr>
            <w:color w:val="FF0000"/>
            <w:rPrChange w:id="2599" w:author="Cailleret Levi (cailllev)" w:date="2020-12-14T15:49:00Z">
              <w:rPr/>
            </w:rPrChange>
          </w:rPr>
          <w:delText xml:space="preserve">die Benutzer von überall her </w:delText>
        </w:r>
        <w:r w:rsidR="0094280F" w:rsidRPr="0087230E" w:rsidDel="00E36BF1">
          <w:rPr>
            <w:color w:val="FF0000"/>
            <w:rPrChange w:id="2600" w:author="Cailleret Levi (cailllev)" w:date="2020-12-14T15:49:00Z">
              <w:rPr/>
            </w:rPrChange>
          </w:rPr>
          <w:delText>mit dem</w:delText>
        </w:r>
        <w:r w:rsidR="00B50114" w:rsidRPr="0087230E" w:rsidDel="00E36BF1">
          <w:rPr>
            <w:color w:val="FF0000"/>
            <w:rPrChange w:id="2601" w:author="Cailleret Levi (cailllev)" w:date="2020-12-14T15:49:00Z">
              <w:rPr/>
            </w:rPrChange>
          </w:rPr>
          <w:delText xml:space="preserve"> Firmennetzwerk per VPN verbinden können</w:delText>
        </w:r>
        <w:commentRangeEnd w:id="2592"/>
        <w:r w:rsidR="006E7EBA" w:rsidRPr="0087230E" w:rsidDel="00E36BF1">
          <w:rPr>
            <w:rStyle w:val="CommentReference"/>
            <w:color w:val="FF0000"/>
            <w:rPrChange w:id="2602" w:author="Cailleret Levi (cailllev)" w:date="2020-12-14T15:49:00Z">
              <w:rPr>
                <w:rStyle w:val="CommentReference"/>
              </w:rPr>
            </w:rPrChange>
          </w:rPr>
          <w:commentReference w:id="2592"/>
        </w:r>
        <w:r w:rsidR="005A6DAD" w:rsidRPr="0087230E" w:rsidDel="00E36BF1">
          <w:rPr>
            <w:color w:val="FF0000"/>
            <w:rPrChange w:id="2603" w:author="Cailleret Levi (cailllev)" w:date="2020-12-14T15:49:00Z">
              <w:rPr/>
            </w:rPrChange>
          </w:rPr>
          <w:delText xml:space="preserve">. </w:delText>
        </w:r>
      </w:del>
      <w:commentRangeStart w:id="2604"/>
      <w:del w:id="2605" w:author="Cailleret Levi (cailllev)" w:date="2020-12-18T09:04:00Z">
        <w:r w:rsidR="00F84F38" w:rsidRPr="0087230E" w:rsidDel="00F65788">
          <w:rPr>
            <w:color w:val="FF0000"/>
            <w:rPrChange w:id="2606" w:author="Cailleret Levi (cailllev)" w:date="2020-12-14T15:49:00Z">
              <w:rPr/>
            </w:rPrChange>
          </w:rPr>
          <w:delText>Solange das Netzwerk nicht all zu kompliziert ist und die Benutzer</w:delText>
        </w:r>
        <w:r w:rsidR="0042685B" w:rsidRPr="0087230E" w:rsidDel="00F65788">
          <w:rPr>
            <w:color w:val="FF0000"/>
            <w:rPrChange w:id="2607" w:author="Cailleret Levi (cailllev)" w:date="2020-12-14T15:49:00Z">
              <w:rPr/>
            </w:rPrChange>
          </w:rPr>
          <w:delText xml:space="preserve">zahl nicht zu grosse Schwankungen </w:delText>
        </w:r>
        <w:r w:rsidR="00F3114C" w:rsidRPr="0087230E" w:rsidDel="00F65788">
          <w:rPr>
            <w:color w:val="FF0000"/>
            <w:rPrChange w:id="2608" w:author="Cailleret Levi (cailllev)" w:date="2020-12-14T15:49:00Z">
              <w:rPr/>
            </w:rPrChange>
          </w:rPr>
          <w:delText>erfährt</w:delText>
        </w:r>
        <w:commentRangeEnd w:id="2604"/>
        <w:r w:rsidR="00B7074C" w:rsidRPr="0087230E" w:rsidDel="00F65788">
          <w:rPr>
            <w:rStyle w:val="CommentReference"/>
            <w:color w:val="FF0000"/>
            <w:rPrChange w:id="2609" w:author="Cailleret Levi (cailllev)" w:date="2020-12-14T15:49:00Z">
              <w:rPr>
                <w:rStyle w:val="CommentReference"/>
              </w:rPr>
            </w:rPrChange>
          </w:rPr>
          <w:commentReference w:id="2604"/>
        </w:r>
        <w:r w:rsidR="00F84F38" w:rsidDel="00F65788">
          <w:delText xml:space="preserve">, </w:delText>
        </w:r>
        <w:r w:rsidR="00107A2C" w:rsidDel="00F65788">
          <w:delText>sollten die RL Agenten schnell eine effektive Lösung finden.</w:delText>
        </w:r>
        <w:r w:rsidR="00D8732F" w:rsidDel="00F65788">
          <w:delText xml:space="preserve"> </w:delText>
        </w:r>
      </w:del>
      <w:r w:rsidR="00D8732F">
        <w:t xml:space="preserve">Dieser Anwendungsfall </w:t>
      </w:r>
      <w:r w:rsidR="00393EF3">
        <w:t>sollte für künftige Forschungsarbeiten in Betracht gezogen werden.</w:t>
      </w:r>
    </w:p>
    <w:p w14:paraId="347FD235" w14:textId="77777777" w:rsidR="0032442C" w:rsidRDefault="0032442C" w:rsidP="001E5599">
      <w:pPr>
        <w:rPr>
          <w:ins w:id="2610" w:author="Cailleret Levi (cailllev)" w:date="2020-12-18T09:16:00Z"/>
          <w:b/>
          <w:bCs/>
        </w:rPr>
      </w:pPr>
    </w:p>
    <w:p w14:paraId="1E28DF30" w14:textId="481A501A" w:rsidR="00C31CDC" w:rsidRPr="00C31CDC" w:rsidRDefault="00B50AA2" w:rsidP="001E5599">
      <w:pPr>
        <w:rPr>
          <w:b/>
          <w:bCs/>
        </w:rPr>
      </w:pPr>
      <w:r>
        <w:rPr>
          <w:b/>
          <w:bCs/>
        </w:rPr>
        <w:t>Sein</w:t>
      </w:r>
      <w:r w:rsidR="00C31CDC">
        <w:rPr>
          <w:b/>
          <w:bCs/>
        </w:rPr>
        <w:t xml:space="preserve"> oder Schein</w:t>
      </w:r>
    </w:p>
    <w:p w14:paraId="3840FF01" w14:textId="72FD5289" w:rsidR="00DD6CCD" w:rsidRDefault="00B50AA2" w:rsidP="00E937DC">
      <w:r>
        <w:t>Sind die RL MTD Lösungen nun wirklich viel besser als die nicht RL MTD Lösungen</w:t>
      </w:r>
      <w:r w:rsidR="009D0EEF">
        <w:t>?</w:t>
      </w:r>
      <w:r w:rsidR="009D6E5E">
        <w:t xml:space="preserve"> </w:t>
      </w:r>
      <w:r w:rsidR="00A62C94" w:rsidRPr="00A62C94">
        <w:t xml:space="preserve">Nach </w:t>
      </w:r>
      <w:r w:rsidR="00A62C94">
        <w:t xml:space="preserve">eigenen Überlegungen ist </w:t>
      </w:r>
      <w:r w:rsidR="00F34D98" w:rsidRPr="00A62C94">
        <w:t>es wahrscheinlich ziemlich einfach</w:t>
      </w:r>
      <w:r w:rsidR="00A62C94">
        <w:t xml:space="preserve"> für die RL Agenten</w:t>
      </w:r>
      <w:r w:rsidR="00F34D98" w:rsidRPr="00A62C94">
        <w:t>, eine</w:t>
      </w:r>
      <w:r w:rsidR="00B74689">
        <w:t xml:space="preserve"> sehr gute Lösung für unser MTD Problem</w:t>
      </w:r>
      <w:r w:rsidR="00F34D98" w:rsidRPr="00A62C94">
        <w:t xml:space="preserve"> zu finden</w:t>
      </w:r>
      <w:r w:rsidR="00B74689">
        <w:t xml:space="preserve">. </w:t>
      </w:r>
      <w:r w:rsidR="00D63318">
        <w:t xml:space="preserve">Diese </w:t>
      </w:r>
      <w:r w:rsidR="005573CA">
        <w:t>Lösung entsteht,</w:t>
      </w:r>
      <w:r w:rsidR="005573CA" w:rsidRPr="005573CA">
        <w:t xml:space="preserve"> </w:t>
      </w:r>
      <w:r w:rsidR="005573CA">
        <w:t xml:space="preserve">indem der Agent jede Runde das </w:t>
      </w:r>
      <w:del w:id="2611" w:author="Cailleret Levi (cailllev)" w:date="2020-12-14T10:57:00Z">
        <w:r w:rsidR="005573CA" w:rsidDel="00C30CE8">
          <w:delText>IDS</w:delText>
        </w:r>
      </w:del>
      <w:ins w:id="2612" w:author="Cailleret Levi (cailllev)" w:date="2020-12-14T10:57:00Z">
        <w:r w:rsidR="00C30CE8">
          <w:t>IPS</w:t>
        </w:r>
      </w:ins>
      <w:r w:rsidR="005573CA">
        <w:t xml:space="preserve"> austauscht. Daraus folgt</w:t>
      </w:r>
      <w:r w:rsidR="000B4862">
        <w:t>, dass</w:t>
      </w:r>
      <w:r w:rsidR="00F34D98" w:rsidRPr="00A62C94">
        <w:t xml:space="preserve"> der Angreifer</w:t>
      </w:r>
      <w:r w:rsidR="000B4862">
        <w:t xml:space="preserve"> bei</w:t>
      </w:r>
      <w:r w:rsidR="00037B48" w:rsidRPr="00A62C94">
        <w:t xml:space="preserve"> jeden Schritt</w:t>
      </w:r>
      <w:r w:rsidR="00F34D98" w:rsidRPr="00A62C94">
        <w:t xml:space="preserve"> zu 0.9911</w:t>
      </w:r>
      <w:r w:rsidR="00037B48" w:rsidRPr="00A62C94">
        <w:t xml:space="preserve"> </w:t>
      </w:r>
      <w:r w:rsidR="000B4862">
        <w:t>erkannt und vom System gekickt</w:t>
      </w:r>
      <w:r w:rsidR="00037B48" w:rsidRPr="00A62C94">
        <w:t xml:space="preserve"> wird</w:t>
      </w:r>
      <w:commentRangeStart w:id="2613"/>
      <w:r w:rsidR="000B4862">
        <w:t xml:space="preserve">. </w:t>
      </w:r>
      <w:del w:id="2614" w:author="Cailleret Levi (cailllev)" w:date="2020-12-14T13:13:00Z">
        <w:r w:rsidR="000B4862" w:rsidDel="00980647">
          <w:delText xml:space="preserve">Das ist </w:delText>
        </w:r>
        <w:r w:rsidR="000A31F6" w:rsidDel="00980647">
          <w:delText xml:space="preserve">aber </w:delText>
        </w:r>
        <w:r w:rsidR="000B4862" w:rsidDel="00980647">
          <w:delText xml:space="preserve">nicht </w:delText>
        </w:r>
        <w:r w:rsidR="00F24355" w:rsidDel="00980647">
          <w:delText xml:space="preserve">allzu </w:delText>
        </w:r>
        <w:r w:rsidR="000A31F6" w:rsidDel="00980647">
          <w:delText>utopisch</w:delText>
        </w:r>
      </w:del>
      <w:ins w:id="2615" w:author="Cailleret Levi (cailllev)" w:date="2020-12-14T13:13:00Z">
        <w:r w:rsidR="00505A84">
          <w:t xml:space="preserve">Auch wenn sich das </w:t>
        </w:r>
      </w:ins>
      <w:ins w:id="2616" w:author="Cailleret Levi (cailllev)" w:date="2020-12-18T10:03:00Z">
        <w:r w:rsidR="00774D5D">
          <w:t>fast zu</w:t>
        </w:r>
      </w:ins>
      <w:ins w:id="2617" w:author="Cailleret Levi (cailllev)" w:date="2020-12-14T13:13:00Z">
        <w:r w:rsidR="00980647">
          <w:t xml:space="preserve"> gut anhört</w:t>
        </w:r>
        <w:r w:rsidR="00505A84">
          <w:t>, ist es trotzdem nicht unrealistisch</w:t>
        </w:r>
      </w:ins>
      <w:r w:rsidR="009D25E4">
        <w:t>. D</w:t>
      </w:r>
      <w:r w:rsidR="00F24355">
        <w:t xml:space="preserve">enn wenn der Angreifer nie weiss, was er </w:t>
      </w:r>
      <w:del w:id="2618" w:author="Cailleret Levi (cailllev)" w:date="2020-12-19T19:54:00Z">
        <w:r w:rsidR="00F24355" w:rsidDel="007D1970">
          <w:delText xml:space="preserve">Angreifen </w:delText>
        </w:r>
      </w:del>
      <w:ins w:id="2619" w:author="Cailleret Levi (cailllev)" w:date="2020-12-19T19:54:00Z">
        <w:r w:rsidR="007D1970">
          <w:t xml:space="preserve">angreifen </w:t>
        </w:r>
      </w:ins>
      <w:r w:rsidR="00F24355">
        <w:t>kann (</w:t>
      </w:r>
      <w:r w:rsidR="00F041E3" w:rsidRPr="009D25E4">
        <w:t>Attack Surface Shifting</w:t>
      </w:r>
      <w:r w:rsidR="00F041E3">
        <w:t>)</w:t>
      </w:r>
      <w:r w:rsidR="00F24355">
        <w:t xml:space="preserve"> und welche Angriffe unentdeckt bleiben</w:t>
      </w:r>
      <w:r w:rsidR="00F041E3">
        <w:t xml:space="preserve"> (Prevention Surface Shifting)</w:t>
      </w:r>
      <w:r w:rsidR="009D25E4">
        <w:t>, wie soll er so einen erfolgreichen Angriff starten?</w:t>
      </w:r>
      <w:commentRangeEnd w:id="2613"/>
      <w:r w:rsidR="0031772B">
        <w:rPr>
          <w:rStyle w:val="CommentReference"/>
        </w:rPr>
        <w:commentReference w:id="2613"/>
      </w:r>
    </w:p>
    <w:p w14:paraId="3044AF4F" w14:textId="03F248EF" w:rsidR="0028740B" w:rsidRDefault="00BE25FB" w:rsidP="00E937DC">
      <w:r>
        <w:t xml:space="preserve">Wenn nun ein Angreifer die </w:t>
      </w:r>
      <w:del w:id="2620" w:author="Cailleret Levi (cailllev)" w:date="2020-12-14T11:36:00Z">
        <w:r w:rsidR="00AC5DA4" w:rsidDel="00F75FB5">
          <w:delText>Detektionssysteme</w:delText>
        </w:r>
      </w:del>
      <w:ins w:id="2621" w:author="Cailleret Levi (cailllev)" w:date="2020-12-14T11:36:00Z">
        <w:r w:rsidR="00F75FB5">
          <w:t>Präventionssysteme</w:t>
        </w:r>
      </w:ins>
      <w:r w:rsidR="00AC5DA4">
        <w:t xml:space="preserve"> ausfindig machen kann und einen </w:t>
      </w:r>
      <w:r w:rsidR="00B60F3A">
        <w:t>Angriff finde</w:t>
      </w:r>
      <w:r w:rsidR="006902C1">
        <w:t>t</w:t>
      </w:r>
      <w:r w:rsidR="00B60F3A">
        <w:t xml:space="preserve">, der von keinem </w:t>
      </w:r>
      <w:del w:id="2622" w:author="Cailleret Levi (cailllev)" w:date="2020-12-14T11:36:00Z">
        <w:r w:rsidR="00B60F3A" w:rsidDel="00F75FB5">
          <w:delText>Detektionssystem</w:delText>
        </w:r>
      </w:del>
      <w:ins w:id="2623" w:author="Cailleret Levi (cailllev)" w:date="2020-12-14T11:36:00Z">
        <w:r w:rsidR="00F75FB5">
          <w:t>Präventionssystem</w:t>
        </w:r>
      </w:ins>
      <w:r w:rsidR="00B60F3A">
        <w:t xml:space="preserve"> entdeckt wird, </w:t>
      </w:r>
      <w:del w:id="2624" w:author="Cailleret Levi (cailllev)" w:date="2020-12-18T09:11:00Z">
        <w:r w:rsidR="00B60F3A" w:rsidDel="00C75FE2">
          <w:delText>steigen seine Chancen natürlich markant</w:delText>
        </w:r>
      </w:del>
      <w:ins w:id="2625" w:author="Cailleret Levi (cailllev)" w:date="2020-12-18T09:11:00Z">
        <w:r w:rsidR="00C75FE2">
          <w:t>kann er somit alle Präventionssysteme ausspielen</w:t>
        </w:r>
      </w:ins>
      <w:r w:rsidR="006902C1">
        <w:t>. Dies ist aber</w:t>
      </w:r>
      <w:r w:rsidR="00282856">
        <w:t xml:space="preserve"> ein</w:t>
      </w:r>
      <w:r w:rsidR="00813F56">
        <w:t xml:space="preserve"> wohl bekanntes Problem im Bereich MTD</w:t>
      </w:r>
      <w:ins w:id="2626" w:author="Cailleret Levi (cailllev)" w:date="2020-12-18T09:11:00Z">
        <w:r w:rsidR="00CB6FAC">
          <w:t xml:space="preserve"> (</w:t>
        </w:r>
      </w:ins>
      <w:ins w:id="2627" w:author="Cailleret Levi (cailllev)" w:date="2020-12-18T09:13:00Z">
        <w:r w:rsidR="00DD197A">
          <w:t>keine gemeinsamen Schwachstellen</w:t>
        </w:r>
      </w:ins>
      <w:ins w:id="2628" w:author="Cailleret Levi (cailllev)" w:date="2020-12-18T09:11:00Z">
        <w:r w:rsidR="00CB6FAC">
          <w:t>)</w:t>
        </w:r>
      </w:ins>
      <w:ins w:id="2629" w:author="Cailleret Levi (cailllev)" w:date="2020-12-18T09:13:00Z">
        <w:r w:rsidR="00DD197A">
          <w:t xml:space="preserve"> </w:t>
        </w:r>
      </w:ins>
      <w:r w:rsidR="00DD197A">
        <w:fldChar w:fldCharType="begin"/>
      </w:r>
      <w:r w:rsidR="00DD197A">
        <w:instrText xml:space="preserve"> ADDIN ZOTERO_ITEM CSL_CITATION {"citationID":"LyxE3Kru","properties":{"formattedCitation":"[2]","plainCitation":"[2]","noteIndex":0},"citationItems":[{"id":12,"uris":["http://zotero.org/users/6945396/items/ZFP8A3JE"],"uri":["http://zotero.org/users/6945396/items/ZFP8A3JE"],"itemData":{"id":12,"type":"article-journal","abstract":"Network defenses based on traditional tools, techniques, and procedures (TTP) fail to account for the attacker's inherent advantage present due to the static nature of network services and configurations. To take away this asymmetric advantage, Moving Target Defense (MTD) continuously shifts the configuration of the underlying system, in turn reducing the success rate of cyberattacks. In this survey, we analyze the recent advancements made in the development of MTDs and highlight (1) how these defenses can be defined using common terminology, (2) can be made more effective with the use of artificial intelligence techniques for decision making, (3) be implemented in practice and (4) evaluated. We first define an MTD using a simple and yet general notation that captures the key aspects of such defenses. We then categorize these defenses into different sub-classes depending on what they move, when they move and how they move. In trying to answer the latter question, we showcase the use of domain knowledge and game-theoretic modeling can help the defender come up with effective and efficient movement strategies. Second, to understand the practicality of these defense methods, we discuss how various MTDs have been implemented and find that networking technologies such as Software Defined Networking and Network Function Virtualization act as key enablers for implementing these dynamic defenses. We then briefly highlight MTD test-beds and case-studies to aid readers who want to examine or deploy existing MTD techniques. Third, our survey categorizes proposed MTDs based on the qualitative and quantitative metrics they utilize to evaluate their effectiveness in terms of security and performance. We use well-defined metrics such as risk analysis and performance costs for qualitative evaluation and metrics based on Confidentiality, Integrity, Availability (CIA), attack representation, QoS impact, and targeted threat models for quantitative evaluation. Finally, we show that our categorization of MTDs is effective in identifying novel research areas and highlight directions for future research.","container-title":"IEEE Communications Surveys Tutorials","DOI":"10.1109/COMST.2020.2982955","ISSN":"1553-877X","issue":"3","note":"event: IEEE Communications Surveys Tutorials","page":"1909-1941","source":"IEEE Xplore","title":"A Survey of Moving Target Defenses for Network Security","volume":"22","author":[{"family":"Sengupta","given":"Sailik"},{"family":"Chowdhary","given":"Ankur"},{"family":"Sabur","given":"Abdulhakim"},{"family":"Alshamrani","given":"Adel"},{"family":"Huang","given":"Dijiang"},{"family":"Kambhampati","given":"Subbarao"}],"issued":{"date-parts":[["2020"]],"season":"thirdquarter"}}}],"schema":"https://github.com/citation-style-language/schema/raw/master/csl-citation.json"} </w:instrText>
      </w:r>
      <w:r w:rsidR="00DD197A">
        <w:fldChar w:fldCharType="separate"/>
      </w:r>
      <w:r w:rsidR="00DD197A" w:rsidRPr="00DD197A">
        <w:rPr>
          <w:rFonts w:ascii="Calibri" w:hAnsi="Calibri" w:cs="Calibri"/>
        </w:rPr>
        <w:t>[2]</w:t>
      </w:r>
      <w:r w:rsidR="00DD197A">
        <w:fldChar w:fldCharType="end"/>
      </w:r>
      <w:r w:rsidR="00E95F5B">
        <w:t xml:space="preserve">. Zudem </w:t>
      </w:r>
      <w:r w:rsidR="004D2BAC">
        <w:t xml:space="preserve">wirkt sich das auf RL MTDs und </w:t>
      </w:r>
      <w:del w:id="2630" w:author="Cailleret Levi (cailllev)" w:date="2020-12-18T09:14:00Z">
        <w:r w:rsidR="004D2BAC" w:rsidDel="00055C0C">
          <w:delText>nicht RL</w:delText>
        </w:r>
      </w:del>
      <w:ins w:id="2631" w:author="Cailleret Levi (cailllev)" w:date="2020-12-18T09:14:00Z">
        <w:r w:rsidR="00055C0C">
          <w:t>"normale"</w:t>
        </w:r>
      </w:ins>
      <w:r w:rsidR="004D2BAC">
        <w:t xml:space="preserve"> MTDs gleichermassen aus.</w:t>
      </w:r>
    </w:p>
    <w:p w14:paraId="60D4136F" w14:textId="3EAD5198" w:rsidR="000E5B50" w:rsidRDefault="005B11D5" w:rsidP="00E937DC">
      <w:r>
        <w:t>Zum wohl interessantesten Versuch, dem Modus "Pause"</w:t>
      </w:r>
      <w:ins w:id="2632" w:author="Cailleret Levi (cailllev)" w:date="2020-12-18T09:14:00Z">
        <w:r w:rsidR="00055C0C">
          <w:t>:</w:t>
        </w:r>
      </w:ins>
      <w:del w:id="2633" w:author="Cailleret Levi (cailllev)" w:date="2020-12-18T09:14:00Z">
        <w:r w:rsidDel="00055C0C">
          <w:delText>.</w:delText>
        </w:r>
      </w:del>
      <w:r>
        <w:t xml:space="preserve"> </w:t>
      </w:r>
      <w:r w:rsidR="00BE25FB">
        <w:t>I</w:t>
      </w:r>
      <w:r w:rsidR="00AE78D6" w:rsidRPr="00A62C94">
        <w:t xml:space="preserve">m </w:t>
      </w:r>
      <w:del w:id="2634" w:author="Cailleret Levi (cailllev)" w:date="2020-12-18T09:14:00Z">
        <w:r w:rsidR="009E66F4" w:rsidDel="00055C0C">
          <w:delText>Pausenmodus</w:delText>
        </w:r>
        <w:r w:rsidR="00AE78D6" w:rsidRPr="00A62C94" w:rsidDel="00055C0C">
          <w:delText xml:space="preserve"> </w:delText>
        </w:r>
      </w:del>
      <w:ins w:id="2635" w:author="Cailleret Levi (cailllev)" w:date="2020-12-18T09:14:00Z">
        <w:r w:rsidR="00055C0C">
          <w:t>Modus "Pause"</w:t>
        </w:r>
        <w:r w:rsidR="00055C0C" w:rsidRPr="00A62C94">
          <w:t xml:space="preserve"> </w:t>
        </w:r>
      </w:ins>
      <w:del w:id="2636" w:author="Cailleret Levi (cailllev)" w:date="2020-12-18T09:14:00Z">
        <w:r w:rsidR="00AE78D6" w:rsidRPr="00A62C94" w:rsidDel="00614EC3">
          <w:delText xml:space="preserve">wurde </w:delText>
        </w:r>
      </w:del>
      <w:ins w:id="2637" w:author="Cailleret Levi (cailllev)" w:date="2020-12-18T09:14:00Z">
        <w:r w:rsidR="00614EC3">
          <w:t>wird</w:t>
        </w:r>
        <w:r w:rsidR="00614EC3" w:rsidRPr="00A62C94">
          <w:t xml:space="preserve"> </w:t>
        </w:r>
      </w:ins>
      <w:r w:rsidR="00AE78D6" w:rsidRPr="00A62C94">
        <w:t xml:space="preserve">verhindert, </w:t>
      </w:r>
      <w:r w:rsidR="0014727F">
        <w:t xml:space="preserve">dass </w:t>
      </w:r>
      <w:del w:id="2638" w:author="Cailleret Levi (cailllev)" w:date="2020-12-14T13:12:00Z">
        <w:r w:rsidR="006503A3" w:rsidDel="007A6268">
          <w:delText>bei</w:delText>
        </w:r>
      </w:del>
      <w:ins w:id="2639" w:author="Bernhard Tellenbach" w:date="2020-12-12T16:34:00Z">
        <w:del w:id="2640" w:author="Cailleret Levi (cailllev)" w:date="2020-12-14T13:12:00Z">
          <w:r w:rsidR="00B7074C" w:rsidDel="007A6268">
            <w:delText xml:space="preserve"> </w:delText>
          </w:r>
        </w:del>
      </w:ins>
      <w:del w:id="2641" w:author="Cailleret Levi (cailllev)" w:date="2020-12-14T13:12:00Z">
        <w:r w:rsidR="006503A3" w:rsidDel="007A6268">
          <w:delText>folgenden</w:delText>
        </w:r>
      </w:del>
      <w:ins w:id="2642" w:author="Cailleret Levi (cailllev)" w:date="2020-12-14T13:12:00Z">
        <w:r w:rsidR="007A6268">
          <w:t>bei</w:t>
        </w:r>
      </w:ins>
      <w:ins w:id="2643" w:author="Cailleret Levi (cailllev)" w:date="2020-12-18T09:14:00Z">
        <w:r w:rsidR="00614EC3">
          <w:t xml:space="preserve"> </w:t>
        </w:r>
      </w:ins>
      <w:ins w:id="2644" w:author="Cailleret Levi (cailllev)" w:date="2020-12-14T13:12:00Z">
        <w:r w:rsidR="007A6268">
          <w:t>folgenden</w:t>
        </w:r>
      </w:ins>
      <w:r w:rsidR="00486BFE">
        <w:t xml:space="preserve"> Schritt</w:t>
      </w:r>
      <w:r w:rsidR="00A54ADD">
        <w:t>en</w:t>
      </w:r>
      <w:r w:rsidR="00486BFE">
        <w:t xml:space="preserve"> </w:t>
      </w:r>
      <w:r w:rsidR="00B01139">
        <w:t xml:space="preserve">nicht derselbe Service neugestartet </w:t>
      </w:r>
      <w:del w:id="2645" w:author="Cailleret Levi (cailllev)" w:date="2020-12-19T19:55:00Z">
        <w:r w:rsidR="00B01139" w:rsidDel="007D1970">
          <w:delText xml:space="preserve">werden </w:delText>
        </w:r>
        <w:r w:rsidR="00022530" w:rsidDel="007D1970">
          <w:delText>kann</w:delText>
        </w:r>
        <w:r w:rsidR="00B01139" w:rsidDel="007D1970">
          <w:delText xml:space="preserve"> </w:delText>
        </w:r>
      </w:del>
      <w:r w:rsidR="00B01139">
        <w:t xml:space="preserve">und </w:t>
      </w:r>
      <w:r w:rsidR="00A54ADD">
        <w:t xml:space="preserve">nicht dasselbe </w:t>
      </w:r>
      <w:del w:id="2646" w:author="Cailleret Levi (cailllev)" w:date="2020-12-14T11:36:00Z">
        <w:r w:rsidR="00A54ADD" w:rsidDel="00F75FB5">
          <w:delText>Detektionssystem</w:delText>
        </w:r>
      </w:del>
      <w:ins w:id="2647" w:author="Cailleret Levi (cailllev)" w:date="2020-12-14T11:36:00Z">
        <w:r w:rsidR="00F75FB5">
          <w:t>Präventionssystem</w:t>
        </w:r>
      </w:ins>
      <w:r w:rsidR="00A54ADD">
        <w:t xml:space="preserve"> ausgewechselt werden </w:t>
      </w:r>
      <w:r w:rsidR="00022530">
        <w:t>kann</w:t>
      </w:r>
      <w:r w:rsidR="0014727F">
        <w:t xml:space="preserve">. </w:t>
      </w:r>
      <w:r w:rsidR="00DD685D">
        <w:t xml:space="preserve">Doch auch mit speziellen Auflagen und </w:t>
      </w:r>
      <w:r w:rsidR="006D3E2A">
        <w:t>Einschränkungen</w:t>
      </w:r>
      <w:r w:rsidR="0080523C">
        <w:t xml:space="preserve">, die </w:t>
      </w:r>
      <w:r w:rsidR="006539B9">
        <w:t xml:space="preserve">schlecht sind für ein </w:t>
      </w:r>
      <w:del w:id="2648" w:author="Cailleret Levi (cailllev)" w:date="2020-12-18T09:15:00Z">
        <w:r w:rsidR="00670C05" w:rsidDel="00217243">
          <w:delText xml:space="preserve">nachhaltiges </w:delText>
        </w:r>
      </w:del>
      <w:ins w:id="2649" w:author="Cailleret Levi (cailllev)" w:date="2020-12-18T09:15:00Z">
        <w:r w:rsidR="00217243">
          <w:t xml:space="preserve">effektives </w:t>
        </w:r>
      </w:ins>
      <w:r w:rsidR="00670C05">
        <w:t>Lernen</w:t>
      </w:r>
      <w:r w:rsidR="0014727F">
        <w:t xml:space="preserve">, </w:t>
      </w:r>
      <w:r w:rsidR="00B71AA6">
        <w:t xml:space="preserve">kann der Angreifer </w:t>
      </w:r>
      <w:del w:id="2650" w:author="Cailleret Levi (cailllev)" w:date="2020-12-18T09:15:00Z">
        <w:r w:rsidR="00B71AA6" w:rsidDel="00487110">
          <w:delText xml:space="preserve">in seinem </w:delText>
        </w:r>
        <w:r w:rsidR="0014727F" w:rsidDel="00487110">
          <w:delText>Optimalfall</w:delText>
        </w:r>
        <w:r w:rsidR="00FE4900" w:rsidRPr="00A62C94" w:rsidDel="00487110">
          <w:delText xml:space="preserve"> </w:delText>
        </w:r>
      </w:del>
      <w:r w:rsidR="00B71AA6">
        <w:t xml:space="preserve">doch </w:t>
      </w:r>
      <w:r w:rsidR="0014727F">
        <w:t xml:space="preserve">erst nach ca. </w:t>
      </w:r>
      <w:r w:rsidR="00FE4900" w:rsidRPr="00A62C94">
        <w:t>2000 Schritte</w:t>
      </w:r>
      <w:r w:rsidR="0014727F">
        <w:t xml:space="preserve"> </w:t>
      </w:r>
      <w:r w:rsidR="00D75FE6">
        <w:t>Daten extrahieren</w:t>
      </w:r>
      <w:del w:id="2651" w:author="Cailleret Levi (cailllev)" w:date="2020-12-18T09:15:00Z">
        <w:r w:rsidR="00D75FE6" w:rsidDel="00487110">
          <w:delText xml:space="preserve"> kann</w:delText>
        </w:r>
      </w:del>
      <w:r w:rsidR="00584EA8" w:rsidRPr="00A62C94">
        <w:t xml:space="preserve">. </w:t>
      </w:r>
      <w:r w:rsidR="00D6415B">
        <w:t xml:space="preserve">Das ist immer noch etwa zehn Mal so effektiv wie die nicht </w:t>
      </w:r>
      <w:r w:rsidR="009E66F4">
        <w:t>RL Agenten.</w:t>
      </w:r>
      <w:r w:rsidR="008A71AE">
        <w:t xml:space="preserve"> Zudem zeigt das, dass die</w:t>
      </w:r>
      <w:r w:rsidR="009A70BA">
        <w:t xml:space="preserve"> zwei verwendeten</w:t>
      </w:r>
      <w:r w:rsidR="008A71AE">
        <w:t xml:space="preserve"> </w:t>
      </w:r>
      <w:r w:rsidR="00612E95">
        <w:t xml:space="preserve">Agenten von Stable Baselines 3 </w:t>
      </w:r>
      <w:r w:rsidR="003F4BF7">
        <w:t xml:space="preserve">auch gut ohne Anpassungen der Hyperparameter </w:t>
      </w:r>
      <w:ins w:id="2652" w:author="Cailleret Levi (cailllev)" w:date="2020-12-18T09:16:00Z">
        <w:r w:rsidR="00F75501">
          <w:t>einigermassen</w:t>
        </w:r>
      </w:ins>
      <w:ins w:id="2653" w:author="Cailleret Levi (cailllev)" w:date="2020-12-18T09:15:00Z">
        <w:r w:rsidR="00F75501">
          <w:t xml:space="preserve"> </w:t>
        </w:r>
      </w:ins>
      <w:r w:rsidR="003D5FBD">
        <w:t>verwendet werden können.</w:t>
      </w:r>
    </w:p>
    <w:p w14:paraId="0E4417A9" w14:textId="77777777" w:rsidR="00290D3F" w:rsidRDefault="00290D3F">
      <w:pPr>
        <w:jc w:val="left"/>
        <w:rPr>
          <w:ins w:id="2654" w:author="Cailleret Levi (cailllev)" w:date="2020-12-18T09:16:00Z"/>
          <w:b/>
          <w:bCs/>
        </w:rPr>
      </w:pPr>
      <w:ins w:id="2655" w:author="Cailleret Levi (cailllev)" w:date="2020-12-18T09:16:00Z">
        <w:r>
          <w:rPr>
            <w:b/>
            <w:bCs/>
          </w:rPr>
          <w:br w:type="page"/>
        </w:r>
      </w:ins>
    </w:p>
    <w:p w14:paraId="3C0ECADB" w14:textId="4C5FB232" w:rsidR="009E66F4" w:rsidRPr="009E66F4" w:rsidRDefault="002F439D" w:rsidP="00E937DC">
      <w:pPr>
        <w:rPr>
          <w:b/>
          <w:bCs/>
        </w:rPr>
      </w:pPr>
      <w:r>
        <w:rPr>
          <w:b/>
          <w:bCs/>
        </w:rPr>
        <w:lastRenderedPageBreak/>
        <w:t>Agenten</w:t>
      </w:r>
      <w:r w:rsidR="000E19EF">
        <w:rPr>
          <w:b/>
          <w:bCs/>
        </w:rPr>
        <w:t xml:space="preserve"> und</w:t>
      </w:r>
      <w:r w:rsidR="00E76E89">
        <w:rPr>
          <w:b/>
          <w:bCs/>
        </w:rPr>
        <w:t xml:space="preserve"> Hy</w:t>
      </w:r>
      <w:r>
        <w:rPr>
          <w:b/>
          <w:bCs/>
        </w:rPr>
        <w:t>p</w:t>
      </w:r>
      <w:r w:rsidR="00E76E89">
        <w:rPr>
          <w:b/>
          <w:bCs/>
        </w:rPr>
        <w:t>erparameter</w:t>
      </w:r>
    </w:p>
    <w:p w14:paraId="783C7411" w14:textId="4D5EAEA8" w:rsidR="006C2EE4" w:rsidRDefault="000D79A8">
      <w:pPr>
        <w:rPr>
          <w:ins w:id="2656" w:author="Cailleret Levi (cailllev)" w:date="2020-12-14T15:47:00Z"/>
        </w:rPr>
        <w:pPrChange w:id="2657" w:author="Cailleret Levi (cailllev)" w:date="2020-12-14T15:47:00Z">
          <w:pPr>
            <w:jc w:val="left"/>
          </w:pPr>
        </w:pPrChange>
      </w:pPr>
      <w:r>
        <w:t xml:space="preserve">Wie </w:t>
      </w:r>
      <w:r w:rsidR="00CE0333">
        <w:t>auf</w:t>
      </w:r>
      <w:r>
        <w:t>gezeigt</w:t>
      </w:r>
      <w:ins w:id="2658" w:author="Cailleret Levi (cailllev)" w:date="2020-12-19T19:55:00Z">
        <w:r w:rsidR="006A0842">
          <w:t>,</w:t>
        </w:r>
      </w:ins>
      <w:r>
        <w:t xml:space="preserve"> sind die </w:t>
      </w:r>
      <w:r w:rsidR="00CE0333">
        <w:t>RL Agenten im Pausenmodus</w:t>
      </w:r>
      <w:r w:rsidR="00D83662">
        <w:t xml:space="preserve"> nicht sehr effektiv</w:t>
      </w:r>
      <w:ins w:id="2659" w:author="Cailleret Levi (cailllev)" w:date="2020-12-19T19:55:00Z">
        <w:r w:rsidR="006A0842">
          <w:t>,</w:t>
        </w:r>
      </w:ins>
      <w:r w:rsidR="00D83662">
        <w:t xml:space="preserve"> und ihr Lernverhalten lässt bezüglich Stabilität Wünsche offen</w:t>
      </w:r>
      <w:r w:rsidR="00C351B9" w:rsidRPr="00864185">
        <w:t xml:space="preserve">. </w:t>
      </w:r>
      <w:r w:rsidR="00073F17">
        <w:t>Eine schlechte Stabilität im Lernen führt dazu</w:t>
      </w:r>
      <w:r w:rsidR="00C351B9" w:rsidRPr="00864185">
        <w:t xml:space="preserve">, </w:t>
      </w:r>
      <w:r w:rsidR="00073F17">
        <w:t xml:space="preserve">dass die Agenten </w:t>
      </w:r>
      <w:r w:rsidR="00C351B9" w:rsidRPr="00864185">
        <w:t>mit mehr Lernschritten mal besser und mal schlechter</w:t>
      </w:r>
      <w:r w:rsidR="00073F17">
        <w:t xml:space="preserve"> werden im Verteidigen</w:t>
      </w:r>
      <w:r w:rsidR="00C351B9" w:rsidRPr="00864185">
        <w:t xml:space="preserve">. Hier </w:t>
      </w:r>
      <w:r w:rsidR="0075503D" w:rsidRPr="00864185">
        <w:t>b</w:t>
      </w:r>
      <w:r w:rsidR="00864185">
        <w:t>r</w:t>
      </w:r>
      <w:r w:rsidR="0075503D" w:rsidRPr="00864185">
        <w:t xml:space="preserve">äuchte man erheblich mehr </w:t>
      </w:r>
      <w:r w:rsidR="00864185" w:rsidRPr="00864185">
        <w:t>Zeit,</w:t>
      </w:r>
      <w:r w:rsidR="0075503D" w:rsidRPr="00864185">
        <w:t xml:space="preserve"> um optimalere Hyperparameter zu </w:t>
      </w:r>
      <w:r w:rsidR="003012A1" w:rsidRPr="00864185">
        <w:t>finden,</w:t>
      </w:r>
      <w:r w:rsidR="000B3DD3">
        <w:t xml:space="preserve"> um die Stabilität zu verbessern oder gar die </w:t>
      </w:r>
      <w:r w:rsidR="00602FCF">
        <w:t xml:space="preserve">Funktionsweise des Lernens der RL Agenten </w:t>
      </w:r>
      <w:r w:rsidR="003A785A">
        <w:t>zu überarbeiten</w:t>
      </w:r>
      <w:r w:rsidR="0075503D" w:rsidRPr="00864185">
        <w:t>. Diese Hyperparameter steuern</w:t>
      </w:r>
      <w:r w:rsidR="00C830A2" w:rsidRPr="00864185">
        <w:t xml:space="preserve"> zum Beispiel</w:t>
      </w:r>
      <w:r w:rsidR="0075503D" w:rsidRPr="00864185">
        <w:t xml:space="preserve"> wie schnell ein Agent lernt</w:t>
      </w:r>
      <w:r w:rsidR="00EC2C0A">
        <w:t xml:space="preserve">, also wie schnell er seine Policy </w:t>
      </w:r>
      <w:r w:rsidR="00F44A02">
        <w:t xml:space="preserve">überarbeitet. </w:t>
      </w:r>
      <w:r w:rsidR="007A0251">
        <w:t>Andere Hyperparameter steuern zum Beispiel</w:t>
      </w:r>
      <w:r w:rsidR="00F44A02">
        <w:t>,</w:t>
      </w:r>
      <w:r w:rsidR="00864185" w:rsidRPr="00864185">
        <w:t xml:space="preserve"> </w:t>
      </w:r>
      <w:r w:rsidR="0075503D" w:rsidRPr="00864185">
        <w:t xml:space="preserve">wie "neugierig" </w:t>
      </w:r>
      <w:r w:rsidR="007A0251">
        <w:t>die Agenten sind</w:t>
      </w:r>
      <w:ins w:id="2660" w:author="Cailleret Levi (cailllev)" w:date="2020-12-19T19:55:00Z">
        <w:r w:rsidR="006A0842">
          <w:t>.</w:t>
        </w:r>
      </w:ins>
      <w:del w:id="2661" w:author="Cailleret Levi (cailllev)" w:date="2020-12-19T19:55:00Z">
        <w:r w:rsidR="00C830A2" w:rsidRPr="00864185" w:rsidDel="006A0842">
          <w:delText>,</w:delText>
        </w:r>
      </w:del>
      <w:r w:rsidR="00C830A2" w:rsidRPr="00864185">
        <w:t xml:space="preserve"> </w:t>
      </w:r>
      <w:del w:id="2662" w:author="Cailleret Levi (cailllev)" w:date="2020-12-19T19:55:00Z">
        <w:r w:rsidR="00C830A2" w:rsidRPr="00864185" w:rsidDel="006A0842">
          <w:delText>d</w:delText>
        </w:r>
      </w:del>
      <w:ins w:id="2663" w:author="Cailleret Levi (cailllev)" w:date="2020-12-19T19:55:00Z">
        <w:r w:rsidR="006A0842">
          <w:t>D</w:t>
        </w:r>
      </w:ins>
      <w:r w:rsidR="00C830A2" w:rsidRPr="00864185">
        <w:t>as heisst</w:t>
      </w:r>
      <w:ins w:id="2664" w:author="Cailleret Levi (cailllev)" w:date="2020-12-19T19:55:00Z">
        <w:r w:rsidR="006A0842">
          <w:t>,</w:t>
        </w:r>
      </w:ins>
      <w:r w:rsidR="00C830A2" w:rsidRPr="00864185">
        <w:t xml:space="preserve"> ob </w:t>
      </w:r>
      <w:r w:rsidR="007A0251">
        <w:t>sie</w:t>
      </w:r>
      <w:r w:rsidR="00C830A2" w:rsidRPr="00864185">
        <w:t xml:space="preserve"> immer dasselbe mach</w:t>
      </w:r>
      <w:r w:rsidR="00B14B7B">
        <w:t>en</w:t>
      </w:r>
      <w:ins w:id="2665" w:author="Cailleret Levi (cailllev)" w:date="2020-12-19T19:55:00Z">
        <w:r w:rsidR="006A0842">
          <w:t>,</w:t>
        </w:r>
      </w:ins>
      <w:r w:rsidR="00C830A2" w:rsidRPr="00864185">
        <w:t xml:space="preserve"> oder auch </w:t>
      </w:r>
      <w:del w:id="2666" w:author="Cailleret Levi (cailllev)" w:date="2020-12-19T19:55:00Z">
        <w:r w:rsidR="00C830A2" w:rsidRPr="00864185" w:rsidDel="00F73396">
          <w:delText xml:space="preserve">mal </w:delText>
        </w:r>
      </w:del>
      <w:r w:rsidR="00C830A2" w:rsidRPr="00864185">
        <w:t xml:space="preserve">neue Aktionen </w:t>
      </w:r>
      <w:del w:id="2667" w:author="Cailleret Levi (cailllev)" w:date="2020-12-19T19:55:00Z">
        <w:r w:rsidR="00C830A2" w:rsidRPr="00864185" w:rsidDel="006A0842">
          <w:delText>ausprobiert</w:delText>
        </w:r>
      </w:del>
      <w:ins w:id="2668" w:author="Cailleret Levi (cailllev)" w:date="2020-12-19T19:55:00Z">
        <w:r w:rsidR="006A0842">
          <w:t>ausprobieren</w:t>
        </w:r>
      </w:ins>
      <w:r w:rsidR="00C830A2" w:rsidRPr="00864185">
        <w:t>.</w:t>
      </w:r>
      <w:r w:rsidR="00864185" w:rsidRPr="00864185">
        <w:t xml:space="preserve"> Es können noch viel</w:t>
      </w:r>
      <w:r w:rsidR="001E4F02">
        <w:t xml:space="preserve"> mehr</w:t>
      </w:r>
      <w:r w:rsidR="00864185" w:rsidRPr="00864185">
        <w:t xml:space="preserve"> Eigenschaften </w:t>
      </w:r>
      <w:r w:rsidR="001E4F02">
        <w:t>des Lernens über diese Hyperparameter gesteuert werden</w:t>
      </w:r>
      <w:r w:rsidR="001F3AFF">
        <w:t xml:space="preserve">. Allerdings liegt das </w:t>
      </w:r>
      <w:r w:rsidR="00F060C2">
        <w:t xml:space="preserve">Erklären, Herleiten und Simulieren mit verschiedenen Hyperparametern nicht </w:t>
      </w:r>
      <w:r w:rsidR="00740E2C">
        <w:t>im Zeitrahmen dieser Arbeit.</w:t>
      </w:r>
    </w:p>
    <w:p w14:paraId="4B6853ED" w14:textId="77777777" w:rsidR="0032442C" w:rsidRDefault="0032442C" w:rsidP="00E937DC">
      <w:pPr>
        <w:rPr>
          <w:ins w:id="2669" w:author="Cailleret Levi (cailllev)" w:date="2020-12-18T09:16:00Z"/>
          <w:b/>
          <w:bCs/>
        </w:rPr>
      </w:pPr>
    </w:p>
    <w:p w14:paraId="751AA406" w14:textId="26B01026" w:rsidR="006C2EE4" w:rsidRPr="0014514A" w:rsidRDefault="0014514A" w:rsidP="00E937DC">
      <w:pPr>
        <w:rPr>
          <w:ins w:id="2670" w:author="Cailleret Levi (cailllev)" w:date="2020-12-14T15:47:00Z"/>
          <w:b/>
          <w:bCs/>
          <w:rPrChange w:id="2671" w:author="Cailleret Levi (cailllev)" w:date="2020-12-14T15:48:00Z">
            <w:rPr>
              <w:ins w:id="2672" w:author="Cailleret Levi (cailllev)" w:date="2020-12-14T15:47:00Z"/>
            </w:rPr>
          </w:rPrChange>
        </w:rPr>
      </w:pPr>
      <w:ins w:id="2673" w:author="Cailleret Levi (cailllev)" w:date="2020-12-14T15:48:00Z">
        <w:r>
          <w:rPr>
            <w:b/>
            <w:bCs/>
          </w:rPr>
          <w:t>Ausblick</w:t>
        </w:r>
      </w:ins>
    </w:p>
    <w:p w14:paraId="5AC3C8B6" w14:textId="2F8D5075" w:rsidR="006C2EE4" w:rsidRDefault="0032442C" w:rsidP="00E937DC">
      <w:pPr>
        <w:rPr>
          <w:ins w:id="2674" w:author="Cailleret Levi (cailllev)" w:date="2020-12-18T09:19:00Z"/>
        </w:rPr>
      </w:pPr>
      <w:ins w:id="2675" w:author="Cailleret Levi (cailllev)" w:date="2020-12-18T09:17:00Z">
        <w:r>
          <w:t>Obwohl diese Arbeit klare Vorteile von RL im Bereich MTD aufzeigt</w:t>
        </w:r>
        <w:r w:rsidR="00CE5B2A">
          <w:t xml:space="preserve">, sind noch einige </w:t>
        </w:r>
      </w:ins>
      <w:ins w:id="2676" w:author="Cailleret Levi (cailllev)" w:date="2020-12-18T09:18:00Z">
        <w:r w:rsidR="00E96236">
          <w:t xml:space="preserve">Punkte offen, bevor eine solche MTD wirklich verwendet werden sollte. </w:t>
        </w:r>
      </w:ins>
      <w:ins w:id="2677" w:author="Cailleret Levi (cailllev)" w:date="2020-12-18T09:38:00Z">
        <w:r w:rsidR="00D61030">
          <w:t>Nachfolgend sind einige</w:t>
        </w:r>
        <w:r w:rsidR="00492ACA">
          <w:t xml:space="preserve"> Aspekte aufgelistet, die bei einer Implementation beachtet werden müssen.</w:t>
        </w:r>
      </w:ins>
    </w:p>
    <w:p w14:paraId="190AD259" w14:textId="485989AA" w:rsidR="00D076B8" w:rsidRDefault="005C0461" w:rsidP="00662EA5">
      <w:pPr>
        <w:pStyle w:val="ListParagraph"/>
        <w:numPr>
          <w:ilvl w:val="0"/>
          <w:numId w:val="53"/>
        </w:numPr>
        <w:rPr>
          <w:ins w:id="2678" w:author="Cailleret Levi (cailllev)" w:date="2020-12-18T09:28:00Z"/>
        </w:rPr>
      </w:pPr>
      <w:ins w:id="2679" w:author="Cailleret Levi (cailllev)" w:date="2020-12-18T09:26:00Z">
        <w:r>
          <w:t>Die Funktionsweise</w:t>
        </w:r>
      </w:ins>
      <w:ins w:id="2680" w:author="Cailleret Levi (cailllev)" w:date="2020-12-18T09:27:00Z">
        <w:r>
          <w:t xml:space="preserve"> der verwendeten Präventionssysteme</w:t>
        </w:r>
        <w:r w:rsidR="00117B58">
          <w:t xml:space="preserve"> in dieser Arbeit muss </w:t>
        </w:r>
      </w:ins>
      <w:ins w:id="2681" w:author="Cailleret Levi (cailllev)" w:date="2020-12-18T09:28:00Z">
        <w:r w:rsidR="00D915C9">
          <w:t>eventuell angepasst werden</w:t>
        </w:r>
      </w:ins>
      <w:ins w:id="2682" w:author="Cailleret Levi (cailllev)" w:date="2020-12-19T19:56:00Z">
        <w:r w:rsidR="004331C9">
          <w:t>,</w:t>
        </w:r>
      </w:ins>
      <w:ins w:id="2683" w:author="Cailleret Levi (cailllev)" w:date="2020-12-18T09:28:00Z">
        <w:r w:rsidR="00D915C9">
          <w:t xml:space="preserve"> </w:t>
        </w:r>
      </w:ins>
      <w:ins w:id="2684" w:author="Cailleret Levi (cailllev)" w:date="2020-12-19T19:56:00Z">
        <w:r w:rsidR="004331C9">
          <w:t>j</w:t>
        </w:r>
      </w:ins>
      <w:ins w:id="2685" w:author="Cailleret Levi (cailllev)" w:date="2020-12-18T09:28:00Z">
        <w:r w:rsidR="00D915C9">
          <w:t>e nach dem</w:t>
        </w:r>
      </w:ins>
      <w:ins w:id="2686" w:author="Cailleret Levi (cailllev)" w:date="2020-12-19T19:56:00Z">
        <w:r w:rsidR="004331C9">
          <w:t>,</w:t>
        </w:r>
      </w:ins>
      <w:ins w:id="2687" w:author="Cailleret Levi (cailllev)" w:date="2020-12-18T09:28:00Z">
        <w:r w:rsidR="00D915C9">
          <w:t xml:space="preserve"> welche Systeme dann in </w:t>
        </w:r>
      </w:ins>
      <w:ins w:id="2688" w:author="Cailleret Levi (cailllev)" w:date="2020-12-19T19:56:00Z">
        <w:r w:rsidR="004743A4">
          <w:t>Wirklichkeit</w:t>
        </w:r>
      </w:ins>
      <w:ins w:id="2689" w:author="Cailleret Levi (cailllev)" w:date="2020-12-18T09:28:00Z">
        <w:r w:rsidR="00D915C9">
          <w:t xml:space="preserve"> verwendet werden.</w:t>
        </w:r>
      </w:ins>
    </w:p>
    <w:p w14:paraId="6B28AA26" w14:textId="2C04A9C4" w:rsidR="00D915C9" w:rsidRDefault="006C034B" w:rsidP="00680FAB">
      <w:pPr>
        <w:pStyle w:val="ListParagraph"/>
        <w:numPr>
          <w:ilvl w:val="0"/>
          <w:numId w:val="53"/>
        </w:numPr>
        <w:rPr>
          <w:ins w:id="2690" w:author="Cailleret Levi (cailllev)" w:date="2020-12-18T09:32:00Z"/>
        </w:rPr>
      </w:pPr>
      <w:ins w:id="2691" w:author="Cailleret Levi (cailllev)" w:date="2020-12-18T09:29:00Z">
        <w:r>
          <w:t>Der "Neustart" eines Services soll bei einer Implementation</w:t>
        </w:r>
      </w:ins>
      <w:ins w:id="2692" w:author="Cailleret Levi (cailllev)" w:date="2020-12-18T09:30:00Z">
        <w:r w:rsidR="004F28D7">
          <w:t xml:space="preserve"> dieselben Auswirkungen haben wie in dieser Arbeit</w:t>
        </w:r>
        <w:r w:rsidR="00EC5F04">
          <w:t xml:space="preserve">, also </w:t>
        </w:r>
      </w:ins>
      <w:ins w:id="2693" w:author="Cailleret Levi (cailllev)" w:date="2020-12-18T09:31:00Z">
        <w:r w:rsidR="00EC5F04">
          <w:t>den Angreifer</w:t>
        </w:r>
        <w:r w:rsidR="0057328B">
          <w:t xml:space="preserve"> einen Service zurückversetzen und die alten Schwachstellen austauschen</w:t>
        </w:r>
        <w:r w:rsidR="003942DC">
          <w:t>. Das kann zum Beispiel mit einer OS Rotation ver</w:t>
        </w:r>
      </w:ins>
      <w:ins w:id="2694" w:author="Cailleret Levi (cailllev)" w:date="2020-12-18T09:32:00Z">
        <w:r w:rsidR="003942DC">
          <w:t>wirklicht werden. Ist die implementierte Funktionsweise nicht dieselbe, muss die Logik des Codes angepasst werden</w:t>
        </w:r>
        <w:r w:rsidR="00EE532F">
          <w:t xml:space="preserve"> (in graph.py und in node.py).</w:t>
        </w:r>
      </w:ins>
    </w:p>
    <w:p w14:paraId="49F19054" w14:textId="2262BDCE" w:rsidR="00EE532F" w:rsidRDefault="00EE532F" w:rsidP="00680FAB">
      <w:pPr>
        <w:pStyle w:val="ListParagraph"/>
        <w:numPr>
          <w:ilvl w:val="0"/>
          <w:numId w:val="53"/>
        </w:numPr>
        <w:rPr>
          <w:ins w:id="2695" w:author="Cailleret Levi (cailllev)" w:date="2020-12-18T09:37:00Z"/>
        </w:rPr>
      </w:pPr>
      <w:ins w:id="2696" w:author="Cailleret Levi (cailllev)" w:date="2020-12-18T09:32:00Z">
        <w:r>
          <w:t xml:space="preserve">Der Austausch eines </w:t>
        </w:r>
      </w:ins>
      <w:ins w:id="2697" w:author="Cailleret Levi (cailllev)" w:date="2020-12-18T09:33:00Z">
        <w:r w:rsidR="005E4640">
          <w:t>Präventionssystem</w:t>
        </w:r>
        <w:r w:rsidR="00A75E15">
          <w:t>s</w:t>
        </w:r>
        <w:r w:rsidR="005E4640">
          <w:t xml:space="preserve"> </w:t>
        </w:r>
      </w:ins>
      <w:ins w:id="2698" w:author="Cailleret Levi (cailllev)" w:date="2020-12-18T09:32:00Z">
        <w:r>
          <w:t>soll bei einer I</w:t>
        </w:r>
      </w:ins>
      <w:ins w:id="2699" w:author="Cailleret Levi (cailllev)" w:date="2020-12-18T09:33:00Z">
        <w:r>
          <w:t>mplementation dieselben Auswirkungen</w:t>
        </w:r>
        <w:r w:rsidR="00DF4CC0">
          <w:t xml:space="preserve"> </w:t>
        </w:r>
      </w:ins>
      <w:ins w:id="2700" w:author="Cailleret Levi (cailllev)" w:date="2020-12-18T09:34:00Z">
        <w:r w:rsidR="00DF4CC0">
          <w:t>haben wie in dieser Arbeit. Das heisst</w:t>
        </w:r>
      </w:ins>
      <w:ins w:id="2701" w:author="Cailleret Levi (cailllev)" w:date="2020-12-19T19:56:00Z">
        <w:r w:rsidR="00DF4368">
          <w:t>,</w:t>
        </w:r>
      </w:ins>
      <w:ins w:id="2702" w:author="Cailleret Levi (cailllev)" w:date="2020-12-18T09:34:00Z">
        <w:r w:rsidR="00DF4CC0">
          <w:t xml:space="preserve"> der Angreifer </w:t>
        </w:r>
        <w:r w:rsidR="001D77C6">
          <w:t xml:space="preserve">muss seine Angriffe anpassen, um nicht entdeckt zu werden. </w:t>
        </w:r>
      </w:ins>
      <w:ins w:id="2703" w:author="Cailleret Levi (cailllev)" w:date="2020-12-18T09:35:00Z">
        <w:r w:rsidR="00F527C8">
          <w:t xml:space="preserve">Zudem wird der Angreifer aus dem Netzwerk geworfen. Sollten diese zwei Aspekte nicht erfüllt werden, muss die Logik </w:t>
        </w:r>
        <w:r w:rsidR="00E572D2">
          <w:t>des Codes angepasst werden (in graph.py o</w:t>
        </w:r>
      </w:ins>
      <w:ins w:id="2704" w:author="Cailleret Levi (cailllev)" w:date="2020-12-18T09:36:00Z">
        <w:r w:rsidR="00E572D2">
          <w:t xml:space="preserve">der in prevention_system.py). Die </w:t>
        </w:r>
        <w:r w:rsidR="00CF2FDD">
          <w:t>Wahrscheinlichkeit</w:t>
        </w:r>
        <w:r w:rsidR="00E572D2">
          <w:t xml:space="preserve">, dass der Angriff entdeckt </w:t>
        </w:r>
        <w:r w:rsidR="00CF2FDD">
          <w:t xml:space="preserve">wird, soll </w:t>
        </w:r>
      </w:ins>
      <w:ins w:id="2705" w:author="Cailleret Levi (cailllev)" w:date="2020-12-18T09:37:00Z">
        <w:r w:rsidR="004D606A">
          <w:t>auf das verwendete System angepasst werden (in attack_graph.json).</w:t>
        </w:r>
      </w:ins>
    </w:p>
    <w:p w14:paraId="2864465B" w14:textId="77777777" w:rsidR="0008285B" w:rsidRDefault="0008285B">
      <w:pPr>
        <w:jc w:val="left"/>
        <w:rPr>
          <w:ins w:id="2706" w:author="Cailleret Levi (cailllev)" w:date="2020-12-18T10:04:00Z"/>
        </w:rPr>
      </w:pPr>
      <w:ins w:id="2707" w:author="Cailleret Levi (cailllev)" w:date="2020-12-18T10:04:00Z">
        <w:r>
          <w:br w:type="page"/>
        </w:r>
      </w:ins>
    </w:p>
    <w:p w14:paraId="5AD86B02" w14:textId="71F3933C" w:rsidR="004D606A" w:rsidRDefault="00806E99" w:rsidP="00662EA5">
      <w:pPr>
        <w:rPr>
          <w:ins w:id="2708" w:author="Cailleret Levi (cailllev)" w:date="2020-12-18T09:40:00Z"/>
        </w:rPr>
      </w:pPr>
      <w:ins w:id="2709" w:author="Cailleret Levi (cailllev)" w:date="2020-12-18T09:43:00Z">
        <w:r>
          <w:lastRenderedPageBreak/>
          <w:t xml:space="preserve">Zusätzlich zu beachten ist, dass </w:t>
        </w:r>
      </w:ins>
      <w:ins w:id="2710" w:author="Cailleret Levi (cailllev)" w:date="2020-12-18T09:44:00Z">
        <w:r>
          <w:t xml:space="preserve">diese MTD nur für ein eher simples Netzwerk und einen </w:t>
        </w:r>
        <w:r w:rsidR="00C92BC4">
          <w:t>sehr vorhersehbaren Angriff entwickelt ist</w:t>
        </w:r>
      </w:ins>
      <w:ins w:id="2711" w:author="Cailleret Levi (cailllev)" w:date="2020-12-18T09:45:00Z">
        <w:r w:rsidR="009D1F78">
          <w:t xml:space="preserve">. </w:t>
        </w:r>
      </w:ins>
      <w:ins w:id="2712" w:author="Cailleret Levi (cailllev)" w:date="2020-12-18T09:42:00Z">
        <w:r w:rsidR="005F3A52">
          <w:t>Für weiterfolgende</w:t>
        </w:r>
      </w:ins>
      <w:ins w:id="2713" w:author="Cailleret Levi (cailllev)" w:date="2020-12-18T09:40:00Z">
        <w:r w:rsidR="008A5B03">
          <w:t xml:space="preserve"> Forschungsarbeiten </w:t>
        </w:r>
      </w:ins>
      <w:ins w:id="2714" w:author="Cailleret Levi (cailllev)" w:date="2020-12-18T09:45:00Z">
        <w:r w:rsidR="009D1F78">
          <w:t xml:space="preserve">wären </w:t>
        </w:r>
        <w:r w:rsidR="00313ED7">
          <w:t xml:space="preserve">folgende Aspekte </w:t>
        </w:r>
      </w:ins>
      <w:ins w:id="2715" w:author="Cailleret Levi (cailllev)" w:date="2020-12-18T09:49:00Z">
        <w:r w:rsidR="00EC3481">
          <w:t>sehr relevant</w:t>
        </w:r>
      </w:ins>
    </w:p>
    <w:p w14:paraId="2037F1A9" w14:textId="5EE3C178" w:rsidR="00313ED7" w:rsidRPr="00774D5D" w:rsidRDefault="00FD0545">
      <w:pPr>
        <w:rPr>
          <w:ins w:id="2716" w:author="Cailleret Levi (cailllev)" w:date="2020-12-18T09:45:00Z"/>
        </w:rPr>
        <w:pPrChange w:id="2717" w:author="Cailleret Levi (cailllev)" w:date="2020-12-18T09:50:00Z">
          <w:pPr>
            <w:pStyle w:val="ListParagraph"/>
            <w:numPr>
              <w:numId w:val="54"/>
            </w:numPr>
            <w:ind w:hanging="360"/>
          </w:pPr>
        </w:pPrChange>
      </w:pPr>
      <w:ins w:id="2718" w:author="Cailleret Levi (cailllev)" w:date="2020-12-18T09:46:00Z">
        <w:r w:rsidRPr="00EC3481">
          <w:rPr>
            <w:b/>
            <w:bCs/>
            <w:rPrChange w:id="2719" w:author="Cailleret Levi (cailllev)" w:date="2020-12-18T09:50:00Z">
              <w:rPr/>
            </w:rPrChange>
          </w:rPr>
          <w:t>Threa</w:t>
        </w:r>
      </w:ins>
      <w:ins w:id="2720" w:author="Cailleret Levi (cailllev)" w:date="2020-12-18T10:44:00Z">
        <w:r w:rsidR="004D35E8">
          <w:rPr>
            <w:b/>
            <w:bCs/>
          </w:rPr>
          <w:t>t</w:t>
        </w:r>
      </w:ins>
      <w:ins w:id="2721" w:author="Cailleret Levi (cailllev)" w:date="2020-12-18T09:46:00Z">
        <w:r w:rsidRPr="00EC3481">
          <w:rPr>
            <w:b/>
            <w:bCs/>
            <w:rPrChange w:id="2722" w:author="Cailleret Levi (cailllev)" w:date="2020-12-18T09:50:00Z">
              <w:rPr/>
            </w:rPrChange>
          </w:rPr>
          <w:t xml:space="preserve"> Modelling: </w:t>
        </w:r>
        <w:r w:rsidR="00427F00" w:rsidRPr="00774D5D">
          <w:t xml:space="preserve">Die </w:t>
        </w:r>
      </w:ins>
      <w:ins w:id="2723" w:author="Cailleret Levi (cailllev)" w:date="2020-12-18T09:52:00Z">
        <w:r w:rsidR="0013644B">
          <w:t xml:space="preserve">RL </w:t>
        </w:r>
      </w:ins>
      <w:ins w:id="2724" w:author="Cailleret Levi (cailllev)" w:date="2020-12-18T09:46:00Z">
        <w:r w:rsidR="00427F00" w:rsidRPr="00774D5D">
          <w:t xml:space="preserve">MTD </w:t>
        </w:r>
      </w:ins>
      <w:ins w:id="2725" w:author="Cailleret Levi (cailllev)" w:date="2020-12-18T09:50:00Z">
        <w:r w:rsidR="006701A4">
          <w:t xml:space="preserve">soll </w:t>
        </w:r>
      </w:ins>
      <w:ins w:id="2726" w:author="Cailleret Levi (cailllev)" w:date="2020-12-18T09:46:00Z">
        <w:r w:rsidR="00427F00" w:rsidRPr="00774D5D">
          <w:t>i</w:t>
        </w:r>
        <w:r w:rsidR="00427F00" w:rsidRPr="00427F00">
          <w:rPr>
            <w:rPrChange w:id="2727" w:author="Cailleret Levi (cailllev)" w:date="2020-12-18T09:46:00Z">
              <w:rPr>
                <w:lang w:val="en-US"/>
              </w:rPr>
            </w:rPrChange>
          </w:rPr>
          <w:t>m K</w:t>
        </w:r>
        <w:r w:rsidR="00427F00">
          <w:t xml:space="preserve">ontext eines gesamten Netzwerkes </w:t>
        </w:r>
      </w:ins>
      <w:ins w:id="2728" w:author="Cailleret Levi (cailllev)" w:date="2020-12-18T09:47:00Z">
        <w:r w:rsidR="00427F00">
          <w:t>bewerten</w:t>
        </w:r>
      </w:ins>
      <w:ins w:id="2729" w:author="Cailleret Levi (cailllev)" w:date="2020-12-18T09:50:00Z">
        <w:r w:rsidR="006701A4">
          <w:t xml:space="preserve"> werden</w:t>
        </w:r>
      </w:ins>
      <w:ins w:id="2730" w:author="Cailleret Levi (cailllev)" w:date="2020-12-18T09:47:00Z">
        <w:r w:rsidR="008D3C67">
          <w:t>.</w:t>
        </w:r>
      </w:ins>
      <w:ins w:id="2731" w:author="Cailleret Levi (cailllev)" w:date="2020-12-18T09:50:00Z">
        <w:r w:rsidR="006701A4">
          <w:t xml:space="preserve"> Ein ähnliches Netzwerk wie </w:t>
        </w:r>
        <w:r w:rsidR="003543D3">
          <w:t>in diese Arbeit</w:t>
        </w:r>
      </w:ins>
      <w:ins w:id="2732" w:author="Cailleret Levi (cailllev)" w:date="2020-12-19T19:57:00Z">
        <w:r w:rsidR="00DF4368">
          <w:t>,</w:t>
        </w:r>
      </w:ins>
      <w:ins w:id="2733" w:author="Cailleret Levi (cailllev)" w:date="2020-12-18T09:50:00Z">
        <w:r w:rsidR="003543D3">
          <w:t xml:space="preserve"> soll aus der</w:t>
        </w:r>
      </w:ins>
      <w:ins w:id="2734" w:author="Cailleret Levi (cailllev)" w:date="2020-12-18T09:51:00Z">
        <w:r w:rsidR="003543D3">
          <w:t xml:space="preserve"> Praxis genommen werden und alle Sicherheitsaspekte </w:t>
        </w:r>
      </w:ins>
      <w:ins w:id="2735" w:author="Cailleret Levi (cailllev)" w:date="2020-12-18T09:52:00Z">
        <w:r w:rsidR="002353FB">
          <w:t>analysiert werden.</w:t>
        </w:r>
      </w:ins>
      <w:ins w:id="2736" w:author="Cailleret Levi (cailllev)" w:date="2020-12-18T09:51:00Z">
        <w:r w:rsidR="003543D3">
          <w:t xml:space="preserve"> Somit kann gezeigt werden</w:t>
        </w:r>
        <w:r w:rsidR="0013644B">
          <w:t xml:space="preserve">, </w:t>
        </w:r>
      </w:ins>
      <w:ins w:id="2737" w:author="Cailleret Levi (cailllev)" w:date="2020-12-18T09:52:00Z">
        <w:r w:rsidR="0013644B">
          <w:t>ob</w:t>
        </w:r>
      </w:ins>
      <w:ins w:id="2738" w:author="Cailleret Levi (cailllev)" w:date="2020-12-19T19:57:00Z">
        <w:r w:rsidR="00DF4368">
          <w:t>,</w:t>
        </w:r>
      </w:ins>
      <w:ins w:id="2739" w:author="Cailleret Levi (cailllev)" w:date="2020-12-18T09:52:00Z">
        <w:r w:rsidR="0013644B">
          <w:t xml:space="preserve"> oder wann sich ein</w:t>
        </w:r>
      </w:ins>
      <w:ins w:id="2740" w:author="Cailleret Levi (cailllev)" w:date="2020-12-18T09:53:00Z">
        <w:r w:rsidR="002353FB">
          <w:t xml:space="preserve">e RL </w:t>
        </w:r>
      </w:ins>
      <w:ins w:id="2741" w:author="Cailleret Levi (cailllev)" w:date="2020-12-18T09:52:00Z">
        <w:r w:rsidR="0013644B">
          <w:t>MTD</w:t>
        </w:r>
      </w:ins>
      <w:ins w:id="2742" w:author="Cailleret Levi (cailllev)" w:date="2020-12-18T09:53:00Z">
        <w:r w:rsidR="002353FB">
          <w:t xml:space="preserve"> lohnt und auf welche Aspekte</w:t>
        </w:r>
        <w:r w:rsidR="00A35FE2">
          <w:t xml:space="preserve"> sich diese auswirkt.</w:t>
        </w:r>
      </w:ins>
    </w:p>
    <w:p w14:paraId="1B7A6F53" w14:textId="6D783B7D" w:rsidR="008A5B03" w:rsidRDefault="00EC3481">
      <w:pPr>
        <w:rPr>
          <w:ins w:id="2743" w:author="Cailleret Levi (cailllev)" w:date="2020-12-18T09:43:00Z"/>
        </w:rPr>
        <w:pPrChange w:id="2744" w:author="Cailleret Levi (cailllev)" w:date="2020-12-18T09:50:00Z">
          <w:pPr>
            <w:pStyle w:val="ListParagraph"/>
            <w:numPr>
              <w:numId w:val="54"/>
            </w:numPr>
            <w:ind w:hanging="360"/>
          </w:pPr>
        </w:pPrChange>
      </w:pPr>
      <w:ins w:id="2745" w:author="Cailleret Levi (cailllev)" w:date="2020-12-18T09:50:00Z">
        <w:r w:rsidRPr="00A35FE2">
          <w:rPr>
            <w:b/>
            <w:bCs/>
            <w:rPrChange w:id="2746" w:author="Cailleret Levi (cailllev)" w:date="2020-12-18T09:53:00Z">
              <w:rPr/>
            </w:rPrChange>
          </w:rPr>
          <w:t>I</w:t>
        </w:r>
      </w:ins>
      <w:ins w:id="2747" w:author="Cailleret Levi (cailllev)" w:date="2020-12-18T09:42:00Z">
        <w:r w:rsidR="002E52BC" w:rsidRPr="00A35FE2">
          <w:rPr>
            <w:b/>
            <w:bCs/>
            <w:rPrChange w:id="2748" w:author="Cailleret Levi (cailllev)" w:date="2020-12-18T09:53:00Z">
              <w:rPr/>
            </w:rPrChange>
          </w:rPr>
          <w:t>aaS on Demand:</w:t>
        </w:r>
        <w:r w:rsidR="002E52BC">
          <w:t xml:space="preserve"> </w:t>
        </w:r>
      </w:ins>
      <w:ins w:id="2749" w:author="Cailleret Levi (cailllev)" w:date="2020-12-18T09:53:00Z">
        <w:r w:rsidR="00A35FE2">
          <w:t xml:space="preserve">Die </w:t>
        </w:r>
      </w:ins>
      <w:ins w:id="2750" w:author="Cailleret Levi (cailllev)" w:date="2020-12-18T09:42:00Z">
        <w:r w:rsidR="002E52BC">
          <w:t xml:space="preserve">Effektivität von </w:t>
        </w:r>
      </w:ins>
      <w:ins w:id="2751" w:author="Cailleret Levi (cailllev)" w:date="2020-12-18T09:43:00Z">
        <w:r w:rsidR="002E52BC">
          <w:t xml:space="preserve">RL MTD </w:t>
        </w:r>
      </w:ins>
      <w:ins w:id="2752" w:author="Cailleret Levi (cailllev)" w:date="2020-12-18T09:53:00Z">
        <w:r w:rsidR="00A35FE2">
          <w:t xml:space="preserve">soll sich </w:t>
        </w:r>
      </w:ins>
      <w:ins w:id="2753" w:author="Cailleret Levi (cailllev)" w:date="2020-12-18T09:43:00Z">
        <w:r w:rsidR="002E52BC">
          <w:t xml:space="preserve">bei </w:t>
        </w:r>
        <w:r w:rsidR="00851A58">
          <w:t>ändernden Netzwerken</w:t>
        </w:r>
      </w:ins>
      <w:ins w:id="2754" w:author="Cailleret Levi (cailllev)" w:date="2020-12-18T09:53:00Z">
        <w:r w:rsidR="00782D62">
          <w:t xml:space="preserve"> beweisen</w:t>
        </w:r>
      </w:ins>
      <w:ins w:id="2755" w:author="Cailleret Levi (cailllev)" w:date="2020-12-18T09:54:00Z">
        <w:r w:rsidR="00782D62">
          <w:t xml:space="preserve">. Dieser neue Use-Case, der in dieser Arbeit </w:t>
        </w:r>
      </w:ins>
      <w:ins w:id="2756" w:author="Cailleret Levi (cailllev)" w:date="2020-12-18T09:55:00Z">
        <w:r w:rsidR="00326B7F">
          <w:t xml:space="preserve">nicht </w:t>
        </w:r>
      </w:ins>
      <w:ins w:id="2757" w:author="Cailleret Levi (cailllev)" w:date="2020-12-18T09:54:00Z">
        <w:r w:rsidR="00782D62">
          <w:t xml:space="preserve">untersucht werden konnte, sollte </w:t>
        </w:r>
        <w:r w:rsidR="00326B7F">
          <w:t xml:space="preserve">bei immer mehr Cloud Lösungen </w:t>
        </w:r>
      </w:ins>
      <w:ins w:id="2758" w:author="Cailleret Levi (cailllev)" w:date="2020-12-18T09:55:00Z">
        <w:r w:rsidR="00326B7F">
          <w:t>von grosser Bedeutung sein.</w:t>
        </w:r>
      </w:ins>
    </w:p>
    <w:p w14:paraId="57BF6C55" w14:textId="3671C473" w:rsidR="0008285B" w:rsidRDefault="00515CD1" w:rsidP="00E937DC">
      <w:pPr>
        <w:rPr>
          <w:ins w:id="2759" w:author="Cailleret Levi (cailllev)" w:date="2020-12-18T10:04:00Z"/>
        </w:rPr>
      </w:pPr>
      <w:ins w:id="2760" w:author="Cailleret Levi (cailllev)" w:date="2020-12-18T09:55:00Z">
        <w:r w:rsidRPr="008C63E8">
          <w:rPr>
            <w:b/>
            <w:bCs/>
            <w:rPrChange w:id="2761" w:author="Cailleret Levi (cailllev)" w:date="2020-12-18T09:58:00Z">
              <w:rPr/>
            </w:rPrChange>
          </w:rPr>
          <w:t xml:space="preserve">Agenten Hyperparameter: </w:t>
        </w:r>
      </w:ins>
      <w:ins w:id="2762" w:author="Cailleret Levi (cailllev)" w:date="2020-12-18T09:57:00Z">
        <w:r w:rsidR="008C63E8" w:rsidRPr="00774D5D">
          <w:t>Wie</w:t>
        </w:r>
        <w:r w:rsidR="008C63E8">
          <w:t xml:space="preserve"> im Modus</w:t>
        </w:r>
      </w:ins>
      <w:ins w:id="2763" w:author="Cailleret Levi (cailllev)" w:date="2020-12-18T09:58:00Z">
        <w:r w:rsidR="008C63E8">
          <w:t xml:space="preserve"> "Pause"</w:t>
        </w:r>
      </w:ins>
      <w:ins w:id="2764" w:author="Cailleret Levi (cailllev)" w:date="2020-12-18T09:57:00Z">
        <w:r w:rsidR="008C63E8">
          <w:t xml:space="preserve"> zu </w:t>
        </w:r>
      </w:ins>
      <w:ins w:id="2765" w:author="Cailleret Levi (cailllev)" w:date="2020-12-18T09:58:00Z">
        <w:r w:rsidR="008C63E8">
          <w:t>erkennen</w:t>
        </w:r>
      </w:ins>
      <w:ins w:id="2766" w:author="Cailleret Levi (cailllev)" w:date="2020-12-18T09:57:00Z">
        <w:r w:rsidR="008C63E8">
          <w:t xml:space="preserve"> ist, sind die </w:t>
        </w:r>
      </w:ins>
      <w:ins w:id="2767" w:author="Cailleret Levi (cailllev)" w:date="2020-12-18T09:58:00Z">
        <w:r w:rsidR="008C63E8">
          <w:t>Hyperparameter noch nicht ausgereift. Für bessere Resultate</w:t>
        </w:r>
        <w:r w:rsidR="00021DFB">
          <w:t xml:space="preserve"> bei komplexeren Netzwerken oder komplexeren </w:t>
        </w:r>
      </w:ins>
      <w:ins w:id="2768" w:author="Cailleret Levi (cailllev)" w:date="2020-12-18T09:59:00Z">
        <w:r w:rsidR="00021DFB">
          <w:t>Vorgaben (wie z.B. ein Pausenmodus</w:t>
        </w:r>
      </w:ins>
      <w:ins w:id="2769" w:author="Cailleret Levi (cailllev)" w:date="2020-12-19T19:58:00Z">
        <w:r w:rsidR="00B5024E">
          <w:t>)</w:t>
        </w:r>
      </w:ins>
      <w:ins w:id="2770" w:author="Cailleret Levi (cailllev)" w:date="2020-12-18T09:59:00Z">
        <w:r w:rsidR="00291D1E">
          <w:t xml:space="preserve"> sind verbesserte Hyperparameter erforderlich. Mit den verwendeten</w:t>
        </w:r>
      </w:ins>
      <w:ins w:id="2771" w:author="Cailleret Levi (cailllev)" w:date="2020-12-19T19:57:00Z">
        <w:r w:rsidR="003B25FE">
          <w:t xml:space="preserve"> Hyperparameter</w:t>
        </w:r>
      </w:ins>
      <w:ins w:id="2772" w:author="Cailleret Levi (cailllev)" w:date="2020-12-18T09:59:00Z">
        <w:r w:rsidR="00291D1E">
          <w:t xml:space="preserve"> dieser Arbeit kann der Erfol</w:t>
        </w:r>
      </w:ins>
      <w:ins w:id="2773" w:author="Cailleret Levi (cailllev)" w:date="2020-12-18T10:00:00Z">
        <w:r w:rsidR="00BC4192">
          <w:t>g für komplexere Netzwerke nicht garantiert werden.</w:t>
        </w:r>
      </w:ins>
    </w:p>
    <w:p w14:paraId="00ABC2D5" w14:textId="5DFB47E6" w:rsidR="0008285B" w:rsidRDefault="0008285B" w:rsidP="00E937DC">
      <w:pPr>
        <w:rPr>
          <w:ins w:id="2774" w:author="Cailleret Levi (cailllev)" w:date="2020-12-18T10:08:00Z"/>
        </w:rPr>
      </w:pPr>
      <w:ins w:id="2775" w:author="Cailleret Levi (cailllev)" w:date="2020-12-18T10:04:00Z">
        <w:r>
          <w:rPr>
            <w:b/>
            <w:bCs/>
          </w:rPr>
          <w:t xml:space="preserve">Verschiedene Bereitschaftsmodi: </w:t>
        </w:r>
        <w:r>
          <w:t xml:space="preserve">In dieser Arbeit </w:t>
        </w:r>
        <w:r w:rsidR="00EA4398">
          <w:t xml:space="preserve">ist die MTD immer auf </w:t>
        </w:r>
      </w:ins>
      <w:ins w:id="2776" w:author="Cailleret Levi (cailllev)" w:date="2020-12-18T10:05:00Z">
        <w:r w:rsidR="009F3F41">
          <w:t>demselben Bereitschaft</w:t>
        </w:r>
      </w:ins>
      <w:ins w:id="2777" w:author="Cailleret Levi (cailllev)" w:date="2020-12-18T10:06:00Z">
        <w:r w:rsidR="00540823">
          <w:t>sniveau</w:t>
        </w:r>
      </w:ins>
      <w:ins w:id="2778" w:author="Cailleret Levi (cailllev)" w:date="2020-12-18T10:05:00Z">
        <w:r w:rsidR="00EA4398">
          <w:t xml:space="preserve">. Eine interessante und wohl auch </w:t>
        </w:r>
      </w:ins>
      <w:ins w:id="2779" w:author="Cailleret Levi (cailllev)" w:date="2020-12-18T10:06:00Z">
        <w:r w:rsidR="00540823">
          <w:t xml:space="preserve">viel effizientere Lösung wären verschiedene </w:t>
        </w:r>
        <w:r w:rsidR="00D4532B">
          <w:t xml:space="preserve">Bereitschaftsmodi. Als Beispiel könnte </w:t>
        </w:r>
      </w:ins>
      <w:ins w:id="2780" w:author="Cailleret Levi (cailllev)" w:date="2020-12-18T10:07:00Z">
        <w:r w:rsidR="00D4532B">
          <w:t xml:space="preserve">ein Modus </w:t>
        </w:r>
        <w:r w:rsidR="00665B42">
          <w:t>"nur" alle 5 Minuten eine Aktion ausführen, wobei ein zweiter Modus alle 5 Sekunden eine Aktion ausführt, sobald ein Angriff entdeckt wird</w:t>
        </w:r>
        <w:r w:rsidR="001D147D">
          <w:t>.</w:t>
        </w:r>
      </w:ins>
    </w:p>
    <w:p w14:paraId="0C022131" w14:textId="37983644" w:rsidR="001D147D" w:rsidRPr="00ED3B04" w:rsidRDefault="00C61B61" w:rsidP="00E937DC">
      <w:pPr>
        <w:rPr>
          <w:ins w:id="2781" w:author="Cailleret Levi (cailllev)" w:date="2020-12-18T10:04:00Z"/>
        </w:rPr>
      </w:pPr>
      <w:ins w:id="2782" w:author="Cailleret Levi (cailllev)" w:date="2020-12-18T10:08:00Z">
        <w:r>
          <w:rPr>
            <w:b/>
            <w:bCs/>
          </w:rPr>
          <w:t xml:space="preserve">Parallele Präventionssysteme: </w:t>
        </w:r>
      </w:ins>
      <w:ins w:id="2783" w:author="Cailleret Levi (cailllev)" w:date="2020-12-18T10:10:00Z">
        <w:r w:rsidR="00595F5E">
          <w:t xml:space="preserve">Die Präventionssysteme werden in gezeigtem Modell nur einzeln verwendet. </w:t>
        </w:r>
      </w:ins>
      <w:ins w:id="2784" w:author="Cailleret Levi (cailllev)" w:date="2020-12-18T10:11:00Z">
        <w:r w:rsidR="00553C60">
          <w:t>Für weiterführende Forschungsarbeiten können d</w:t>
        </w:r>
        <w:r w:rsidR="00A4266E">
          <w:t xml:space="preserve">ie kürzlichen Fortschritte in </w:t>
        </w:r>
        <w:r w:rsidR="00553C60">
          <w:t>Multi</w:t>
        </w:r>
      </w:ins>
      <w:ins w:id="2785" w:author="Cailleret Levi (cailllev)" w:date="2020-12-18T10:12:00Z">
        <w:r w:rsidR="00553C60">
          <w:t>ple</w:t>
        </w:r>
      </w:ins>
      <w:ins w:id="2786" w:author="Cailleret Levi (cailllev)" w:date="2020-12-18T10:11:00Z">
        <w:r w:rsidR="00553C60">
          <w:t xml:space="preserve"> Intrusion</w:t>
        </w:r>
      </w:ins>
      <w:ins w:id="2787" w:author="Cailleret Levi (cailllev)" w:date="2020-12-18T10:12:00Z">
        <w:r w:rsidR="00553C60">
          <w:t xml:space="preserve"> Detection Systems</w:t>
        </w:r>
        <w:r w:rsidR="003201D1">
          <w:t xml:space="preserve"> miteinbezogen werden</w:t>
        </w:r>
        <w:r w:rsidR="007A5AE8">
          <w:t xml:space="preserve"> </w:t>
        </w:r>
      </w:ins>
      <w:r w:rsidR="007A5AE8">
        <w:fldChar w:fldCharType="begin"/>
      </w:r>
      <w:r w:rsidR="007A5AE8">
        <w:instrText xml:space="preserve"> ADDIN ZOTERO_ITEM CSL_CITATION {"citationID":"MsqFPkf1","properties":{"formattedCitation":"[24]","plainCitation":"[24]","noteIndex":0},"citationItems":[{"id":172,"uris":["http://zotero.org/users/6945396/items/MEJ74IDL"],"uri":["http://zotero.org/users/6945396/items/MEJ74IDL"],"itemData":{"id":172,"type":"article-journal","container-title":"International Journal of Network Security","DOI":"10.6633/IJNS.201703.19(2).03","issue":"2","language":"en","source":"DOI.org (CSL JSON)","title":"Reliable Alert Fusion of Multiple Intrusion Detection Systems","volume":"19","author":[{"literal":"Vrushank M. Shah"},{"literal":"A. K. Agarwal"}],"issued":{"date-parts":[["2017",3,1]]}}}],"schema":"https://github.com/citation-style-language/schema/raw/master/csl-citation.json"} </w:instrText>
      </w:r>
      <w:r w:rsidR="007A5AE8">
        <w:fldChar w:fldCharType="separate"/>
      </w:r>
      <w:r w:rsidR="007A5AE8" w:rsidRPr="007A5AE8">
        <w:rPr>
          <w:rFonts w:ascii="Calibri" w:hAnsi="Calibri" w:cs="Calibri"/>
        </w:rPr>
        <w:t>[24]</w:t>
      </w:r>
      <w:r w:rsidR="007A5AE8">
        <w:fldChar w:fldCharType="end"/>
      </w:r>
      <w:ins w:id="2788" w:author="Cailleret Levi (cailllev)" w:date="2020-12-18T10:12:00Z">
        <w:r w:rsidR="003201D1">
          <w:t>. Damit werden voraussichtlich noch effizientere Verteidigungen ermöglicht.</w:t>
        </w:r>
      </w:ins>
    </w:p>
    <w:p w14:paraId="48A7DEA2" w14:textId="2F75B12B" w:rsidR="001703A6" w:rsidRPr="00001747" w:rsidRDefault="0008285B">
      <w:pPr>
        <w:jc w:val="left"/>
        <w:pPrChange w:id="2789" w:author="Cailleret Levi (cailllev)" w:date="2020-12-18T10:04:00Z">
          <w:pPr/>
        </w:pPrChange>
      </w:pPr>
      <w:ins w:id="2790" w:author="Cailleret Levi (cailllev)" w:date="2020-12-18T10:04:00Z">
        <w:r>
          <w:br w:type="page"/>
        </w:r>
      </w:ins>
      <w:del w:id="2791" w:author="Cailleret Levi (cailllev)" w:date="2020-12-18T09:57:00Z">
        <w:r w:rsidR="001703A6" w:rsidRPr="00001747" w:rsidDel="00F51489">
          <w:br w:type="page"/>
        </w:r>
      </w:del>
    </w:p>
    <w:p w14:paraId="43EBA7C4" w14:textId="775748B0" w:rsidR="0061414B" w:rsidRPr="002E73B1" w:rsidRDefault="0078635B" w:rsidP="00EE1E53">
      <w:pPr>
        <w:pStyle w:val="Heading1"/>
      </w:pPr>
      <w:bookmarkStart w:id="2792" w:name="_Toc59300863"/>
      <w:r w:rsidRPr="002E73B1">
        <w:lastRenderedPageBreak/>
        <w:t>Verzeichnisse</w:t>
      </w:r>
      <w:bookmarkEnd w:id="2792"/>
    </w:p>
    <w:p w14:paraId="3D3B4304" w14:textId="5C22AC10" w:rsidR="0078635B" w:rsidRPr="002E73B1" w:rsidRDefault="0078635B" w:rsidP="00EE1E53">
      <w:pPr>
        <w:pStyle w:val="Heading2"/>
      </w:pPr>
      <w:bookmarkStart w:id="2793" w:name="_Toc59300864"/>
      <w:r w:rsidRPr="002E73B1">
        <w:t>Literaturverzeichnis</w:t>
      </w:r>
      <w:bookmarkEnd w:id="2793"/>
    </w:p>
    <w:p w14:paraId="615C8DED" w14:textId="77777777" w:rsidR="007A5AE8" w:rsidRPr="007A5AE8" w:rsidRDefault="0090758F" w:rsidP="007A5AE8">
      <w:pPr>
        <w:pStyle w:val="Bibliography"/>
        <w:rPr>
          <w:rFonts w:ascii="Calibri" w:hAnsi="Calibri" w:cs="Calibri"/>
          <w:lang w:val="en-US"/>
          <w:rPrChange w:id="2794" w:author="Cailleret Levi (cailllev)" w:date="2020-12-18T10:13:00Z">
            <w:rPr>
              <w:rFonts w:ascii="Calibri" w:hAnsi="Calibri" w:cs="Calibri"/>
            </w:rPr>
          </w:rPrChange>
        </w:rPr>
      </w:pPr>
      <w:r>
        <w:fldChar w:fldCharType="begin"/>
      </w:r>
      <w:r w:rsidR="000371EA">
        <w:rPr>
          <w:lang w:val="en-US"/>
        </w:rPr>
        <w:instrText xml:space="preserve"> ADDIN ZOTERO_BIBL {"uncited":[],"omitted":[],"custom":[]} CSL_BIBLIOGRAPHY </w:instrText>
      </w:r>
      <w:r>
        <w:fldChar w:fldCharType="separate"/>
      </w:r>
      <w:r w:rsidR="007A5AE8" w:rsidRPr="007A5AE8">
        <w:rPr>
          <w:rFonts w:ascii="Calibri" w:hAnsi="Calibri" w:cs="Calibri"/>
          <w:lang w:val="en-US"/>
          <w:rPrChange w:id="2795" w:author="Cailleret Levi (cailllev)" w:date="2020-12-18T10:13:00Z">
            <w:rPr>
              <w:rFonts w:ascii="Calibri" w:hAnsi="Calibri" w:cs="Calibri"/>
            </w:rPr>
          </w:rPrChange>
        </w:rPr>
        <w:t>[1]</w:t>
      </w:r>
      <w:r w:rsidR="007A5AE8" w:rsidRPr="007A5AE8">
        <w:rPr>
          <w:rFonts w:ascii="Calibri" w:hAnsi="Calibri" w:cs="Calibri"/>
          <w:lang w:val="en-US"/>
          <w:rPrChange w:id="2796" w:author="Cailleret Levi (cailllev)" w:date="2020-12-18T10:13:00Z">
            <w:rPr>
              <w:rFonts w:ascii="Calibri" w:hAnsi="Calibri" w:cs="Calibri"/>
            </w:rPr>
          </w:rPrChange>
        </w:rPr>
        <w:tab/>
        <w:t xml:space="preserve">G. Cai, B. Wang, W. Hu, und T. Wang, „Moving target defense: state of the art and characteristics“, </w:t>
      </w:r>
      <w:r w:rsidR="007A5AE8" w:rsidRPr="007A5AE8">
        <w:rPr>
          <w:rFonts w:ascii="Calibri" w:hAnsi="Calibri" w:cs="Calibri"/>
          <w:i/>
          <w:iCs/>
          <w:lang w:val="en-US"/>
          <w:rPrChange w:id="2797" w:author="Cailleret Levi (cailllev)" w:date="2020-12-18T10:13:00Z">
            <w:rPr>
              <w:rFonts w:ascii="Calibri" w:hAnsi="Calibri" w:cs="Calibri"/>
              <w:i/>
              <w:iCs/>
            </w:rPr>
          </w:rPrChange>
        </w:rPr>
        <w:t>Frontiers Inf Technol Electronic Eng</w:t>
      </w:r>
      <w:r w:rsidR="007A5AE8" w:rsidRPr="007A5AE8">
        <w:rPr>
          <w:rFonts w:ascii="Calibri" w:hAnsi="Calibri" w:cs="Calibri"/>
          <w:lang w:val="en-US"/>
          <w:rPrChange w:id="2798" w:author="Cailleret Levi (cailllev)" w:date="2020-12-18T10:13:00Z">
            <w:rPr>
              <w:rFonts w:ascii="Calibri" w:hAnsi="Calibri" w:cs="Calibri"/>
            </w:rPr>
          </w:rPrChange>
        </w:rPr>
        <w:t>, Bd. 17, Nr. 11, S. 1122–1153, Nov. 2016, doi: 10.1631/FITEE.1601321.</w:t>
      </w:r>
    </w:p>
    <w:p w14:paraId="36BDAAF2" w14:textId="77777777" w:rsidR="007A5AE8" w:rsidRPr="007A5AE8" w:rsidRDefault="007A5AE8" w:rsidP="007A5AE8">
      <w:pPr>
        <w:pStyle w:val="Bibliography"/>
        <w:rPr>
          <w:rFonts w:ascii="Calibri" w:hAnsi="Calibri" w:cs="Calibri"/>
          <w:lang w:val="en-US"/>
          <w:rPrChange w:id="2799" w:author="Cailleret Levi (cailllev)" w:date="2020-12-18T10:13:00Z">
            <w:rPr>
              <w:rFonts w:ascii="Calibri" w:hAnsi="Calibri" w:cs="Calibri"/>
            </w:rPr>
          </w:rPrChange>
        </w:rPr>
      </w:pPr>
      <w:r w:rsidRPr="007A5AE8">
        <w:rPr>
          <w:rFonts w:ascii="Calibri" w:hAnsi="Calibri" w:cs="Calibri"/>
          <w:lang w:val="en-US"/>
          <w:rPrChange w:id="2800" w:author="Cailleret Levi (cailllev)" w:date="2020-12-18T10:13:00Z">
            <w:rPr>
              <w:rFonts w:ascii="Calibri" w:hAnsi="Calibri" w:cs="Calibri"/>
            </w:rPr>
          </w:rPrChange>
        </w:rPr>
        <w:t>[2]</w:t>
      </w:r>
      <w:r w:rsidRPr="007A5AE8">
        <w:rPr>
          <w:rFonts w:ascii="Calibri" w:hAnsi="Calibri" w:cs="Calibri"/>
          <w:lang w:val="en-US"/>
          <w:rPrChange w:id="2801" w:author="Cailleret Levi (cailllev)" w:date="2020-12-18T10:13:00Z">
            <w:rPr>
              <w:rFonts w:ascii="Calibri" w:hAnsi="Calibri" w:cs="Calibri"/>
            </w:rPr>
          </w:rPrChange>
        </w:rPr>
        <w:tab/>
        <w:t xml:space="preserve">S. Sengupta, A. Chowdhary, A. Sabur, A. Alshamrani, D. Huang, und S. Kambhampati, „A Survey of Moving Target Defenses for Network Security“, </w:t>
      </w:r>
      <w:r w:rsidRPr="007A5AE8">
        <w:rPr>
          <w:rFonts w:ascii="Calibri" w:hAnsi="Calibri" w:cs="Calibri"/>
          <w:i/>
          <w:iCs/>
          <w:lang w:val="en-US"/>
          <w:rPrChange w:id="2802" w:author="Cailleret Levi (cailllev)" w:date="2020-12-18T10:13:00Z">
            <w:rPr>
              <w:rFonts w:ascii="Calibri" w:hAnsi="Calibri" w:cs="Calibri"/>
              <w:i/>
              <w:iCs/>
            </w:rPr>
          </w:rPrChange>
        </w:rPr>
        <w:t>IEEE Communications Surveys Tutorials</w:t>
      </w:r>
      <w:r w:rsidRPr="007A5AE8">
        <w:rPr>
          <w:rFonts w:ascii="Calibri" w:hAnsi="Calibri" w:cs="Calibri"/>
          <w:lang w:val="en-US"/>
          <w:rPrChange w:id="2803" w:author="Cailleret Levi (cailllev)" w:date="2020-12-18T10:13:00Z">
            <w:rPr>
              <w:rFonts w:ascii="Calibri" w:hAnsi="Calibri" w:cs="Calibri"/>
            </w:rPr>
          </w:rPrChange>
        </w:rPr>
        <w:t>, Bd. 22, Nr. 3, S. 1909–1941, thirdquarter 2020, doi: 10.1109/COMST.2020.2982955.</w:t>
      </w:r>
    </w:p>
    <w:p w14:paraId="2553C455" w14:textId="77777777" w:rsidR="007A5AE8" w:rsidRPr="007A5AE8" w:rsidRDefault="007A5AE8" w:rsidP="007A5AE8">
      <w:pPr>
        <w:pStyle w:val="Bibliography"/>
        <w:rPr>
          <w:rFonts w:ascii="Calibri" w:hAnsi="Calibri" w:cs="Calibri"/>
          <w:lang w:val="en-US"/>
          <w:rPrChange w:id="2804" w:author="Cailleret Levi (cailllev)" w:date="2020-12-18T10:13:00Z">
            <w:rPr>
              <w:rFonts w:ascii="Calibri" w:hAnsi="Calibri" w:cs="Calibri"/>
            </w:rPr>
          </w:rPrChange>
        </w:rPr>
      </w:pPr>
      <w:r w:rsidRPr="007A5AE8">
        <w:rPr>
          <w:rFonts w:ascii="Calibri" w:hAnsi="Calibri" w:cs="Calibri"/>
          <w:lang w:val="en-US"/>
          <w:rPrChange w:id="2805" w:author="Cailleret Levi (cailllev)" w:date="2020-12-18T10:13:00Z">
            <w:rPr>
              <w:rFonts w:ascii="Calibri" w:hAnsi="Calibri" w:cs="Calibri"/>
            </w:rPr>
          </w:rPrChange>
        </w:rPr>
        <w:t>[3]</w:t>
      </w:r>
      <w:r w:rsidRPr="007A5AE8">
        <w:rPr>
          <w:rFonts w:ascii="Calibri" w:hAnsi="Calibri" w:cs="Calibri"/>
          <w:lang w:val="en-US"/>
          <w:rPrChange w:id="2806" w:author="Cailleret Levi (cailllev)" w:date="2020-12-18T10:13:00Z">
            <w:rPr>
              <w:rFonts w:ascii="Calibri" w:hAnsi="Calibri" w:cs="Calibri"/>
            </w:rPr>
          </w:rPrChange>
        </w:rPr>
        <w:tab/>
        <w:t>P. Manadhata und J. M. Wing, „An Attack Surface Metric“. Juli 2005.</w:t>
      </w:r>
    </w:p>
    <w:p w14:paraId="199FB01F" w14:textId="77777777" w:rsidR="007A5AE8" w:rsidRPr="007A5AE8" w:rsidRDefault="007A5AE8" w:rsidP="007A5AE8">
      <w:pPr>
        <w:pStyle w:val="Bibliography"/>
        <w:rPr>
          <w:rFonts w:ascii="Calibri" w:hAnsi="Calibri" w:cs="Calibri"/>
          <w:lang w:val="en-US"/>
          <w:rPrChange w:id="2807" w:author="Cailleret Levi (cailllev)" w:date="2020-12-18T10:13:00Z">
            <w:rPr>
              <w:rFonts w:ascii="Calibri" w:hAnsi="Calibri" w:cs="Calibri"/>
            </w:rPr>
          </w:rPrChange>
        </w:rPr>
      </w:pPr>
      <w:r w:rsidRPr="007A5AE8">
        <w:rPr>
          <w:rFonts w:ascii="Calibri" w:hAnsi="Calibri" w:cs="Calibri"/>
          <w:lang w:val="en-US"/>
          <w:rPrChange w:id="2808" w:author="Cailleret Levi (cailllev)" w:date="2020-12-18T10:13:00Z">
            <w:rPr>
              <w:rFonts w:ascii="Calibri" w:hAnsi="Calibri" w:cs="Calibri"/>
            </w:rPr>
          </w:rPrChange>
        </w:rPr>
        <w:t>[4]</w:t>
      </w:r>
      <w:r w:rsidRPr="007A5AE8">
        <w:rPr>
          <w:rFonts w:ascii="Calibri" w:hAnsi="Calibri" w:cs="Calibri"/>
          <w:lang w:val="en-US"/>
          <w:rPrChange w:id="2809" w:author="Cailleret Levi (cailllev)" w:date="2020-12-18T10:13:00Z">
            <w:rPr>
              <w:rFonts w:ascii="Calibri" w:hAnsi="Calibri" w:cs="Calibri"/>
            </w:rPr>
          </w:rPrChange>
        </w:rPr>
        <w:tab/>
        <w:t xml:space="preserve">J.-H. Cho </w:t>
      </w:r>
      <w:r w:rsidRPr="007A5AE8">
        <w:rPr>
          <w:rFonts w:ascii="Calibri" w:hAnsi="Calibri" w:cs="Calibri"/>
          <w:i/>
          <w:iCs/>
          <w:lang w:val="en-US"/>
          <w:rPrChange w:id="2810" w:author="Cailleret Levi (cailllev)" w:date="2020-12-18T10:13:00Z">
            <w:rPr>
              <w:rFonts w:ascii="Calibri" w:hAnsi="Calibri" w:cs="Calibri"/>
              <w:i/>
              <w:iCs/>
            </w:rPr>
          </w:rPrChange>
        </w:rPr>
        <w:t>u. a.</w:t>
      </w:r>
      <w:r w:rsidRPr="007A5AE8">
        <w:rPr>
          <w:rFonts w:ascii="Calibri" w:hAnsi="Calibri" w:cs="Calibri"/>
          <w:lang w:val="en-US"/>
          <w:rPrChange w:id="2811" w:author="Cailleret Levi (cailllev)" w:date="2020-12-18T10:13:00Z">
            <w:rPr>
              <w:rFonts w:ascii="Calibri" w:hAnsi="Calibri" w:cs="Calibri"/>
            </w:rPr>
          </w:rPrChange>
        </w:rPr>
        <w:t xml:space="preserve">, „Toward Proactive, Adaptive Defense: A Survey on Moving Target Defense“, </w:t>
      </w:r>
      <w:r w:rsidRPr="007A5AE8">
        <w:rPr>
          <w:rFonts w:ascii="Calibri" w:hAnsi="Calibri" w:cs="Calibri"/>
          <w:i/>
          <w:iCs/>
          <w:lang w:val="en-US"/>
          <w:rPrChange w:id="2812" w:author="Cailleret Levi (cailllev)" w:date="2020-12-18T10:13:00Z">
            <w:rPr>
              <w:rFonts w:ascii="Calibri" w:hAnsi="Calibri" w:cs="Calibri"/>
              <w:i/>
              <w:iCs/>
            </w:rPr>
          </w:rPrChange>
        </w:rPr>
        <w:t>arXiv:1909.08092 [cs]</w:t>
      </w:r>
      <w:r w:rsidRPr="007A5AE8">
        <w:rPr>
          <w:rFonts w:ascii="Calibri" w:hAnsi="Calibri" w:cs="Calibri"/>
          <w:lang w:val="en-US"/>
          <w:rPrChange w:id="2813" w:author="Cailleret Levi (cailllev)" w:date="2020-12-18T10:13:00Z">
            <w:rPr>
              <w:rFonts w:ascii="Calibri" w:hAnsi="Calibri" w:cs="Calibri"/>
            </w:rPr>
          </w:rPrChange>
        </w:rPr>
        <w:t>, Sep. 2019, Zugegriffen: Sep. 30, 2020. [Online]. Verfügbar unter: http://arxiv.org/abs/1909.08092.</w:t>
      </w:r>
    </w:p>
    <w:p w14:paraId="1E34546E" w14:textId="77777777" w:rsidR="007A5AE8" w:rsidRPr="007A5AE8" w:rsidRDefault="007A5AE8" w:rsidP="007A5AE8">
      <w:pPr>
        <w:pStyle w:val="Bibliography"/>
        <w:rPr>
          <w:rFonts w:ascii="Calibri" w:hAnsi="Calibri" w:cs="Calibri"/>
          <w:lang w:val="en-US"/>
          <w:rPrChange w:id="2814" w:author="Cailleret Levi (cailllev)" w:date="2020-12-18T10:13:00Z">
            <w:rPr>
              <w:rFonts w:ascii="Calibri" w:hAnsi="Calibri" w:cs="Calibri"/>
            </w:rPr>
          </w:rPrChange>
        </w:rPr>
      </w:pPr>
      <w:r w:rsidRPr="007A5AE8">
        <w:rPr>
          <w:rFonts w:ascii="Calibri" w:hAnsi="Calibri" w:cs="Calibri"/>
          <w:lang w:val="en-US"/>
          <w:rPrChange w:id="2815" w:author="Cailleret Levi (cailllev)" w:date="2020-12-18T10:13:00Z">
            <w:rPr>
              <w:rFonts w:ascii="Calibri" w:hAnsi="Calibri" w:cs="Calibri"/>
            </w:rPr>
          </w:rPrChange>
        </w:rPr>
        <w:t>[5]</w:t>
      </w:r>
      <w:r w:rsidRPr="007A5AE8">
        <w:rPr>
          <w:rFonts w:ascii="Calibri" w:hAnsi="Calibri" w:cs="Calibri"/>
          <w:lang w:val="en-US"/>
          <w:rPrChange w:id="2816" w:author="Cailleret Levi (cailllev)" w:date="2020-12-18T10:13:00Z">
            <w:rPr>
              <w:rFonts w:ascii="Calibri" w:hAnsi="Calibri" w:cs="Calibri"/>
            </w:rPr>
          </w:rPrChange>
        </w:rPr>
        <w:tab/>
        <w:t xml:space="preserve">D. Evans, A. Nguyen-Tuong, und J. Knight, „Effectiveness of Moving Target Defenses“, in </w:t>
      </w:r>
      <w:r w:rsidRPr="007A5AE8">
        <w:rPr>
          <w:rFonts w:ascii="Calibri" w:hAnsi="Calibri" w:cs="Calibri"/>
          <w:i/>
          <w:iCs/>
          <w:lang w:val="en-US"/>
          <w:rPrChange w:id="2817" w:author="Cailleret Levi (cailllev)" w:date="2020-12-18T10:13:00Z">
            <w:rPr>
              <w:rFonts w:ascii="Calibri" w:hAnsi="Calibri" w:cs="Calibri"/>
              <w:i/>
              <w:iCs/>
            </w:rPr>
          </w:rPrChange>
        </w:rPr>
        <w:t>Moving Target Defense</w:t>
      </w:r>
      <w:r w:rsidRPr="007A5AE8">
        <w:rPr>
          <w:rFonts w:ascii="Calibri" w:hAnsi="Calibri" w:cs="Calibri"/>
          <w:lang w:val="en-US"/>
          <w:rPrChange w:id="2818" w:author="Cailleret Levi (cailllev)" w:date="2020-12-18T10:13:00Z">
            <w:rPr>
              <w:rFonts w:ascii="Calibri" w:hAnsi="Calibri" w:cs="Calibri"/>
            </w:rPr>
          </w:rPrChange>
        </w:rPr>
        <w:t>, Bd. 54, S. Jajodia, A. K. Ghosh, V. Swarup, C. Wang, und X. S. Wang, Hrsg. New York, NY: Springer New York, 2011, S. 29–48.</w:t>
      </w:r>
    </w:p>
    <w:p w14:paraId="5897B828" w14:textId="77777777" w:rsidR="007A5AE8" w:rsidRPr="007A5AE8" w:rsidRDefault="007A5AE8" w:rsidP="007A5AE8">
      <w:pPr>
        <w:pStyle w:val="Bibliography"/>
        <w:rPr>
          <w:rFonts w:ascii="Calibri" w:hAnsi="Calibri" w:cs="Calibri"/>
          <w:lang w:val="en-US"/>
          <w:rPrChange w:id="2819" w:author="Cailleret Levi (cailllev)" w:date="2020-12-18T10:13:00Z">
            <w:rPr>
              <w:rFonts w:ascii="Calibri" w:hAnsi="Calibri" w:cs="Calibri"/>
            </w:rPr>
          </w:rPrChange>
        </w:rPr>
      </w:pPr>
      <w:r w:rsidRPr="007A5AE8">
        <w:rPr>
          <w:rFonts w:ascii="Calibri" w:hAnsi="Calibri" w:cs="Calibri"/>
          <w:lang w:val="en-US"/>
          <w:rPrChange w:id="2820" w:author="Cailleret Levi (cailllev)" w:date="2020-12-18T10:13:00Z">
            <w:rPr>
              <w:rFonts w:ascii="Calibri" w:hAnsi="Calibri" w:cs="Calibri"/>
            </w:rPr>
          </w:rPrChange>
        </w:rPr>
        <w:t>[6]</w:t>
      </w:r>
      <w:r w:rsidRPr="007A5AE8">
        <w:rPr>
          <w:rFonts w:ascii="Calibri" w:hAnsi="Calibri" w:cs="Calibri"/>
          <w:lang w:val="en-US"/>
          <w:rPrChange w:id="2821" w:author="Cailleret Levi (cailllev)" w:date="2020-12-18T10:13:00Z">
            <w:rPr>
              <w:rFonts w:ascii="Calibri" w:hAnsi="Calibri" w:cs="Calibri"/>
            </w:rPr>
          </w:rPrChange>
        </w:rPr>
        <w:tab/>
        <w:t>Q. Jia, K. Sun, und A. Stavrou, „MOTAG: Moving Target Defense against Internet Denial of Service Attacks“, Juli 2013, S. 1–9, doi: 10.1109/ICCCN.2013.6614155.</w:t>
      </w:r>
    </w:p>
    <w:p w14:paraId="4F80B936" w14:textId="77777777" w:rsidR="007A5AE8" w:rsidRPr="007A5AE8" w:rsidRDefault="007A5AE8" w:rsidP="007A5AE8">
      <w:pPr>
        <w:pStyle w:val="Bibliography"/>
        <w:rPr>
          <w:rFonts w:ascii="Calibri" w:hAnsi="Calibri" w:cs="Calibri"/>
          <w:lang w:val="en-US"/>
          <w:rPrChange w:id="2822" w:author="Cailleret Levi (cailllev)" w:date="2020-12-18T10:13:00Z">
            <w:rPr>
              <w:rFonts w:ascii="Calibri" w:hAnsi="Calibri" w:cs="Calibri"/>
            </w:rPr>
          </w:rPrChange>
        </w:rPr>
      </w:pPr>
      <w:r w:rsidRPr="007A5AE8">
        <w:rPr>
          <w:rFonts w:ascii="Calibri" w:hAnsi="Calibri" w:cs="Calibri"/>
          <w:lang w:val="en-US"/>
          <w:rPrChange w:id="2823" w:author="Cailleret Levi (cailllev)" w:date="2020-12-18T10:13:00Z">
            <w:rPr>
              <w:rFonts w:ascii="Calibri" w:hAnsi="Calibri" w:cs="Calibri"/>
            </w:rPr>
          </w:rPrChange>
        </w:rPr>
        <w:t>[7]</w:t>
      </w:r>
      <w:r w:rsidRPr="007A5AE8">
        <w:rPr>
          <w:rFonts w:ascii="Calibri" w:hAnsi="Calibri" w:cs="Calibri"/>
          <w:lang w:val="en-US"/>
          <w:rPrChange w:id="2824" w:author="Cailleret Levi (cailllev)" w:date="2020-12-18T10:13:00Z">
            <w:rPr>
              <w:rFonts w:ascii="Calibri" w:hAnsi="Calibri" w:cs="Calibri"/>
            </w:rPr>
          </w:rPrChange>
        </w:rPr>
        <w:tab/>
        <w:t>A. Clark, K. Sun, L. Bushnell, und R. Poovendran, „A Game-Theoretic Approach to IP Address Randomization in Decoy-Based Cyber Defense“, Nov. 2015, S. 3–21, doi: 10.1007/978-3-319-25594-1_1.</w:t>
      </w:r>
    </w:p>
    <w:p w14:paraId="184E2EED" w14:textId="77777777" w:rsidR="007A5AE8" w:rsidRPr="007A5AE8" w:rsidRDefault="007A5AE8" w:rsidP="007A5AE8">
      <w:pPr>
        <w:pStyle w:val="Bibliography"/>
        <w:rPr>
          <w:rFonts w:ascii="Calibri" w:hAnsi="Calibri" w:cs="Calibri"/>
          <w:lang w:val="en-US"/>
          <w:rPrChange w:id="2825" w:author="Cailleret Levi (cailllev)" w:date="2020-12-18T10:13:00Z">
            <w:rPr>
              <w:rFonts w:ascii="Calibri" w:hAnsi="Calibri" w:cs="Calibri"/>
            </w:rPr>
          </w:rPrChange>
        </w:rPr>
      </w:pPr>
      <w:r w:rsidRPr="007A5AE8">
        <w:rPr>
          <w:rFonts w:ascii="Calibri" w:hAnsi="Calibri" w:cs="Calibri"/>
          <w:lang w:val="en-US"/>
          <w:rPrChange w:id="2826" w:author="Cailleret Levi (cailllev)" w:date="2020-12-18T10:13:00Z">
            <w:rPr>
              <w:rFonts w:ascii="Calibri" w:hAnsi="Calibri" w:cs="Calibri"/>
            </w:rPr>
          </w:rPrChange>
        </w:rPr>
        <w:t>[8]</w:t>
      </w:r>
      <w:r w:rsidRPr="007A5AE8">
        <w:rPr>
          <w:rFonts w:ascii="Calibri" w:hAnsi="Calibri" w:cs="Calibri"/>
          <w:lang w:val="en-US"/>
          <w:rPrChange w:id="2827" w:author="Cailleret Levi (cailllev)" w:date="2020-12-18T10:13:00Z">
            <w:rPr>
              <w:rFonts w:ascii="Calibri" w:hAnsi="Calibri" w:cs="Calibri"/>
            </w:rPr>
          </w:rPrChange>
        </w:rPr>
        <w:tab/>
        <w:t xml:space="preserve">I. Arce und G. McGraw, „Guest Editors’ Introduction: Why Attacking Systems Is a Good Idea“, </w:t>
      </w:r>
      <w:r w:rsidRPr="007A5AE8">
        <w:rPr>
          <w:rFonts w:ascii="Calibri" w:hAnsi="Calibri" w:cs="Calibri"/>
          <w:i/>
          <w:iCs/>
          <w:lang w:val="en-US"/>
          <w:rPrChange w:id="2828" w:author="Cailleret Levi (cailllev)" w:date="2020-12-18T10:13:00Z">
            <w:rPr>
              <w:rFonts w:ascii="Calibri" w:hAnsi="Calibri" w:cs="Calibri"/>
              <w:i/>
              <w:iCs/>
            </w:rPr>
          </w:rPrChange>
        </w:rPr>
        <w:t>IEEE Security Privacy</w:t>
      </w:r>
      <w:r w:rsidRPr="007A5AE8">
        <w:rPr>
          <w:rFonts w:ascii="Calibri" w:hAnsi="Calibri" w:cs="Calibri"/>
          <w:lang w:val="en-US"/>
          <w:rPrChange w:id="2829" w:author="Cailleret Levi (cailllev)" w:date="2020-12-18T10:13:00Z">
            <w:rPr>
              <w:rFonts w:ascii="Calibri" w:hAnsi="Calibri" w:cs="Calibri"/>
            </w:rPr>
          </w:rPrChange>
        </w:rPr>
        <w:t>, Bd. 2, Nr. 4, S. 17–19, Juli 2004, doi: 10.1109/MSP.2004.46.</w:t>
      </w:r>
    </w:p>
    <w:p w14:paraId="0A6AF991" w14:textId="77777777" w:rsidR="007A5AE8" w:rsidRPr="007A5AE8" w:rsidRDefault="007A5AE8" w:rsidP="007A5AE8">
      <w:pPr>
        <w:pStyle w:val="Bibliography"/>
        <w:rPr>
          <w:rFonts w:ascii="Calibri" w:hAnsi="Calibri" w:cs="Calibri"/>
          <w:lang w:val="en-US"/>
          <w:rPrChange w:id="2830" w:author="Cailleret Levi (cailllev)" w:date="2020-12-18T10:13:00Z">
            <w:rPr>
              <w:rFonts w:ascii="Calibri" w:hAnsi="Calibri" w:cs="Calibri"/>
            </w:rPr>
          </w:rPrChange>
        </w:rPr>
      </w:pPr>
      <w:r w:rsidRPr="007A5AE8">
        <w:rPr>
          <w:rFonts w:ascii="Calibri" w:hAnsi="Calibri" w:cs="Calibri"/>
          <w:lang w:val="en-US"/>
          <w:rPrChange w:id="2831" w:author="Cailleret Levi (cailllev)" w:date="2020-12-18T10:13:00Z">
            <w:rPr>
              <w:rFonts w:ascii="Calibri" w:hAnsi="Calibri" w:cs="Calibri"/>
            </w:rPr>
          </w:rPrChange>
        </w:rPr>
        <w:t>[9]</w:t>
      </w:r>
      <w:r w:rsidRPr="007A5AE8">
        <w:rPr>
          <w:rFonts w:ascii="Calibri" w:hAnsi="Calibri" w:cs="Calibri"/>
          <w:lang w:val="en-US"/>
          <w:rPrChange w:id="2832" w:author="Cailleret Levi (cailllev)" w:date="2020-12-18T10:13:00Z">
            <w:rPr>
              <w:rFonts w:ascii="Calibri" w:hAnsi="Calibri" w:cs="Calibri"/>
            </w:rPr>
          </w:rPrChange>
        </w:rPr>
        <w:tab/>
        <w:t xml:space="preserve">B. Danev, R. J. Masti, G. O. Karame, und S. Capkun, „Enabling secure VM-vTPM migration in private clouds“, in </w:t>
      </w:r>
      <w:r w:rsidRPr="007A5AE8">
        <w:rPr>
          <w:rFonts w:ascii="Calibri" w:hAnsi="Calibri" w:cs="Calibri"/>
          <w:i/>
          <w:iCs/>
          <w:lang w:val="en-US"/>
          <w:rPrChange w:id="2833" w:author="Cailleret Levi (cailllev)" w:date="2020-12-18T10:13:00Z">
            <w:rPr>
              <w:rFonts w:ascii="Calibri" w:hAnsi="Calibri" w:cs="Calibri"/>
              <w:i/>
              <w:iCs/>
            </w:rPr>
          </w:rPrChange>
        </w:rPr>
        <w:t>Proceedings of the 27th Annual Computer Security Applications Conference on - ACSAC ’11</w:t>
      </w:r>
      <w:r w:rsidRPr="007A5AE8">
        <w:rPr>
          <w:rFonts w:ascii="Calibri" w:hAnsi="Calibri" w:cs="Calibri"/>
          <w:lang w:val="en-US"/>
          <w:rPrChange w:id="2834" w:author="Cailleret Levi (cailllev)" w:date="2020-12-18T10:13:00Z">
            <w:rPr>
              <w:rFonts w:ascii="Calibri" w:hAnsi="Calibri" w:cs="Calibri"/>
            </w:rPr>
          </w:rPrChange>
        </w:rPr>
        <w:t>, Orlando, Florida, 2011, S. 187, doi: 10.1145/2076732.2076759.</w:t>
      </w:r>
    </w:p>
    <w:p w14:paraId="44F4DD62" w14:textId="77777777" w:rsidR="007A5AE8" w:rsidRPr="007A5AE8" w:rsidRDefault="007A5AE8" w:rsidP="007A5AE8">
      <w:pPr>
        <w:pStyle w:val="Bibliography"/>
        <w:rPr>
          <w:rFonts w:ascii="Calibri" w:hAnsi="Calibri" w:cs="Calibri"/>
          <w:lang w:val="en-US"/>
          <w:rPrChange w:id="2835" w:author="Cailleret Levi (cailllev)" w:date="2020-12-18T10:13:00Z">
            <w:rPr>
              <w:rFonts w:ascii="Calibri" w:hAnsi="Calibri" w:cs="Calibri"/>
            </w:rPr>
          </w:rPrChange>
        </w:rPr>
      </w:pPr>
      <w:r w:rsidRPr="007A5AE8">
        <w:rPr>
          <w:rFonts w:ascii="Calibri" w:hAnsi="Calibri" w:cs="Calibri"/>
          <w:lang w:val="en-US"/>
          <w:rPrChange w:id="2836" w:author="Cailleret Levi (cailllev)" w:date="2020-12-18T10:13:00Z">
            <w:rPr>
              <w:rFonts w:ascii="Calibri" w:hAnsi="Calibri" w:cs="Calibri"/>
            </w:rPr>
          </w:rPrChange>
        </w:rPr>
        <w:t>[10]</w:t>
      </w:r>
      <w:r w:rsidRPr="007A5AE8">
        <w:rPr>
          <w:rFonts w:ascii="Calibri" w:hAnsi="Calibri" w:cs="Calibri"/>
          <w:lang w:val="en-US"/>
          <w:rPrChange w:id="2837" w:author="Cailleret Levi (cailllev)" w:date="2020-12-18T10:13:00Z">
            <w:rPr>
              <w:rFonts w:ascii="Calibri" w:hAnsi="Calibri" w:cs="Calibri"/>
            </w:rPr>
          </w:rPrChange>
        </w:rPr>
        <w:tab/>
        <w:t xml:space="preserve">K. M. Carter, H. Okhravi, und J. Riordan, „Quantitative Analysis of Active Cyber Defenses Based on Temporal Platform Diversity“, </w:t>
      </w:r>
      <w:r w:rsidRPr="007A5AE8">
        <w:rPr>
          <w:rFonts w:ascii="Calibri" w:hAnsi="Calibri" w:cs="Calibri"/>
          <w:i/>
          <w:iCs/>
          <w:lang w:val="en-US"/>
          <w:rPrChange w:id="2838" w:author="Cailleret Levi (cailllev)" w:date="2020-12-18T10:13:00Z">
            <w:rPr>
              <w:rFonts w:ascii="Calibri" w:hAnsi="Calibri" w:cs="Calibri"/>
              <w:i/>
              <w:iCs/>
            </w:rPr>
          </w:rPrChange>
        </w:rPr>
        <w:t>arXiv:1401.8255 [cs]</w:t>
      </w:r>
      <w:r w:rsidRPr="007A5AE8">
        <w:rPr>
          <w:rFonts w:ascii="Calibri" w:hAnsi="Calibri" w:cs="Calibri"/>
          <w:lang w:val="en-US"/>
          <w:rPrChange w:id="2839" w:author="Cailleret Levi (cailllev)" w:date="2020-12-18T10:13:00Z">
            <w:rPr>
              <w:rFonts w:ascii="Calibri" w:hAnsi="Calibri" w:cs="Calibri"/>
            </w:rPr>
          </w:rPrChange>
        </w:rPr>
        <w:t>, Jan. 2014, Zugegriffen: Okt. 22, 2020. [Online]. Verfügbar unter: http://arxiv.org/abs/1401.8255.</w:t>
      </w:r>
    </w:p>
    <w:p w14:paraId="00DDCACD" w14:textId="77777777" w:rsidR="007A5AE8" w:rsidRPr="007A5AE8" w:rsidRDefault="007A5AE8" w:rsidP="007A5AE8">
      <w:pPr>
        <w:pStyle w:val="Bibliography"/>
        <w:rPr>
          <w:rFonts w:ascii="Calibri" w:hAnsi="Calibri" w:cs="Calibri"/>
          <w:lang w:val="en-US"/>
          <w:rPrChange w:id="2840" w:author="Cailleret Levi (cailllev)" w:date="2020-12-18T10:13:00Z">
            <w:rPr>
              <w:rFonts w:ascii="Calibri" w:hAnsi="Calibri" w:cs="Calibri"/>
            </w:rPr>
          </w:rPrChange>
        </w:rPr>
      </w:pPr>
      <w:r w:rsidRPr="007A5AE8">
        <w:rPr>
          <w:rFonts w:ascii="Calibri" w:hAnsi="Calibri" w:cs="Calibri"/>
          <w:lang w:val="en-US"/>
          <w:rPrChange w:id="2841" w:author="Cailleret Levi (cailllev)" w:date="2020-12-18T10:13:00Z">
            <w:rPr>
              <w:rFonts w:ascii="Calibri" w:hAnsi="Calibri" w:cs="Calibri"/>
            </w:rPr>
          </w:rPrChange>
        </w:rPr>
        <w:t>[11]</w:t>
      </w:r>
      <w:r w:rsidRPr="007A5AE8">
        <w:rPr>
          <w:rFonts w:ascii="Calibri" w:hAnsi="Calibri" w:cs="Calibri"/>
          <w:lang w:val="en-US"/>
          <w:rPrChange w:id="2842" w:author="Cailleret Levi (cailllev)" w:date="2020-12-18T10:13:00Z">
            <w:rPr>
              <w:rFonts w:ascii="Calibri" w:hAnsi="Calibri" w:cs="Calibri"/>
            </w:rPr>
          </w:rPrChange>
        </w:rPr>
        <w:tab/>
        <w:t xml:space="preserve">W. Peng, F. Li, C. Huang, und X. Zou, „A moving-target defense strategy for Cloud-based services with heterogeneous and dynamic attack surfaces“, in </w:t>
      </w:r>
      <w:r w:rsidRPr="007A5AE8">
        <w:rPr>
          <w:rFonts w:ascii="Calibri" w:hAnsi="Calibri" w:cs="Calibri"/>
          <w:i/>
          <w:iCs/>
          <w:lang w:val="en-US"/>
          <w:rPrChange w:id="2843" w:author="Cailleret Levi (cailllev)" w:date="2020-12-18T10:13:00Z">
            <w:rPr>
              <w:rFonts w:ascii="Calibri" w:hAnsi="Calibri" w:cs="Calibri"/>
              <w:i/>
              <w:iCs/>
            </w:rPr>
          </w:rPrChange>
        </w:rPr>
        <w:t>2014 IEEE International Conference on Communications (ICC)</w:t>
      </w:r>
      <w:r w:rsidRPr="007A5AE8">
        <w:rPr>
          <w:rFonts w:ascii="Calibri" w:hAnsi="Calibri" w:cs="Calibri"/>
          <w:lang w:val="en-US"/>
          <w:rPrChange w:id="2844" w:author="Cailleret Levi (cailllev)" w:date="2020-12-18T10:13:00Z">
            <w:rPr>
              <w:rFonts w:ascii="Calibri" w:hAnsi="Calibri" w:cs="Calibri"/>
            </w:rPr>
          </w:rPrChange>
        </w:rPr>
        <w:t>, Juni 2014, S. 804–809, doi: 10.1109/ICC.2014.6883418.</w:t>
      </w:r>
    </w:p>
    <w:p w14:paraId="57B9D7EA" w14:textId="77777777" w:rsidR="007A5AE8" w:rsidRPr="007A5AE8" w:rsidRDefault="007A5AE8" w:rsidP="007A5AE8">
      <w:pPr>
        <w:pStyle w:val="Bibliography"/>
        <w:rPr>
          <w:rFonts w:ascii="Calibri" w:hAnsi="Calibri" w:cs="Calibri"/>
          <w:lang w:val="en-US"/>
          <w:rPrChange w:id="2845" w:author="Cailleret Levi (cailllev)" w:date="2020-12-18T10:13:00Z">
            <w:rPr>
              <w:rFonts w:ascii="Calibri" w:hAnsi="Calibri" w:cs="Calibri"/>
            </w:rPr>
          </w:rPrChange>
        </w:rPr>
      </w:pPr>
      <w:r w:rsidRPr="007A5AE8">
        <w:rPr>
          <w:rFonts w:ascii="Calibri" w:hAnsi="Calibri" w:cs="Calibri"/>
          <w:lang w:val="en-US"/>
          <w:rPrChange w:id="2846" w:author="Cailleret Levi (cailllev)" w:date="2020-12-18T10:13:00Z">
            <w:rPr>
              <w:rFonts w:ascii="Calibri" w:hAnsi="Calibri" w:cs="Calibri"/>
            </w:rPr>
          </w:rPrChange>
        </w:rPr>
        <w:t>[12]</w:t>
      </w:r>
      <w:r w:rsidRPr="007A5AE8">
        <w:rPr>
          <w:rFonts w:ascii="Calibri" w:hAnsi="Calibri" w:cs="Calibri"/>
          <w:lang w:val="en-US"/>
          <w:rPrChange w:id="2847" w:author="Cailleret Levi (cailllev)" w:date="2020-12-18T10:13:00Z">
            <w:rPr>
              <w:rFonts w:ascii="Calibri" w:hAnsi="Calibri" w:cs="Calibri"/>
            </w:rPr>
          </w:rPrChange>
        </w:rPr>
        <w:tab/>
        <w:t xml:space="preserve">R. S. Sutton und A. G. Barto, </w:t>
      </w:r>
      <w:r w:rsidRPr="007A5AE8">
        <w:rPr>
          <w:rFonts w:ascii="Calibri" w:hAnsi="Calibri" w:cs="Calibri"/>
          <w:i/>
          <w:iCs/>
          <w:lang w:val="en-US"/>
          <w:rPrChange w:id="2848" w:author="Cailleret Levi (cailllev)" w:date="2020-12-18T10:13:00Z">
            <w:rPr>
              <w:rFonts w:ascii="Calibri" w:hAnsi="Calibri" w:cs="Calibri"/>
              <w:i/>
              <w:iCs/>
            </w:rPr>
          </w:rPrChange>
        </w:rPr>
        <w:t>Reinforcement Learning, second edition: An Introduction</w:t>
      </w:r>
      <w:r w:rsidRPr="007A5AE8">
        <w:rPr>
          <w:rFonts w:ascii="Calibri" w:hAnsi="Calibri" w:cs="Calibri"/>
          <w:lang w:val="en-US"/>
          <w:rPrChange w:id="2849" w:author="Cailleret Levi (cailllev)" w:date="2020-12-18T10:13:00Z">
            <w:rPr>
              <w:rFonts w:ascii="Calibri" w:hAnsi="Calibri" w:cs="Calibri"/>
            </w:rPr>
          </w:rPrChange>
        </w:rPr>
        <w:t>. MIT Press, 2018.</w:t>
      </w:r>
    </w:p>
    <w:p w14:paraId="0F9D03C1" w14:textId="77777777" w:rsidR="007A5AE8" w:rsidRPr="007A5AE8" w:rsidRDefault="007A5AE8" w:rsidP="007A5AE8">
      <w:pPr>
        <w:pStyle w:val="Bibliography"/>
        <w:rPr>
          <w:rFonts w:ascii="Calibri" w:hAnsi="Calibri" w:cs="Calibri"/>
          <w:lang w:val="en-US"/>
          <w:rPrChange w:id="2850" w:author="Cailleret Levi (cailllev)" w:date="2020-12-18T10:13:00Z">
            <w:rPr>
              <w:rFonts w:ascii="Calibri" w:hAnsi="Calibri" w:cs="Calibri"/>
            </w:rPr>
          </w:rPrChange>
        </w:rPr>
      </w:pPr>
      <w:r w:rsidRPr="007A5AE8">
        <w:rPr>
          <w:rFonts w:ascii="Calibri" w:hAnsi="Calibri" w:cs="Calibri"/>
          <w:lang w:val="en-US"/>
          <w:rPrChange w:id="2851" w:author="Cailleret Levi (cailllev)" w:date="2020-12-18T10:13:00Z">
            <w:rPr>
              <w:rFonts w:ascii="Calibri" w:hAnsi="Calibri" w:cs="Calibri"/>
            </w:rPr>
          </w:rPrChange>
        </w:rPr>
        <w:t>[13]</w:t>
      </w:r>
      <w:r w:rsidRPr="007A5AE8">
        <w:rPr>
          <w:rFonts w:ascii="Calibri" w:hAnsi="Calibri" w:cs="Calibri"/>
          <w:lang w:val="en-US"/>
          <w:rPrChange w:id="2852" w:author="Cailleret Levi (cailllev)" w:date="2020-12-18T10:13:00Z">
            <w:rPr>
              <w:rFonts w:ascii="Calibri" w:hAnsi="Calibri" w:cs="Calibri"/>
            </w:rPr>
          </w:rPrChange>
        </w:rPr>
        <w:tab/>
        <w:t xml:space="preserve">L. P. Kaelbling, M. L. Littman, und A. W. Moore, „Reinforcement Learning: A Survey“, </w:t>
      </w:r>
      <w:r w:rsidRPr="007A5AE8">
        <w:rPr>
          <w:rFonts w:ascii="Calibri" w:hAnsi="Calibri" w:cs="Calibri"/>
          <w:i/>
          <w:iCs/>
          <w:lang w:val="en-US"/>
          <w:rPrChange w:id="2853" w:author="Cailleret Levi (cailllev)" w:date="2020-12-18T10:13:00Z">
            <w:rPr>
              <w:rFonts w:ascii="Calibri" w:hAnsi="Calibri" w:cs="Calibri"/>
              <w:i/>
              <w:iCs/>
            </w:rPr>
          </w:rPrChange>
        </w:rPr>
        <w:t>Journal of Artificial Intelligence Research</w:t>
      </w:r>
      <w:r w:rsidRPr="007A5AE8">
        <w:rPr>
          <w:rFonts w:ascii="Calibri" w:hAnsi="Calibri" w:cs="Calibri"/>
          <w:lang w:val="en-US"/>
          <w:rPrChange w:id="2854" w:author="Cailleret Levi (cailllev)" w:date="2020-12-18T10:13:00Z">
            <w:rPr>
              <w:rFonts w:ascii="Calibri" w:hAnsi="Calibri" w:cs="Calibri"/>
            </w:rPr>
          </w:rPrChange>
        </w:rPr>
        <w:t>, Bd. 4, S. 237–285, Mai 1996, doi: 10.1613/jair.301.</w:t>
      </w:r>
    </w:p>
    <w:p w14:paraId="15A5B698" w14:textId="77777777" w:rsidR="007A5AE8" w:rsidRPr="007A5AE8" w:rsidRDefault="007A5AE8" w:rsidP="007A5AE8">
      <w:pPr>
        <w:pStyle w:val="Bibliography"/>
        <w:rPr>
          <w:rFonts w:ascii="Calibri" w:hAnsi="Calibri" w:cs="Calibri"/>
          <w:lang w:val="en-US"/>
          <w:rPrChange w:id="2855" w:author="Cailleret Levi (cailllev)" w:date="2020-12-18T10:13:00Z">
            <w:rPr>
              <w:rFonts w:ascii="Calibri" w:hAnsi="Calibri" w:cs="Calibri"/>
            </w:rPr>
          </w:rPrChange>
        </w:rPr>
      </w:pPr>
      <w:r w:rsidRPr="007A5AE8">
        <w:rPr>
          <w:rFonts w:ascii="Calibri" w:hAnsi="Calibri" w:cs="Calibri"/>
          <w:lang w:val="en-US"/>
          <w:rPrChange w:id="2856" w:author="Cailleret Levi (cailllev)" w:date="2020-12-18T10:13:00Z">
            <w:rPr>
              <w:rFonts w:ascii="Calibri" w:hAnsi="Calibri" w:cs="Calibri"/>
            </w:rPr>
          </w:rPrChange>
        </w:rPr>
        <w:t>[14]</w:t>
      </w:r>
      <w:r w:rsidRPr="007A5AE8">
        <w:rPr>
          <w:rFonts w:ascii="Calibri" w:hAnsi="Calibri" w:cs="Calibri"/>
          <w:lang w:val="en-US"/>
          <w:rPrChange w:id="2857" w:author="Cailleret Levi (cailllev)" w:date="2020-12-18T10:13:00Z">
            <w:rPr>
              <w:rFonts w:ascii="Calibri" w:hAnsi="Calibri" w:cs="Calibri"/>
            </w:rPr>
          </w:rPrChange>
        </w:rPr>
        <w:tab/>
        <w:t>S. B. Thrun, „THE ROLE OF EXPLORATION IN LEARNING CONTROL“, S. 27.</w:t>
      </w:r>
    </w:p>
    <w:p w14:paraId="115A9088" w14:textId="77777777" w:rsidR="007A5AE8" w:rsidRPr="007A5AE8" w:rsidRDefault="007A5AE8" w:rsidP="007A5AE8">
      <w:pPr>
        <w:pStyle w:val="Bibliography"/>
        <w:rPr>
          <w:rFonts w:ascii="Calibri" w:hAnsi="Calibri" w:cs="Calibri"/>
          <w:lang w:val="en-US"/>
          <w:rPrChange w:id="2858" w:author="Cailleret Levi (cailllev)" w:date="2020-12-18T10:13:00Z">
            <w:rPr>
              <w:rFonts w:ascii="Calibri" w:hAnsi="Calibri" w:cs="Calibri"/>
            </w:rPr>
          </w:rPrChange>
        </w:rPr>
      </w:pPr>
      <w:r w:rsidRPr="007A5AE8">
        <w:rPr>
          <w:rFonts w:ascii="Calibri" w:hAnsi="Calibri" w:cs="Calibri"/>
          <w:lang w:val="en-US"/>
          <w:rPrChange w:id="2859" w:author="Cailleret Levi (cailllev)" w:date="2020-12-18T10:13:00Z">
            <w:rPr>
              <w:rFonts w:ascii="Calibri" w:hAnsi="Calibri" w:cs="Calibri"/>
            </w:rPr>
          </w:rPrChange>
        </w:rPr>
        <w:t>[15]</w:t>
      </w:r>
      <w:r w:rsidRPr="007A5AE8">
        <w:rPr>
          <w:rFonts w:ascii="Calibri" w:hAnsi="Calibri" w:cs="Calibri"/>
          <w:lang w:val="en-US"/>
          <w:rPrChange w:id="2860" w:author="Cailleret Levi (cailllev)" w:date="2020-12-18T10:13:00Z">
            <w:rPr>
              <w:rFonts w:ascii="Calibri" w:hAnsi="Calibri" w:cs="Calibri"/>
            </w:rPr>
          </w:rPrChange>
        </w:rPr>
        <w:tab/>
        <w:t xml:space="preserve">T. Zhang, X. Kuang, Z. Zhou, H. Gao, und C. Xu, „An Intelligent Route Mutation Mechanism against Mixed Attack Based on Security Awareness“, in </w:t>
      </w:r>
      <w:r w:rsidRPr="007A5AE8">
        <w:rPr>
          <w:rFonts w:ascii="Calibri" w:hAnsi="Calibri" w:cs="Calibri"/>
          <w:i/>
          <w:iCs/>
          <w:lang w:val="en-US"/>
          <w:rPrChange w:id="2861" w:author="Cailleret Levi (cailllev)" w:date="2020-12-18T10:13:00Z">
            <w:rPr>
              <w:rFonts w:ascii="Calibri" w:hAnsi="Calibri" w:cs="Calibri"/>
              <w:i/>
              <w:iCs/>
            </w:rPr>
          </w:rPrChange>
        </w:rPr>
        <w:t>2019 IEEE Global Communications Conference (GLOBECOM)</w:t>
      </w:r>
      <w:r w:rsidRPr="007A5AE8">
        <w:rPr>
          <w:rFonts w:ascii="Calibri" w:hAnsi="Calibri" w:cs="Calibri"/>
          <w:lang w:val="en-US"/>
          <w:rPrChange w:id="2862" w:author="Cailleret Levi (cailllev)" w:date="2020-12-18T10:13:00Z">
            <w:rPr>
              <w:rFonts w:ascii="Calibri" w:hAnsi="Calibri" w:cs="Calibri"/>
            </w:rPr>
          </w:rPrChange>
        </w:rPr>
        <w:t>, Dez. 2019, S. 1–6, doi: 10.1109/GLOBECOM38437.2019.9014119.</w:t>
      </w:r>
    </w:p>
    <w:p w14:paraId="5A67646E" w14:textId="77777777" w:rsidR="007A5AE8" w:rsidRPr="007A5AE8" w:rsidRDefault="007A5AE8" w:rsidP="007A5AE8">
      <w:pPr>
        <w:pStyle w:val="Bibliography"/>
        <w:rPr>
          <w:rFonts w:ascii="Calibri" w:hAnsi="Calibri" w:cs="Calibri"/>
          <w:lang w:val="en-US"/>
          <w:rPrChange w:id="2863" w:author="Cailleret Levi (cailllev)" w:date="2020-12-18T10:13:00Z">
            <w:rPr>
              <w:rFonts w:ascii="Calibri" w:hAnsi="Calibri" w:cs="Calibri"/>
            </w:rPr>
          </w:rPrChange>
        </w:rPr>
      </w:pPr>
      <w:r w:rsidRPr="007A5AE8">
        <w:rPr>
          <w:rFonts w:ascii="Calibri" w:hAnsi="Calibri" w:cs="Calibri"/>
          <w:lang w:val="en-US"/>
          <w:rPrChange w:id="2864" w:author="Cailleret Levi (cailllev)" w:date="2020-12-18T10:13:00Z">
            <w:rPr>
              <w:rFonts w:ascii="Calibri" w:hAnsi="Calibri" w:cs="Calibri"/>
            </w:rPr>
          </w:rPrChange>
        </w:rPr>
        <w:t>[16]</w:t>
      </w:r>
      <w:r w:rsidRPr="007A5AE8">
        <w:rPr>
          <w:rFonts w:ascii="Calibri" w:hAnsi="Calibri" w:cs="Calibri"/>
          <w:lang w:val="en-US"/>
          <w:rPrChange w:id="2865" w:author="Cailleret Levi (cailllev)" w:date="2020-12-18T10:13:00Z">
            <w:rPr>
              <w:rFonts w:ascii="Calibri" w:hAnsi="Calibri" w:cs="Calibri"/>
            </w:rPr>
          </w:rPrChange>
        </w:rPr>
        <w:tab/>
        <w:t xml:space="preserve">Z. Zhou, C. Xu, X. Kuang, T. Zhang, und L. Sun, „An Efficient and Agile Spatio-Temporal Route Mutation Moving Target Defense Mechanism“, in </w:t>
      </w:r>
      <w:r w:rsidRPr="007A5AE8">
        <w:rPr>
          <w:rFonts w:ascii="Calibri" w:hAnsi="Calibri" w:cs="Calibri"/>
          <w:i/>
          <w:iCs/>
          <w:lang w:val="en-US"/>
          <w:rPrChange w:id="2866" w:author="Cailleret Levi (cailllev)" w:date="2020-12-18T10:13:00Z">
            <w:rPr>
              <w:rFonts w:ascii="Calibri" w:hAnsi="Calibri" w:cs="Calibri"/>
              <w:i/>
              <w:iCs/>
            </w:rPr>
          </w:rPrChange>
        </w:rPr>
        <w:t>ICC 2019 - 2019 IEEE International Conference on Communications (ICC)</w:t>
      </w:r>
      <w:r w:rsidRPr="007A5AE8">
        <w:rPr>
          <w:rFonts w:ascii="Calibri" w:hAnsi="Calibri" w:cs="Calibri"/>
          <w:lang w:val="en-US"/>
          <w:rPrChange w:id="2867" w:author="Cailleret Levi (cailllev)" w:date="2020-12-18T10:13:00Z">
            <w:rPr>
              <w:rFonts w:ascii="Calibri" w:hAnsi="Calibri" w:cs="Calibri"/>
            </w:rPr>
          </w:rPrChange>
        </w:rPr>
        <w:t>, Mai 2019, S. 1–6, doi: 10.1109/ICC.2019.8761927.</w:t>
      </w:r>
    </w:p>
    <w:p w14:paraId="4B84C48D" w14:textId="77777777" w:rsidR="007A5AE8" w:rsidRPr="007A5AE8" w:rsidRDefault="007A5AE8" w:rsidP="007A5AE8">
      <w:pPr>
        <w:pStyle w:val="Bibliography"/>
        <w:rPr>
          <w:rFonts w:ascii="Calibri" w:hAnsi="Calibri" w:cs="Calibri"/>
          <w:lang w:val="en-US"/>
          <w:rPrChange w:id="2868" w:author="Cailleret Levi (cailllev)" w:date="2020-12-18T10:13:00Z">
            <w:rPr>
              <w:rFonts w:ascii="Calibri" w:hAnsi="Calibri" w:cs="Calibri"/>
            </w:rPr>
          </w:rPrChange>
        </w:rPr>
      </w:pPr>
      <w:r w:rsidRPr="007A5AE8">
        <w:rPr>
          <w:rFonts w:ascii="Calibri" w:hAnsi="Calibri" w:cs="Calibri"/>
          <w:lang w:val="en-US"/>
          <w:rPrChange w:id="2869" w:author="Cailleret Levi (cailllev)" w:date="2020-12-18T10:13:00Z">
            <w:rPr>
              <w:rFonts w:ascii="Calibri" w:hAnsi="Calibri" w:cs="Calibri"/>
            </w:rPr>
          </w:rPrChange>
        </w:rPr>
        <w:t>[17]</w:t>
      </w:r>
      <w:r w:rsidRPr="007A5AE8">
        <w:rPr>
          <w:rFonts w:ascii="Calibri" w:hAnsi="Calibri" w:cs="Calibri"/>
          <w:lang w:val="en-US"/>
          <w:rPrChange w:id="2870" w:author="Cailleret Levi (cailllev)" w:date="2020-12-18T10:13:00Z">
            <w:rPr>
              <w:rFonts w:ascii="Calibri" w:hAnsi="Calibri" w:cs="Calibri"/>
            </w:rPr>
          </w:rPrChange>
        </w:rPr>
        <w:tab/>
        <w:t xml:space="preserve">X. Chai, Y. Wang, C. Yan, Y. Zhao, W. Chen, und X. Wang, „DQ-MOTAG: Deep Reinforcement Learning-based Moving Target Defense Against DDoS Attacks“, in </w:t>
      </w:r>
      <w:r w:rsidRPr="007A5AE8">
        <w:rPr>
          <w:rFonts w:ascii="Calibri" w:hAnsi="Calibri" w:cs="Calibri"/>
          <w:i/>
          <w:iCs/>
          <w:lang w:val="en-US"/>
          <w:rPrChange w:id="2871" w:author="Cailleret Levi (cailllev)" w:date="2020-12-18T10:13:00Z">
            <w:rPr>
              <w:rFonts w:ascii="Calibri" w:hAnsi="Calibri" w:cs="Calibri"/>
              <w:i/>
              <w:iCs/>
            </w:rPr>
          </w:rPrChange>
        </w:rPr>
        <w:t>2020 IEEE Fifth International Conference on Data Science in Cyberspace (DSC)</w:t>
      </w:r>
      <w:r w:rsidRPr="007A5AE8">
        <w:rPr>
          <w:rFonts w:ascii="Calibri" w:hAnsi="Calibri" w:cs="Calibri"/>
          <w:lang w:val="en-US"/>
          <w:rPrChange w:id="2872" w:author="Cailleret Levi (cailllev)" w:date="2020-12-18T10:13:00Z">
            <w:rPr>
              <w:rFonts w:ascii="Calibri" w:hAnsi="Calibri" w:cs="Calibri"/>
            </w:rPr>
          </w:rPrChange>
        </w:rPr>
        <w:t>, Juli 2020, S. 375–379, doi: 10.1109/DSC50466.2020.00065.</w:t>
      </w:r>
    </w:p>
    <w:p w14:paraId="3F7520FA" w14:textId="77777777" w:rsidR="007A5AE8" w:rsidRPr="007A5AE8" w:rsidRDefault="007A5AE8" w:rsidP="007A5AE8">
      <w:pPr>
        <w:pStyle w:val="Bibliography"/>
        <w:rPr>
          <w:rFonts w:ascii="Calibri" w:hAnsi="Calibri" w:cs="Calibri"/>
          <w:lang w:val="en-US"/>
          <w:rPrChange w:id="2873" w:author="Cailleret Levi (cailllev)" w:date="2020-12-18T10:13:00Z">
            <w:rPr>
              <w:rFonts w:ascii="Calibri" w:hAnsi="Calibri" w:cs="Calibri"/>
            </w:rPr>
          </w:rPrChange>
        </w:rPr>
      </w:pPr>
      <w:r w:rsidRPr="007A5AE8">
        <w:rPr>
          <w:rFonts w:ascii="Calibri" w:hAnsi="Calibri" w:cs="Calibri"/>
          <w:lang w:val="en-US"/>
          <w:rPrChange w:id="2874" w:author="Cailleret Levi (cailllev)" w:date="2020-12-18T10:13:00Z">
            <w:rPr>
              <w:rFonts w:ascii="Calibri" w:hAnsi="Calibri" w:cs="Calibri"/>
            </w:rPr>
          </w:rPrChange>
        </w:rPr>
        <w:t>[18]</w:t>
      </w:r>
      <w:r w:rsidRPr="007A5AE8">
        <w:rPr>
          <w:rFonts w:ascii="Calibri" w:hAnsi="Calibri" w:cs="Calibri"/>
          <w:lang w:val="en-US"/>
          <w:rPrChange w:id="2875" w:author="Cailleret Levi (cailllev)" w:date="2020-12-18T10:13:00Z">
            <w:rPr>
              <w:rFonts w:ascii="Calibri" w:hAnsi="Calibri" w:cs="Calibri"/>
            </w:rPr>
          </w:rPrChange>
        </w:rPr>
        <w:tab/>
        <w:t xml:space="preserve">R. Zhuang, S. Zhang, A. Bardas, S. A. DeLoach, X. Ou, und A. Singhal, „Investigating the application of moving target defenses to network security“, in </w:t>
      </w:r>
      <w:r w:rsidRPr="007A5AE8">
        <w:rPr>
          <w:rFonts w:ascii="Calibri" w:hAnsi="Calibri" w:cs="Calibri"/>
          <w:i/>
          <w:iCs/>
          <w:lang w:val="en-US"/>
          <w:rPrChange w:id="2876" w:author="Cailleret Levi (cailllev)" w:date="2020-12-18T10:13:00Z">
            <w:rPr>
              <w:rFonts w:ascii="Calibri" w:hAnsi="Calibri" w:cs="Calibri"/>
              <w:i/>
              <w:iCs/>
            </w:rPr>
          </w:rPrChange>
        </w:rPr>
        <w:t>2013 6th International Symposium on Resilient Control Systems (ISRCS)</w:t>
      </w:r>
      <w:r w:rsidRPr="007A5AE8">
        <w:rPr>
          <w:rFonts w:ascii="Calibri" w:hAnsi="Calibri" w:cs="Calibri"/>
          <w:lang w:val="en-US"/>
          <w:rPrChange w:id="2877" w:author="Cailleret Levi (cailllev)" w:date="2020-12-18T10:13:00Z">
            <w:rPr>
              <w:rFonts w:ascii="Calibri" w:hAnsi="Calibri" w:cs="Calibri"/>
            </w:rPr>
          </w:rPrChange>
        </w:rPr>
        <w:t>, Aug. 2013, S. 162–169, doi: 10.1109/ISRCS.2013.6623770.</w:t>
      </w:r>
    </w:p>
    <w:p w14:paraId="0B7EE2CD" w14:textId="77777777" w:rsidR="007A5AE8" w:rsidRPr="007A5AE8" w:rsidRDefault="007A5AE8" w:rsidP="007A5AE8">
      <w:pPr>
        <w:pStyle w:val="Bibliography"/>
        <w:rPr>
          <w:rFonts w:ascii="Calibri" w:hAnsi="Calibri" w:cs="Calibri"/>
          <w:lang w:val="en-US"/>
          <w:rPrChange w:id="2878" w:author="Cailleret Levi (cailllev)" w:date="2020-12-18T10:13:00Z">
            <w:rPr>
              <w:rFonts w:ascii="Calibri" w:hAnsi="Calibri" w:cs="Calibri"/>
            </w:rPr>
          </w:rPrChange>
        </w:rPr>
      </w:pPr>
      <w:r w:rsidRPr="007A5AE8">
        <w:rPr>
          <w:rFonts w:ascii="Calibri" w:hAnsi="Calibri" w:cs="Calibri"/>
          <w:lang w:val="en-US"/>
          <w:rPrChange w:id="2879" w:author="Cailleret Levi (cailllev)" w:date="2020-12-18T10:13:00Z">
            <w:rPr>
              <w:rFonts w:ascii="Calibri" w:hAnsi="Calibri" w:cs="Calibri"/>
            </w:rPr>
          </w:rPrChange>
        </w:rPr>
        <w:lastRenderedPageBreak/>
        <w:t>[19]</w:t>
      </w:r>
      <w:r w:rsidRPr="007A5AE8">
        <w:rPr>
          <w:rFonts w:ascii="Calibri" w:hAnsi="Calibri" w:cs="Calibri"/>
          <w:lang w:val="en-US"/>
          <w:rPrChange w:id="2880" w:author="Cailleret Levi (cailllev)" w:date="2020-12-18T10:13:00Z">
            <w:rPr>
              <w:rFonts w:ascii="Calibri" w:hAnsi="Calibri" w:cs="Calibri"/>
            </w:rPr>
          </w:rPrChange>
        </w:rPr>
        <w:tab/>
        <w:t>P. Ammann, D. Wijesekera, und S. Kaushik, „Scalable, Graph-Based Network Vulnerability Analysis“, S. 8.</w:t>
      </w:r>
    </w:p>
    <w:p w14:paraId="1DCF8CFE" w14:textId="77777777" w:rsidR="007A5AE8" w:rsidRPr="007A5AE8" w:rsidRDefault="007A5AE8" w:rsidP="007A5AE8">
      <w:pPr>
        <w:pStyle w:val="Bibliography"/>
        <w:rPr>
          <w:rFonts w:ascii="Calibri" w:hAnsi="Calibri" w:cs="Calibri"/>
          <w:lang w:val="en-US"/>
          <w:rPrChange w:id="2881" w:author="Cailleret Levi (cailllev)" w:date="2020-12-18T10:13:00Z">
            <w:rPr>
              <w:rFonts w:ascii="Calibri" w:hAnsi="Calibri" w:cs="Calibri"/>
            </w:rPr>
          </w:rPrChange>
        </w:rPr>
      </w:pPr>
      <w:r w:rsidRPr="007A5AE8">
        <w:rPr>
          <w:rFonts w:ascii="Calibri" w:hAnsi="Calibri" w:cs="Calibri"/>
          <w:lang w:val="en-US"/>
          <w:rPrChange w:id="2882" w:author="Cailleret Levi (cailllev)" w:date="2020-12-18T10:13:00Z">
            <w:rPr>
              <w:rFonts w:ascii="Calibri" w:hAnsi="Calibri" w:cs="Calibri"/>
            </w:rPr>
          </w:rPrChange>
        </w:rPr>
        <w:t>[20]</w:t>
      </w:r>
      <w:r w:rsidRPr="007A5AE8">
        <w:rPr>
          <w:rFonts w:ascii="Calibri" w:hAnsi="Calibri" w:cs="Calibri"/>
          <w:lang w:val="en-US"/>
          <w:rPrChange w:id="2883" w:author="Cailleret Levi (cailllev)" w:date="2020-12-18T10:13:00Z">
            <w:rPr>
              <w:rFonts w:ascii="Calibri" w:hAnsi="Calibri" w:cs="Calibri"/>
            </w:rPr>
          </w:rPrChange>
        </w:rPr>
        <w:tab/>
        <w:t>OpenAI, „Gym: A toolkit for developing and comparing reinforcement learning algorithms“. https://gym.openai.com (zugegriffen Nov. 16, 2020).</w:t>
      </w:r>
    </w:p>
    <w:p w14:paraId="3E60C0CB" w14:textId="77777777" w:rsidR="007A5AE8" w:rsidRPr="007A5AE8" w:rsidRDefault="007A5AE8" w:rsidP="007A5AE8">
      <w:pPr>
        <w:pStyle w:val="Bibliography"/>
        <w:rPr>
          <w:rFonts w:ascii="Calibri" w:hAnsi="Calibri" w:cs="Calibri"/>
          <w:lang w:val="en-US"/>
          <w:rPrChange w:id="2884" w:author="Cailleret Levi (cailllev)" w:date="2020-12-18T10:13:00Z">
            <w:rPr>
              <w:rFonts w:ascii="Calibri" w:hAnsi="Calibri" w:cs="Calibri"/>
            </w:rPr>
          </w:rPrChange>
        </w:rPr>
      </w:pPr>
      <w:r w:rsidRPr="007A5AE8">
        <w:rPr>
          <w:rFonts w:ascii="Calibri" w:hAnsi="Calibri" w:cs="Calibri"/>
          <w:lang w:val="en-US"/>
          <w:rPrChange w:id="2885" w:author="Cailleret Levi (cailllev)" w:date="2020-12-18T10:13:00Z">
            <w:rPr>
              <w:rFonts w:ascii="Calibri" w:hAnsi="Calibri" w:cs="Calibri"/>
            </w:rPr>
          </w:rPrChange>
        </w:rPr>
        <w:t>[21]</w:t>
      </w:r>
      <w:r w:rsidRPr="007A5AE8">
        <w:rPr>
          <w:rFonts w:ascii="Calibri" w:hAnsi="Calibri" w:cs="Calibri"/>
          <w:lang w:val="en-US"/>
          <w:rPrChange w:id="2886" w:author="Cailleret Levi (cailllev)" w:date="2020-12-18T10:13:00Z">
            <w:rPr>
              <w:rFonts w:ascii="Calibri" w:hAnsi="Calibri" w:cs="Calibri"/>
            </w:rPr>
          </w:rPrChange>
        </w:rPr>
        <w:tab/>
        <w:t>„Welcome to Stable Baselines docs! - RL Baselines Made Easy — Stable Baselines 2.10.2a0 documentation“. https://stable-baselines.readthedocs.io/en/master/ (zugegriffen Nov. 16, 2020).</w:t>
      </w:r>
    </w:p>
    <w:p w14:paraId="20D10164" w14:textId="77777777" w:rsidR="007A5AE8" w:rsidRPr="007A5AE8" w:rsidRDefault="007A5AE8" w:rsidP="007A5AE8">
      <w:pPr>
        <w:pStyle w:val="Bibliography"/>
        <w:rPr>
          <w:rFonts w:ascii="Calibri" w:hAnsi="Calibri" w:cs="Calibri"/>
          <w:lang w:val="en-US"/>
          <w:rPrChange w:id="2887" w:author="Cailleret Levi (cailllev)" w:date="2020-12-18T10:13:00Z">
            <w:rPr>
              <w:rFonts w:ascii="Calibri" w:hAnsi="Calibri" w:cs="Calibri"/>
            </w:rPr>
          </w:rPrChange>
        </w:rPr>
      </w:pPr>
      <w:r w:rsidRPr="007A5AE8">
        <w:rPr>
          <w:rFonts w:ascii="Calibri" w:hAnsi="Calibri" w:cs="Calibri"/>
          <w:lang w:val="en-US"/>
          <w:rPrChange w:id="2888" w:author="Cailleret Levi (cailllev)" w:date="2020-12-18T10:13:00Z">
            <w:rPr>
              <w:rFonts w:ascii="Calibri" w:hAnsi="Calibri" w:cs="Calibri"/>
            </w:rPr>
          </w:rPrChange>
        </w:rPr>
        <w:t>[22]</w:t>
      </w:r>
      <w:r w:rsidRPr="007A5AE8">
        <w:rPr>
          <w:rFonts w:ascii="Calibri" w:hAnsi="Calibri" w:cs="Calibri"/>
          <w:lang w:val="en-US"/>
          <w:rPrChange w:id="2889" w:author="Cailleret Levi (cailllev)" w:date="2020-12-18T10:13:00Z">
            <w:rPr>
              <w:rFonts w:ascii="Calibri" w:hAnsi="Calibri" w:cs="Calibri"/>
            </w:rPr>
          </w:rPrChange>
        </w:rPr>
        <w:tab/>
        <w:t xml:space="preserve">S. S. Dhaliwal, A.-A. Nahid, und R. Abbas, „Effective Intrusion Detection System Using XGBoost“, </w:t>
      </w:r>
      <w:r w:rsidRPr="007A5AE8">
        <w:rPr>
          <w:rFonts w:ascii="Calibri" w:hAnsi="Calibri" w:cs="Calibri"/>
          <w:i/>
          <w:iCs/>
          <w:lang w:val="en-US"/>
          <w:rPrChange w:id="2890" w:author="Cailleret Levi (cailllev)" w:date="2020-12-18T10:13:00Z">
            <w:rPr>
              <w:rFonts w:ascii="Calibri" w:hAnsi="Calibri" w:cs="Calibri"/>
              <w:i/>
              <w:iCs/>
            </w:rPr>
          </w:rPrChange>
        </w:rPr>
        <w:t>Information</w:t>
      </w:r>
      <w:r w:rsidRPr="007A5AE8">
        <w:rPr>
          <w:rFonts w:ascii="Calibri" w:hAnsi="Calibri" w:cs="Calibri"/>
          <w:lang w:val="en-US"/>
          <w:rPrChange w:id="2891" w:author="Cailleret Levi (cailllev)" w:date="2020-12-18T10:13:00Z">
            <w:rPr>
              <w:rFonts w:ascii="Calibri" w:hAnsi="Calibri" w:cs="Calibri"/>
            </w:rPr>
          </w:rPrChange>
        </w:rPr>
        <w:t>, Bd. 9, Nr. 7, Art. Nr. 7, Juli 2018, doi: 10.3390/info9070149.</w:t>
      </w:r>
    </w:p>
    <w:p w14:paraId="0D2F2469" w14:textId="77777777" w:rsidR="007A5AE8" w:rsidRPr="007A5AE8" w:rsidRDefault="007A5AE8" w:rsidP="007A5AE8">
      <w:pPr>
        <w:pStyle w:val="Bibliography"/>
        <w:rPr>
          <w:rFonts w:ascii="Calibri" w:hAnsi="Calibri" w:cs="Calibri"/>
          <w:lang w:val="en-US"/>
          <w:rPrChange w:id="2892" w:author="Cailleret Levi (cailllev)" w:date="2020-12-18T10:13:00Z">
            <w:rPr>
              <w:rFonts w:ascii="Calibri" w:hAnsi="Calibri" w:cs="Calibri"/>
            </w:rPr>
          </w:rPrChange>
        </w:rPr>
      </w:pPr>
      <w:r w:rsidRPr="007A5AE8">
        <w:rPr>
          <w:rFonts w:ascii="Calibri" w:hAnsi="Calibri" w:cs="Calibri"/>
          <w:lang w:val="en-US"/>
          <w:rPrChange w:id="2893" w:author="Cailleret Levi (cailllev)" w:date="2020-12-18T10:13:00Z">
            <w:rPr>
              <w:rFonts w:ascii="Calibri" w:hAnsi="Calibri" w:cs="Calibri"/>
            </w:rPr>
          </w:rPrChange>
        </w:rPr>
        <w:t>[23]</w:t>
      </w:r>
      <w:r w:rsidRPr="007A5AE8">
        <w:rPr>
          <w:rFonts w:ascii="Calibri" w:hAnsi="Calibri" w:cs="Calibri"/>
          <w:lang w:val="en-US"/>
          <w:rPrChange w:id="2894" w:author="Cailleret Levi (cailllev)" w:date="2020-12-18T10:13:00Z">
            <w:rPr>
              <w:rFonts w:ascii="Calibri" w:hAnsi="Calibri" w:cs="Calibri"/>
            </w:rPr>
          </w:rPrChange>
        </w:rPr>
        <w:tab/>
        <w:t xml:space="preserve">S. AI, „Reinforcement Learning algorithms — an intuitive overview“, </w:t>
      </w:r>
      <w:r w:rsidRPr="007A5AE8">
        <w:rPr>
          <w:rFonts w:ascii="Calibri" w:hAnsi="Calibri" w:cs="Calibri"/>
          <w:i/>
          <w:iCs/>
          <w:lang w:val="en-US"/>
          <w:rPrChange w:id="2895" w:author="Cailleret Levi (cailllev)" w:date="2020-12-18T10:13:00Z">
            <w:rPr>
              <w:rFonts w:ascii="Calibri" w:hAnsi="Calibri" w:cs="Calibri"/>
              <w:i/>
              <w:iCs/>
            </w:rPr>
          </w:rPrChange>
        </w:rPr>
        <w:t>Medium</w:t>
      </w:r>
      <w:r w:rsidRPr="007A5AE8">
        <w:rPr>
          <w:rFonts w:ascii="Calibri" w:hAnsi="Calibri" w:cs="Calibri"/>
          <w:lang w:val="en-US"/>
          <w:rPrChange w:id="2896" w:author="Cailleret Levi (cailllev)" w:date="2020-12-18T10:13:00Z">
            <w:rPr>
              <w:rFonts w:ascii="Calibri" w:hAnsi="Calibri" w:cs="Calibri"/>
            </w:rPr>
          </w:rPrChange>
        </w:rPr>
        <w:t>, Feb. 18, 2019. https://medium.com/@SmartLabAI/reinforcement-learning-algorithms-an-intuitive-overview-904e2dff5bbc (zugegriffen Nov. 03, 2020).</w:t>
      </w:r>
    </w:p>
    <w:p w14:paraId="649483C5" w14:textId="77777777" w:rsidR="007A5AE8" w:rsidRPr="007A5AE8" w:rsidRDefault="007A5AE8" w:rsidP="007A5AE8">
      <w:pPr>
        <w:pStyle w:val="Bibliography"/>
        <w:rPr>
          <w:rFonts w:ascii="Calibri" w:hAnsi="Calibri" w:cs="Calibri"/>
          <w:lang w:val="en-US"/>
          <w:rPrChange w:id="2897" w:author="Cailleret Levi (cailllev)" w:date="2020-12-18T10:13:00Z">
            <w:rPr>
              <w:rFonts w:ascii="Calibri" w:hAnsi="Calibri" w:cs="Calibri"/>
            </w:rPr>
          </w:rPrChange>
        </w:rPr>
      </w:pPr>
      <w:r w:rsidRPr="007A5AE8">
        <w:rPr>
          <w:rFonts w:ascii="Calibri" w:hAnsi="Calibri" w:cs="Calibri"/>
          <w:lang w:val="en-US"/>
          <w:rPrChange w:id="2898" w:author="Cailleret Levi (cailllev)" w:date="2020-12-18T10:13:00Z">
            <w:rPr>
              <w:rFonts w:ascii="Calibri" w:hAnsi="Calibri" w:cs="Calibri"/>
            </w:rPr>
          </w:rPrChange>
        </w:rPr>
        <w:t>[24]</w:t>
      </w:r>
      <w:r w:rsidRPr="007A5AE8">
        <w:rPr>
          <w:rFonts w:ascii="Calibri" w:hAnsi="Calibri" w:cs="Calibri"/>
          <w:lang w:val="en-US"/>
          <w:rPrChange w:id="2899" w:author="Cailleret Levi (cailllev)" w:date="2020-12-18T10:13:00Z">
            <w:rPr>
              <w:rFonts w:ascii="Calibri" w:hAnsi="Calibri" w:cs="Calibri"/>
            </w:rPr>
          </w:rPrChange>
        </w:rPr>
        <w:tab/>
        <w:t xml:space="preserve">Vrushank M. Shah und A. K. Agarwal, „Reliable Alert Fusion of Multiple Intrusion Detection Systems“, </w:t>
      </w:r>
      <w:r w:rsidRPr="007A5AE8">
        <w:rPr>
          <w:rFonts w:ascii="Calibri" w:hAnsi="Calibri" w:cs="Calibri"/>
          <w:i/>
          <w:iCs/>
          <w:lang w:val="en-US"/>
          <w:rPrChange w:id="2900" w:author="Cailleret Levi (cailllev)" w:date="2020-12-18T10:13:00Z">
            <w:rPr>
              <w:rFonts w:ascii="Calibri" w:hAnsi="Calibri" w:cs="Calibri"/>
              <w:i/>
              <w:iCs/>
            </w:rPr>
          </w:rPrChange>
        </w:rPr>
        <w:t>International Journal of Network Security</w:t>
      </w:r>
      <w:r w:rsidRPr="007A5AE8">
        <w:rPr>
          <w:rFonts w:ascii="Calibri" w:hAnsi="Calibri" w:cs="Calibri"/>
          <w:lang w:val="en-US"/>
          <w:rPrChange w:id="2901" w:author="Cailleret Levi (cailllev)" w:date="2020-12-18T10:13:00Z">
            <w:rPr>
              <w:rFonts w:ascii="Calibri" w:hAnsi="Calibri" w:cs="Calibri"/>
            </w:rPr>
          </w:rPrChange>
        </w:rPr>
        <w:t>, Bd. 19, Nr. 2, März 2017, doi: 10.6633/IJNS.201703.19(2).03.</w:t>
      </w:r>
    </w:p>
    <w:p w14:paraId="18BAF318" w14:textId="4A8DA61C" w:rsidR="0061414B" w:rsidRPr="003F2639" w:rsidRDefault="0090758F" w:rsidP="00EE1E53">
      <w:pPr>
        <w:rPr>
          <w:lang w:val="en-US"/>
        </w:rPr>
      </w:pPr>
      <w:r>
        <w:fldChar w:fldCharType="end"/>
      </w:r>
    </w:p>
    <w:p w14:paraId="78497C7B" w14:textId="2B4F2960" w:rsidR="007A0D2B" w:rsidRPr="00575D65" w:rsidRDefault="0078635B">
      <w:pPr>
        <w:jc w:val="left"/>
        <w:rPr>
          <w:ins w:id="2902" w:author="Cailleret Levi (cailllev)" w:date="2020-12-16T08:42:00Z"/>
          <w:lang w:val="en-US"/>
          <w:rPrChange w:id="2903" w:author="Cailleret Levi (cailllev)" w:date="2020-12-18T11:15:00Z">
            <w:rPr>
              <w:ins w:id="2904" w:author="Cailleret Levi (cailllev)" w:date="2020-12-16T08:42:00Z"/>
            </w:rPr>
          </w:rPrChange>
        </w:rPr>
      </w:pPr>
      <w:del w:id="2905" w:author="Cailleret Levi (cailllev)" w:date="2020-12-18T10:21:00Z">
        <w:r w:rsidRPr="00575D65" w:rsidDel="00722196">
          <w:rPr>
            <w:lang w:val="en-US"/>
            <w:rPrChange w:id="2906" w:author="Cailleret Levi (cailllev)" w:date="2020-12-18T11:15:00Z">
              <w:rPr/>
            </w:rPrChange>
          </w:rPr>
          <w:delText>Glossar</w:delText>
        </w:r>
      </w:del>
      <w:ins w:id="2907" w:author="Cailleret Levi (cailllev)" w:date="2020-12-16T08:42:00Z">
        <w:r w:rsidR="007A0D2B" w:rsidRPr="00575D65">
          <w:rPr>
            <w:lang w:val="en-US"/>
            <w:rPrChange w:id="2908" w:author="Cailleret Levi (cailllev)" w:date="2020-12-18T11:15:00Z">
              <w:rPr/>
            </w:rPrChange>
          </w:rPr>
          <w:br w:type="page"/>
        </w:r>
      </w:ins>
    </w:p>
    <w:p w14:paraId="54D057EF" w14:textId="613A43FE" w:rsidR="00016D38" w:rsidRPr="00DC4916" w:rsidRDefault="00016D38" w:rsidP="00DC4916">
      <w:pPr>
        <w:pStyle w:val="Heading2"/>
      </w:pPr>
      <w:bookmarkStart w:id="2909" w:name="_Toc59300865"/>
      <w:ins w:id="2910" w:author="Cailleret Levi (cailllev)" w:date="2020-12-16T08:41:00Z">
        <w:r>
          <w:lastRenderedPageBreak/>
          <w:t>Abbildungsverzeichnis</w:t>
        </w:r>
      </w:ins>
      <w:bookmarkEnd w:id="2909"/>
    </w:p>
    <w:p w14:paraId="5BD9D431" w14:textId="674286A0" w:rsidR="00A75DB7" w:rsidRDefault="00A75DB7">
      <w:pPr>
        <w:pStyle w:val="TableofFigures"/>
        <w:tabs>
          <w:tab w:val="right" w:leader="dot" w:pos="9016"/>
        </w:tabs>
        <w:rPr>
          <w:ins w:id="2911" w:author="Cailleret Levi (cailllev)" w:date="2020-12-16T09:16:00Z"/>
          <w:noProof/>
        </w:rPr>
      </w:pPr>
      <w:ins w:id="2912" w:author="Cailleret Levi (cailllev)" w:date="2020-12-16T09:16:00Z">
        <w:r>
          <w:rPr>
            <w:lang w:val="en-US"/>
          </w:rPr>
          <w:fldChar w:fldCharType="begin"/>
        </w:r>
        <w:r>
          <w:rPr>
            <w:lang w:val="en-US"/>
          </w:rPr>
          <w:instrText xml:space="preserve"> TOC \h \z \c "Abbildung" </w:instrText>
        </w:r>
      </w:ins>
      <w:r>
        <w:rPr>
          <w:lang w:val="en-US"/>
        </w:rPr>
        <w:fldChar w:fldCharType="separate"/>
      </w:r>
      <w:ins w:id="2913" w:author="Cailleret Levi (cailllev)" w:date="2020-12-16T09:16:00Z">
        <w:r w:rsidRPr="00E04AAA">
          <w:rPr>
            <w:rStyle w:val="Hyperlink"/>
            <w:noProof/>
          </w:rPr>
          <w:fldChar w:fldCharType="begin"/>
        </w:r>
        <w:r w:rsidRPr="00E04AAA">
          <w:rPr>
            <w:rStyle w:val="Hyperlink"/>
            <w:noProof/>
          </w:rPr>
          <w:instrText xml:space="preserve"> </w:instrText>
        </w:r>
        <w:r>
          <w:rPr>
            <w:noProof/>
          </w:rPr>
          <w:instrText>HYPERLINK "https://zhaw.sharepoint.com/sites/PAMTD/Freigegebene%20Dokumente/General/PA_MTD.docx" \l "_Toc59002580"</w:instrText>
        </w:r>
        <w:r w:rsidRPr="00E04AAA">
          <w:rPr>
            <w:rStyle w:val="Hyperlink"/>
            <w:noProof/>
          </w:rPr>
          <w:instrText xml:space="preserve"> </w:instrText>
        </w:r>
        <w:r w:rsidRPr="00E04AAA">
          <w:rPr>
            <w:rStyle w:val="Hyperlink"/>
            <w:noProof/>
          </w:rPr>
          <w:fldChar w:fldCharType="separate"/>
        </w:r>
        <w:r w:rsidRPr="00E04AAA">
          <w:rPr>
            <w:rStyle w:val="Hyperlink"/>
            <w:noProof/>
          </w:rPr>
          <w:t xml:space="preserve">Abbildung 1: Funktionsweise MTD Abwehr </w:t>
        </w:r>
        <w:r w:rsidRPr="00E04AAA">
          <w:rPr>
            <w:rStyle w:val="Hyperlink"/>
            <w:rFonts w:ascii="Calibri" w:hAnsi="Calibri" w:cs="Calibri"/>
            <w:noProof/>
          </w:rPr>
          <w:t>[3]</w:t>
        </w:r>
        <w:r>
          <w:rPr>
            <w:noProof/>
            <w:webHidden/>
          </w:rPr>
          <w:tab/>
        </w:r>
        <w:r>
          <w:rPr>
            <w:noProof/>
            <w:webHidden/>
          </w:rPr>
          <w:fldChar w:fldCharType="begin"/>
        </w:r>
        <w:r>
          <w:rPr>
            <w:noProof/>
            <w:webHidden/>
          </w:rPr>
          <w:instrText xml:space="preserve"> PAGEREF _Toc59002580 \h </w:instrText>
        </w:r>
      </w:ins>
      <w:r>
        <w:rPr>
          <w:noProof/>
          <w:webHidden/>
        </w:rPr>
      </w:r>
      <w:r>
        <w:rPr>
          <w:noProof/>
          <w:webHidden/>
        </w:rPr>
        <w:fldChar w:fldCharType="separate"/>
      </w:r>
      <w:ins w:id="2914" w:author="Cailleret Levi (cailllev)" w:date="2020-12-18T11:13:00Z">
        <w:r w:rsidR="00575D65">
          <w:rPr>
            <w:noProof/>
            <w:webHidden/>
          </w:rPr>
          <w:t>7</w:t>
        </w:r>
      </w:ins>
      <w:ins w:id="2915" w:author="Cailleret Levi (cailllev)" w:date="2020-12-16T09:16:00Z">
        <w:r>
          <w:rPr>
            <w:noProof/>
            <w:webHidden/>
          </w:rPr>
          <w:fldChar w:fldCharType="end"/>
        </w:r>
        <w:r w:rsidRPr="00E04AAA">
          <w:rPr>
            <w:rStyle w:val="Hyperlink"/>
            <w:noProof/>
          </w:rPr>
          <w:fldChar w:fldCharType="end"/>
        </w:r>
      </w:ins>
    </w:p>
    <w:p w14:paraId="4EAE4AD8" w14:textId="0B21E874" w:rsidR="00A75DB7" w:rsidRDefault="00A75DB7">
      <w:pPr>
        <w:pStyle w:val="TableofFigures"/>
        <w:tabs>
          <w:tab w:val="right" w:leader="dot" w:pos="9016"/>
        </w:tabs>
        <w:rPr>
          <w:ins w:id="2916" w:author="Cailleret Levi (cailllev)" w:date="2020-12-16T09:16:00Z"/>
          <w:noProof/>
        </w:rPr>
      </w:pPr>
      <w:ins w:id="2917" w:author="Cailleret Levi (cailllev)" w:date="2020-12-16T09:16:00Z">
        <w:r w:rsidRPr="00E04AAA">
          <w:rPr>
            <w:rStyle w:val="Hyperlink"/>
            <w:noProof/>
          </w:rPr>
          <w:fldChar w:fldCharType="begin"/>
        </w:r>
        <w:r w:rsidRPr="00E04AAA">
          <w:rPr>
            <w:rStyle w:val="Hyperlink"/>
            <w:noProof/>
          </w:rPr>
          <w:instrText xml:space="preserve"> </w:instrText>
        </w:r>
        <w:r>
          <w:rPr>
            <w:noProof/>
          </w:rPr>
          <w:instrText>HYPERLINK "https://zhaw.sharepoint.com/sites/PAMTD/Freigegebene%20Dokumente/General/PA_MTD.docx" \l "_Toc59002581"</w:instrText>
        </w:r>
        <w:r w:rsidRPr="00E04AAA">
          <w:rPr>
            <w:rStyle w:val="Hyperlink"/>
            <w:noProof/>
          </w:rPr>
          <w:instrText xml:space="preserve"> </w:instrText>
        </w:r>
        <w:r w:rsidRPr="00E04AAA">
          <w:rPr>
            <w:rStyle w:val="Hyperlink"/>
            <w:noProof/>
          </w:rPr>
          <w:fldChar w:fldCharType="separate"/>
        </w:r>
        <w:r w:rsidRPr="00E04AAA">
          <w:rPr>
            <w:rStyle w:val="Hyperlink"/>
            <w:noProof/>
          </w:rPr>
          <w:t xml:space="preserve">Abbildung 2: Attack Surface </w:t>
        </w:r>
        <w:r w:rsidRPr="00E04AAA">
          <w:rPr>
            <w:rStyle w:val="Hyperlink"/>
            <w:rFonts w:ascii="Calibri" w:hAnsi="Calibri" w:cs="Calibri"/>
            <w:noProof/>
          </w:rPr>
          <w:t>[6]</w:t>
        </w:r>
        <w:r>
          <w:rPr>
            <w:noProof/>
            <w:webHidden/>
          </w:rPr>
          <w:tab/>
        </w:r>
        <w:r>
          <w:rPr>
            <w:noProof/>
            <w:webHidden/>
          </w:rPr>
          <w:fldChar w:fldCharType="begin"/>
        </w:r>
        <w:r>
          <w:rPr>
            <w:noProof/>
            <w:webHidden/>
          </w:rPr>
          <w:instrText xml:space="preserve"> PAGEREF _Toc59002581 \h </w:instrText>
        </w:r>
      </w:ins>
      <w:r>
        <w:rPr>
          <w:noProof/>
          <w:webHidden/>
        </w:rPr>
      </w:r>
      <w:r>
        <w:rPr>
          <w:noProof/>
          <w:webHidden/>
        </w:rPr>
        <w:fldChar w:fldCharType="separate"/>
      </w:r>
      <w:ins w:id="2918" w:author="Cailleret Levi (cailllev)" w:date="2020-12-18T11:13:00Z">
        <w:r w:rsidR="00575D65">
          <w:rPr>
            <w:noProof/>
            <w:webHidden/>
          </w:rPr>
          <w:t>9</w:t>
        </w:r>
      </w:ins>
      <w:ins w:id="2919" w:author="Cailleret Levi (cailllev)" w:date="2020-12-16T09:16:00Z">
        <w:r>
          <w:rPr>
            <w:noProof/>
            <w:webHidden/>
          </w:rPr>
          <w:fldChar w:fldCharType="end"/>
        </w:r>
        <w:r w:rsidRPr="00E04AAA">
          <w:rPr>
            <w:rStyle w:val="Hyperlink"/>
            <w:noProof/>
          </w:rPr>
          <w:fldChar w:fldCharType="end"/>
        </w:r>
      </w:ins>
    </w:p>
    <w:p w14:paraId="0F7A21A7" w14:textId="4C4F76D4" w:rsidR="00A75DB7" w:rsidRDefault="00A75DB7">
      <w:pPr>
        <w:pStyle w:val="TableofFigures"/>
        <w:tabs>
          <w:tab w:val="right" w:leader="dot" w:pos="9016"/>
        </w:tabs>
        <w:rPr>
          <w:ins w:id="2920" w:author="Cailleret Levi (cailllev)" w:date="2020-12-16T09:16:00Z"/>
          <w:noProof/>
        </w:rPr>
      </w:pPr>
      <w:ins w:id="2921" w:author="Cailleret Levi (cailllev)" w:date="2020-12-16T09:16:00Z">
        <w:r w:rsidRPr="00E04AAA">
          <w:rPr>
            <w:rStyle w:val="Hyperlink"/>
            <w:noProof/>
          </w:rPr>
          <w:fldChar w:fldCharType="begin"/>
        </w:r>
        <w:r w:rsidRPr="00E04AAA">
          <w:rPr>
            <w:rStyle w:val="Hyperlink"/>
            <w:noProof/>
          </w:rPr>
          <w:instrText xml:space="preserve"> </w:instrText>
        </w:r>
        <w:r>
          <w:rPr>
            <w:noProof/>
          </w:rPr>
          <w:instrText>HYPERLINK "https://zhaw.sharepoint.com/sites/PAMTD/Freigegebene%20Dokumente/General/PA_MTD.docx" \l "_Toc59002582"</w:instrText>
        </w:r>
        <w:r w:rsidRPr="00E04AAA">
          <w:rPr>
            <w:rStyle w:val="Hyperlink"/>
            <w:noProof/>
          </w:rPr>
          <w:instrText xml:space="preserve"> </w:instrText>
        </w:r>
        <w:r w:rsidRPr="00E04AAA">
          <w:rPr>
            <w:rStyle w:val="Hyperlink"/>
            <w:noProof/>
          </w:rPr>
          <w:fldChar w:fldCharType="separate"/>
        </w:r>
        <w:r w:rsidRPr="00E04AAA">
          <w:rPr>
            <w:rStyle w:val="Hyperlink"/>
            <w:noProof/>
          </w:rPr>
          <w:t xml:space="preserve">Abbildung 3: How to move, drei grundlegende Arten </w:t>
        </w:r>
        <w:r w:rsidRPr="00E04AAA">
          <w:rPr>
            <w:rStyle w:val="Hyperlink"/>
            <w:rFonts w:ascii="Calibri" w:hAnsi="Calibri" w:cs="Calibri"/>
            <w:noProof/>
          </w:rPr>
          <w:t>[7]</w:t>
        </w:r>
        <w:r>
          <w:rPr>
            <w:noProof/>
            <w:webHidden/>
          </w:rPr>
          <w:tab/>
        </w:r>
        <w:r>
          <w:rPr>
            <w:noProof/>
            <w:webHidden/>
          </w:rPr>
          <w:fldChar w:fldCharType="begin"/>
        </w:r>
        <w:r>
          <w:rPr>
            <w:noProof/>
            <w:webHidden/>
          </w:rPr>
          <w:instrText xml:space="preserve"> PAGEREF _Toc59002582 \h </w:instrText>
        </w:r>
      </w:ins>
      <w:r>
        <w:rPr>
          <w:noProof/>
          <w:webHidden/>
        </w:rPr>
      </w:r>
      <w:r>
        <w:rPr>
          <w:noProof/>
          <w:webHidden/>
        </w:rPr>
        <w:fldChar w:fldCharType="separate"/>
      </w:r>
      <w:ins w:id="2922" w:author="Cailleret Levi (cailllev)" w:date="2020-12-18T11:13:00Z">
        <w:r w:rsidR="00575D65">
          <w:rPr>
            <w:noProof/>
            <w:webHidden/>
          </w:rPr>
          <w:t>11</w:t>
        </w:r>
      </w:ins>
      <w:ins w:id="2923" w:author="Cailleret Levi (cailllev)" w:date="2020-12-16T09:16:00Z">
        <w:r>
          <w:rPr>
            <w:noProof/>
            <w:webHidden/>
          </w:rPr>
          <w:fldChar w:fldCharType="end"/>
        </w:r>
        <w:r w:rsidRPr="00E04AAA">
          <w:rPr>
            <w:rStyle w:val="Hyperlink"/>
            <w:noProof/>
          </w:rPr>
          <w:fldChar w:fldCharType="end"/>
        </w:r>
      </w:ins>
    </w:p>
    <w:p w14:paraId="5B69CDB2" w14:textId="6B4D6BDD" w:rsidR="00A75DB7" w:rsidRDefault="00A75DB7">
      <w:pPr>
        <w:pStyle w:val="TableofFigures"/>
        <w:tabs>
          <w:tab w:val="right" w:leader="dot" w:pos="9016"/>
        </w:tabs>
        <w:rPr>
          <w:ins w:id="2924" w:author="Cailleret Levi (cailllev)" w:date="2020-12-16T09:16:00Z"/>
          <w:noProof/>
        </w:rPr>
      </w:pPr>
      <w:ins w:id="2925" w:author="Cailleret Levi (cailllev)" w:date="2020-12-16T09:16:00Z">
        <w:r w:rsidRPr="00E04AAA">
          <w:rPr>
            <w:rStyle w:val="Hyperlink"/>
            <w:noProof/>
          </w:rPr>
          <w:fldChar w:fldCharType="begin"/>
        </w:r>
        <w:r w:rsidRPr="00E04AAA">
          <w:rPr>
            <w:rStyle w:val="Hyperlink"/>
            <w:noProof/>
          </w:rPr>
          <w:instrText xml:space="preserve"> </w:instrText>
        </w:r>
        <w:r>
          <w:rPr>
            <w:noProof/>
          </w:rPr>
          <w:instrText>HYPERLINK "https://zhaw.sharepoint.com/sites/PAMTD/Freigegebene%20Dokumente/General/PA_MTD.docx" \l "_Toc59002583"</w:instrText>
        </w:r>
        <w:r w:rsidRPr="00E04AAA">
          <w:rPr>
            <w:rStyle w:val="Hyperlink"/>
            <w:noProof/>
          </w:rPr>
          <w:instrText xml:space="preserve"> </w:instrText>
        </w:r>
        <w:r w:rsidRPr="00E04AAA">
          <w:rPr>
            <w:rStyle w:val="Hyperlink"/>
            <w:noProof/>
          </w:rPr>
          <w:fldChar w:fldCharType="separate"/>
        </w:r>
        <w:r w:rsidRPr="00E04AAA">
          <w:rPr>
            <w:rStyle w:val="Hyperlink"/>
            <w:noProof/>
          </w:rPr>
          <w:t xml:space="preserve">Abbildung 4: Allgemeine Funktionsweise Reinforcement Learning </w:t>
        </w:r>
        <w:r w:rsidRPr="00E04AAA">
          <w:rPr>
            <w:rStyle w:val="Hyperlink"/>
            <w:rFonts w:ascii="Calibri" w:hAnsi="Calibri" w:cs="Calibri"/>
            <w:noProof/>
          </w:rPr>
          <w:t>[17]</w:t>
        </w:r>
        <w:r>
          <w:rPr>
            <w:noProof/>
            <w:webHidden/>
          </w:rPr>
          <w:tab/>
        </w:r>
        <w:r>
          <w:rPr>
            <w:noProof/>
            <w:webHidden/>
          </w:rPr>
          <w:fldChar w:fldCharType="begin"/>
        </w:r>
        <w:r>
          <w:rPr>
            <w:noProof/>
            <w:webHidden/>
          </w:rPr>
          <w:instrText xml:space="preserve"> PAGEREF _Toc59002583 \h </w:instrText>
        </w:r>
      </w:ins>
      <w:r>
        <w:rPr>
          <w:noProof/>
          <w:webHidden/>
        </w:rPr>
      </w:r>
      <w:r>
        <w:rPr>
          <w:noProof/>
          <w:webHidden/>
        </w:rPr>
        <w:fldChar w:fldCharType="separate"/>
      </w:r>
      <w:r w:rsidR="00575D65">
        <w:rPr>
          <w:noProof/>
          <w:webHidden/>
        </w:rPr>
        <w:t>14</w:t>
      </w:r>
      <w:ins w:id="2926" w:author="Cailleret Levi (cailllev)" w:date="2020-12-16T09:16:00Z">
        <w:r>
          <w:rPr>
            <w:noProof/>
            <w:webHidden/>
          </w:rPr>
          <w:fldChar w:fldCharType="end"/>
        </w:r>
        <w:r w:rsidRPr="00E04AAA">
          <w:rPr>
            <w:rStyle w:val="Hyperlink"/>
            <w:noProof/>
          </w:rPr>
          <w:fldChar w:fldCharType="end"/>
        </w:r>
      </w:ins>
    </w:p>
    <w:p w14:paraId="05051131" w14:textId="4F7DFDB2" w:rsidR="00A75DB7" w:rsidRDefault="00A75DB7">
      <w:pPr>
        <w:pStyle w:val="TableofFigures"/>
        <w:tabs>
          <w:tab w:val="right" w:leader="dot" w:pos="9016"/>
        </w:tabs>
        <w:rPr>
          <w:ins w:id="2927" w:author="Cailleret Levi (cailllev)" w:date="2020-12-16T09:16:00Z"/>
          <w:noProof/>
        </w:rPr>
      </w:pPr>
      <w:ins w:id="2928" w:author="Cailleret Levi (cailllev)" w:date="2020-12-16T09:16:00Z">
        <w:r w:rsidRPr="00E04AAA">
          <w:rPr>
            <w:rStyle w:val="Hyperlink"/>
            <w:noProof/>
          </w:rPr>
          <w:fldChar w:fldCharType="begin"/>
        </w:r>
        <w:r w:rsidRPr="00E04AAA">
          <w:rPr>
            <w:rStyle w:val="Hyperlink"/>
            <w:noProof/>
          </w:rPr>
          <w:instrText xml:space="preserve"> </w:instrText>
        </w:r>
        <w:r>
          <w:rPr>
            <w:noProof/>
          </w:rPr>
          <w:instrText>HYPERLINK "https://zhaw.sharepoint.com/sites/PAMTD/Freigegebene%20Dokumente/General/PA_MTD.docx" \l "_Toc59002584"</w:instrText>
        </w:r>
        <w:r w:rsidRPr="00E04AAA">
          <w:rPr>
            <w:rStyle w:val="Hyperlink"/>
            <w:noProof/>
          </w:rPr>
          <w:instrText xml:space="preserve"> </w:instrText>
        </w:r>
        <w:r w:rsidRPr="00E04AAA">
          <w:rPr>
            <w:rStyle w:val="Hyperlink"/>
            <w:noProof/>
          </w:rPr>
          <w:fldChar w:fldCharType="separate"/>
        </w:r>
        <w:r w:rsidRPr="00E04AAA">
          <w:rPr>
            <w:rStyle w:val="Hyperlink"/>
            <w:noProof/>
          </w:rPr>
          <w:t>Abbildung 5: Grundlegende Fragen an das Modell</w:t>
        </w:r>
        <w:r>
          <w:rPr>
            <w:noProof/>
            <w:webHidden/>
          </w:rPr>
          <w:tab/>
        </w:r>
        <w:r>
          <w:rPr>
            <w:noProof/>
            <w:webHidden/>
          </w:rPr>
          <w:fldChar w:fldCharType="begin"/>
        </w:r>
        <w:r>
          <w:rPr>
            <w:noProof/>
            <w:webHidden/>
          </w:rPr>
          <w:instrText xml:space="preserve"> PAGEREF _Toc59002584 \h </w:instrText>
        </w:r>
      </w:ins>
      <w:r>
        <w:rPr>
          <w:noProof/>
          <w:webHidden/>
        </w:rPr>
      </w:r>
      <w:r>
        <w:rPr>
          <w:noProof/>
          <w:webHidden/>
        </w:rPr>
        <w:fldChar w:fldCharType="separate"/>
      </w:r>
      <w:ins w:id="2929" w:author="Cailleret Levi (cailllev)" w:date="2020-12-18T11:13:00Z">
        <w:r w:rsidR="00575D65">
          <w:rPr>
            <w:noProof/>
            <w:webHidden/>
          </w:rPr>
          <w:t>15</w:t>
        </w:r>
      </w:ins>
      <w:ins w:id="2930" w:author="Cailleret Levi (cailllev)" w:date="2020-12-16T09:16:00Z">
        <w:r>
          <w:rPr>
            <w:noProof/>
            <w:webHidden/>
          </w:rPr>
          <w:fldChar w:fldCharType="end"/>
        </w:r>
        <w:r w:rsidRPr="00E04AAA">
          <w:rPr>
            <w:rStyle w:val="Hyperlink"/>
            <w:noProof/>
          </w:rPr>
          <w:fldChar w:fldCharType="end"/>
        </w:r>
      </w:ins>
    </w:p>
    <w:p w14:paraId="2E712B04" w14:textId="323D14E4" w:rsidR="00A75DB7" w:rsidRDefault="00A75DB7">
      <w:pPr>
        <w:pStyle w:val="TableofFigures"/>
        <w:tabs>
          <w:tab w:val="right" w:leader="dot" w:pos="9016"/>
        </w:tabs>
        <w:rPr>
          <w:ins w:id="2931" w:author="Cailleret Levi (cailllev)" w:date="2020-12-16T09:16:00Z"/>
          <w:noProof/>
        </w:rPr>
      </w:pPr>
      <w:ins w:id="2932" w:author="Cailleret Levi (cailllev)" w:date="2020-12-16T09:16:00Z">
        <w:r w:rsidRPr="00E04AAA">
          <w:rPr>
            <w:rStyle w:val="Hyperlink"/>
            <w:noProof/>
          </w:rPr>
          <w:fldChar w:fldCharType="begin"/>
        </w:r>
        <w:r w:rsidRPr="00E04AAA">
          <w:rPr>
            <w:rStyle w:val="Hyperlink"/>
            <w:noProof/>
          </w:rPr>
          <w:instrText xml:space="preserve"> </w:instrText>
        </w:r>
        <w:r>
          <w:rPr>
            <w:noProof/>
          </w:rPr>
          <w:instrText>HYPERLINK "https://zhaw.sharepoint.com/sites/PAMTD/Freigegebene%20Dokumente/General/PA_MTD.docx" \l "_Toc59002585"</w:instrText>
        </w:r>
        <w:r w:rsidRPr="00E04AAA">
          <w:rPr>
            <w:rStyle w:val="Hyperlink"/>
            <w:noProof/>
          </w:rPr>
          <w:instrText xml:space="preserve"> </w:instrText>
        </w:r>
        <w:r w:rsidRPr="00E04AAA">
          <w:rPr>
            <w:rStyle w:val="Hyperlink"/>
            <w:noProof/>
          </w:rPr>
          <w:fldChar w:fldCharType="separate"/>
        </w:r>
        <w:r w:rsidRPr="00E04AAA">
          <w:rPr>
            <w:rStyle w:val="Hyperlink"/>
            <w:noProof/>
          </w:rPr>
          <w:t>Abbildung 6: Modell 1.0</w:t>
        </w:r>
        <w:r>
          <w:rPr>
            <w:noProof/>
            <w:webHidden/>
          </w:rPr>
          <w:tab/>
        </w:r>
        <w:r>
          <w:rPr>
            <w:noProof/>
            <w:webHidden/>
          </w:rPr>
          <w:fldChar w:fldCharType="begin"/>
        </w:r>
        <w:r>
          <w:rPr>
            <w:noProof/>
            <w:webHidden/>
          </w:rPr>
          <w:instrText xml:space="preserve"> PAGEREF _Toc59002585 \h </w:instrText>
        </w:r>
      </w:ins>
      <w:r>
        <w:rPr>
          <w:noProof/>
          <w:webHidden/>
        </w:rPr>
      </w:r>
      <w:r>
        <w:rPr>
          <w:noProof/>
          <w:webHidden/>
        </w:rPr>
        <w:fldChar w:fldCharType="separate"/>
      </w:r>
      <w:ins w:id="2933" w:author="Cailleret Levi (cailllev)" w:date="2020-12-18T11:13:00Z">
        <w:r w:rsidR="00575D65">
          <w:rPr>
            <w:noProof/>
            <w:webHidden/>
          </w:rPr>
          <w:t>18</w:t>
        </w:r>
      </w:ins>
      <w:ins w:id="2934" w:author="Cailleret Levi (cailllev)" w:date="2020-12-16T09:16:00Z">
        <w:r>
          <w:rPr>
            <w:noProof/>
            <w:webHidden/>
          </w:rPr>
          <w:fldChar w:fldCharType="end"/>
        </w:r>
        <w:r w:rsidRPr="00E04AAA">
          <w:rPr>
            <w:rStyle w:val="Hyperlink"/>
            <w:noProof/>
          </w:rPr>
          <w:fldChar w:fldCharType="end"/>
        </w:r>
      </w:ins>
    </w:p>
    <w:p w14:paraId="468C045B" w14:textId="3113873D" w:rsidR="00A75DB7" w:rsidRDefault="00A75DB7">
      <w:pPr>
        <w:pStyle w:val="TableofFigures"/>
        <w:tabs>
          <w:tab w:val="right" w:leader="dot" w:pos="9016"/>
        </w:tabs>
        <w:rPr>
          <w:ins w:id="2935" w:author="Cailleret Levi (cailllev)" w:date="2020-12-16T09:16:00Z"/>
          <w:noProof/>
        </w:rPr>
      </w:pPr>
      <w:ins w:id="2936" w:author="Cailleret Levi (cailllev)" w:date="2020-12-16T09:16:00Z">
        <w:r w:rsidRPr="00E04AAA">
          <w:rPr>
            <w:rStyle w:val="Hyperlink"/>
            <w:noProof/>
          </w:rPr>
          <w:fldChar w:fldCharType="begin"/>
        </w:r>
        <w:r w:rsidRPr="00E04AAA">
          <w:rPr>
            <w:rStyle w:val="Hyperlink"/>
            <w:noProof/>
          </w:rPr>
          <w:instrText xml:space="preserve"> </w:instrText>
        </w:r>
        <w:r>
          <w:rPr>
            <w:noProof/>
          </w:rPr>
          <w:instrText>HYPERLINK "https://zhaw.sharepoint.com/sites/PAMTD/Freigegebene%20Dokumente/General/PA_MTD.docx" \l "_Toc59002586"</w:instrText>
        </w:r>
        <w:r w:rsidRPr="00E04AAA">
          <w:rPr>
            <w:rStyle w:val="Hyperlink"/>
            <w:noProof/>
          </w:rPr>
          <w:instrText xml:space="preserve"> </w:instrText>
        </w:r>
        <w:r w:rsidRPr="00E04AAA">
          <w:rPr>
            <w:rStyle w:val="Hyperlink"/>
            <w:noProof/>
          </w:rPr>
          <w:fldChar w:fldCharType="separate"/>
        </w:r>
        <w:r w:rsidRPr="00E04AAA">
          <w:rPr>
            <w:rStyle w:val="Hyperlink"/>
            <w:noProof/>
          </w:rPr>
          <w:t>Abbildung 7: Modell 2.0</w:t>
        </w:r>
        <w:r>
          <w:rPr>
            <w:noProof/>
            <w:webHidden/>
          </w:rPr>
          <w:tab/>
        </w:r>
        <w:r>
          <w:rPr>
            <w:noProof/>
            <w:webHidden/>
          </w:rPr>
          <w:fldChar w:fldCharType="begin"/>
        </w:r>
        <w:r>
          <w:rPr>
            <w:noProof/>
            <w:webHidden/>
          </w:rPr>
          <w:instrText xml:space="preserve"> PAGEREF _Toc59002586 \h </w:instrText>
        </w:r>
      </w:ins>
      <w:r>
        <w:rPr>
          <w:noProof/>
          <w:webHidden/>
        </w:rPr>
      </w:r>
      <w:r>
        <w:rPr>
          <w:noProof/>
          <w:webHidden/>
        </w:rPr>
        <w:fldChar w:fldCharType="separate"/>
      </w:r>
      <w:ins w:id="2937" w:author="Cailleret Levi (cailllev)" w:date="2020-12-18T11:13:00Z">
        <w:r w:rsidR="00575D65">
          <w:rPr>
            <w:noProof/>
            <w:webHidden/>
          </w:rPr>
          <w:t>21</w:t>
        </w:r>
      </w:ins>
      <w:ins w:id="2938" w:author="Cailleret Levi (cailllev)" w:date="2020-12-16T09:16:00Z">
        <w:r>
          <w:rPr>
            <w:noProof/>
            <w:webHidden/>
          </w:rPr>
          <w:fldChar w:fldCharType="end"/>
        </w:r>
        <w:r w:rsidRPr="00E04AAA">
          <w:rPr>
            <w:rStyle w:val="Hyperlink"/>
            <w:noProof/>
          </w:rPr>
          <w:fldChar w:fldCharType="end"/>
        </w:r>
      </w:ins>
    </w:p>
    <w:p w14:paraId="048FF0FA" w14:textId="229A4A0D" w:rsidR="00A75DB7" w:rsidRDefault="00A75DB7">
      <w:pPr>
        <w:pStyle w:val="TableofFigures"/>
        <w:tabs>
          <w:tab w:val="right" w:leader="dot" w:pos="9016"/>
        </w:tabs>
        <w:rPr>
          <w:ins w:id="2939" w:author="Cailleret Levi (cailllev)" w:date="2020-12-16T09:16:00Z"/>
          <w:noProof/>
        </w:rPr>
      </w:pPr>
      <w:ins w:id="2940" w:author="Cailleret Levi (cailllev)" w:date="2020-12-16T09:16:00Z">
        <w:r w:rsidRPr="00E04AAA">
          <w:rPr>
            <w:rStyle w:val="Hyperlink"/>
            <w:noProof/>
          </w:rPr>
          <w:fldChar w:fldCharType="begin"/>
        </w:r>
        <w:r w:rsidRPr="00E04AAA">
          <w:rPr>
            <w:rStyle w:val="Hyperlink"/>
            <w:noProof/>
          </w:rPr>
          <w:instrText xml:space="preserve"> </w:instrText>
        </w:r>
        <w:r>
          <w:rPr>
            <w:noProof/>
          </w:rPr>
          <w:instrText>HYPERLINK \l "_Toc59002587"</w:instrText>
        </w:r>
        <w:r w:rsidRPr="00E04AAA">
          <w:rPr>
            <w:rStyle w:val="Hyperlink"/>
            <w:noProof/>
          </w:rPr>
          <w:instrText xml:space="preserve"> </w:instrText>
        </w:r>
        <w:r w:rsidRPr="00E04AAA">
          <w:rPr>
            <w:rStyle w:val="Hyperlink"/>
            <w:noProof/>
          </w:rPr>
          <w:fldChar w:fldCharType="separate"/>
        </w:r>
        <w:r w:rsidRPr="00E04AAA">
          <w:rPr>
            <w:rStyle w:val="Hyperlink"/>
            <w:noProof/>
          </w:rPr>
          <w:t>Abbildung 8: Ein Zeitschritt aus Sicht des Agenten</w:t>
        </w:r>
        <w:r>
          <w:rPr>
            <w:noProof/>
            <w:webHidden/>
          </w:rPr>
          <w:tab/>
        </w:r>
        <w:r>
          <w:rPr>
            <w:noProof/>
            <w:webHidden/>
          </w:rPr>
          <w:fldChar w:fldCharType="begin"/>
        </w:r>
        <w:r>
          <w:rPr>
            <w:noProof/>
            <w:webHidden/>
          </w:rPr>
          <w:instrText xml:space="preserve"> PAGEREF _Toc59002587 \h </w:instrText>
        </w:r>
      </w:ins>
      <w:r>
        <w:rPr>
          <w:noProof/>
          <w:webHidden/>
        </w:rPr>
      </w:r>
      <w:r>
        <w:rPr>
          <w:noProof/>
          <w:webHidden/>
        </w:rPr>
        <w:fldChar w:fldCharType="separate"/>
      </w:r>
      <w:ins w:id="2941" w:author="Cailleret Levi (cailllev)" w:date="2020-12-18T11:13:00Z">
        <w:r w:rsidR="00575D65">
          <w:rPr>
            <w:noProof/>
            <w:webHidden/>
          </w:rPr>
          <w:t>24</w:t>
        </w:r>
      </w:ins>
      <w:ins w:id="2942" w:author="Cailleret Levi (cailllev)" w:date="2020-12-16T09:16:00Z">
        <w:r>
          <w:rPr>
            <w:noProof/>
            <w:webHidden/>
          </w:rPr>
          <w:fldChar w:fldCharType="end"/>
        </w:r>
        <w:r w:rsidRPr="00E04AAA">
          <w:rPr>
            <w:rStyle w:val="Hyperlink"/>
            <w:noProof/>
          </w:rPr>
          <w:fldChar w:fldCharType="end"/>
        </w:r>
      </w:ins>
    </w:p>
    <w:p w14:paraId="211C5919" w14:textId="18B278BC" w:rsidR="00A75DB7" w:rsidRDefault="00A75DB7">
      <w:pPr>
        <w:pStyle w:val="TableofFigures"/>
        <w:tabs>
          <w:tab w:val="right" w:leader="dot" w:pos="9016"/>
        </w:tabs>
        <w:rPr>
          <w:ins w:id="2943" w:author="Cailleret Levi (cailllev)" w:date="2020-12-16T09:16:00Z"/>
          <w:noProof/>
        </w:rPr>
      </w:pPr>
      <w:ins w:id="2944" w:author="Cailleret Levi (cailllev)" w:date="2020-12-16T09:16:00Z">
        <w:r w:rsidRPr="00E04AAA">
          <w:rPr>
            <w:rStyle w:val="Hyperlink"/>
            <w:noProof/>
          </w:rPr>
          <w:fldChar w:fldCharType="begin"/>
        </w:r>
        <w:r w:rsidRPr="00E04AAA">
          <w:rPr>
            <w:rStyle w:val="Hyperlink"/>
            <w:noProof/>
          </w:rPr>
          <w:instrText xml:space="preserve"> </w:instrText>
        </w:r>
        <w:r>
          <w:rPr>
            <w:noProof/>
          </w:rPr>
          <w:instrText>HYPERLINK \l "_Toc59002588"</w:instrText>
        </w:r>
        <w:r w:rsidRPr="00E04AAA">
          <w:rPr>
            <w:rStyle w:val="Hyperlink"/>
            <w:noProof/>
          </w:rPr>
          <w:instrText xml:space="preserve"> </w:instrText>
        </w:r>
        <w:r w:rsidRPr="00E04AAA">
          <w:rPr>
            <w:rStyle w:val="Hyperlink"/>
            <w:noProof/>
          </w:rPr>
          <w:fldChar w:fldCharType="separate"/>
        </w:r>
        <w:r w:rsidRPr="00E04AAA">
          <w:rPr>
            <w:rStyle w:val="Hyperlink"/>
            <w:noProof/>
          </w:rPr>
          <w:t xml:space="preserve">Abbildung 9: RL Agenten Taxonomie </w:t>
        </w:r>
        <w:r w:rsidRPr="00E04AAA">
          <w:rPr>
            <w:rStyle w:val="Hyperlink"/>
            <w:rFonts w:ascii="Calibri" w:hAnsi="Calibri" w:cs="Calibri"/>
            <w:noProof/>
          </w:rPr>
          <w:t>[25]</w:t>
        </w:r>
        <w:r>
          <w:rPr>
            <w:noProof/>
            <w:webHidden/>
          </w:rPr>
          <w:tab/>
        </w:r>
        <w:r>
          <w:rPr>
            <w:noProof/>
            <w:webHidden/>
          </w:rPr>
          <w:fldChar w:fldCharType="begin"/>
        </w:r>
        <w:r>
          <w:rPr>
            <w:noProof/>
            <w:webHidden/>
          </w:rPr>
          <w:instrText xml:space="preserve"> PAGEREF _Toc59002588 \h </w:instrText>
        </w:r>
      </w:ins>
      <w:r>
        <w:rPr>
          <w:noProof/>
          <w:webHidden/>
        </w:rPr>
      </w:r>
      <w:r>
        <w:rPr>
          <w:noProof/>
          <w:webHidden/>
        </w:rPr>
        <w:fldChar w:fldCharType="separate"/>
      </w:r>
      <w:ins w:id="2945" w:author="Cailleret Levi (cailllev)" w:date="2020-12-18T11:13:00Z">
        <w:r w:rsidR="00575D65">
          <w:rPr>
            <w:noProof/>
            <w:webHidden/>
          </w:rPr>
          <w:t>27</w:t>
        </w:r>
      </w:ins>
      <w:ins w:id="2946" w:author="Cailleret Levi (cailllev)" w:date="2020-12-16T09:16:00Z">
        <w:r>
          <w:rPr>
            <w:noProof/>
            <w:webHidden/>
          </w:rPr>
          <w:fldChar w:fldCharType="end"/>
        </w:r>
        <w:r w:rsidRPr="00E04AAA">
          <w:rPr>
            <w:rStyle w:val="Hyperlink"/>
            <w:noProof/>
          </w:rPr>
          <w:fldChar w:fldCharType="end"/>
        </w:r>
      </w:ins>
    </w:p>
    <w:p w14:paraId="5792E959" w14:textId="24F69100" w:rsidR="00A75DB7" w:rsidRDefault="00A75DB7">
      <w:pPr>
        <w:pStyle w:val="TableofFigures"/>
        <w:tabs>
          <w:tab w:val="right" w:leader="dot" w:pos="9016"/>
        </w:tabs>
        <w:rPr>
          <w:ins w:id="2947" w:author="Cailleret Levi (cailllev)" w:date="2020-12-16T09:16:00Z"/>
          <w:noProof/>
        </w:rPr>
      </w:pPr>
      <w:ins w:id="2948" w:author="Cailleret Levi (cailllev)" w:date="2020-12-16T09:16:00Z">
        <w:r w:rsidRPr="00E04AAA">
          <w:rPr>
            <w:rStyle w:val="Hyperlink"/>
            <w:noProof/>
          </w:rPr>
          <w:fldChar w:fldCharType="begin"/>
        </w:r>
        <w:r w:rsidRPr="00E04AAA">
          <w:rPr>
            <w:rStyle w:val="Hyperlink"/>
            <w:noProof/>
          </w:rPr>
          <w:instrText xml:space="preserve"> </w:instrText>
        </w:r>
        <w:r>
          <w:rPr>
            <w:noProof/>
          </w:rPr>
          <w:instrText>HYPERLINK \l "_Toc59002589"</w:instrText>
        </w:r>
        <w:r w:rsidRPr="00E04AAA">
          <w:rPr>
            <w:rStyle w:val="Hyperlink"/>
            <w:noProof/>
          </w:rPr>
          <w:instrText xml:space="preserve"> </w:instrText>
        </w:r>
        <w:r w:rsidRPr="00E04AAA">
          <w:rPr>
            <w:rStyle w:val="Hyperlink"/>
            <w:noProof/>
          </w:rPr>
          <w:fldChar w:fldCharType="separate"/>
        </w:r>
        <w:r w:rsidRPr="00E04AAA">
          <w:rPr>
            <w:rStyle w:val="Hyperlink"/>
            <w:noProof/>
          </w:rPr>
          <w:t xml:space="preserve">Abbildung 10: Stable Baselines RL Agenten Übersicht </w:t>
        </w:r>
        <w:r w:rsidRPr="00E04AAA">
          <w:rPr>
            <w:rStyle w:val="Hyperlink"/>
            <w:rFonts w:ascii="Calibri" w:hAnsi="Calibri" w:cs="Calibri"/>
            <w:noProof/>
          </w:rPr>
          <w:t>[2]</w:t>
        </w:r>
        <w:r>
          <w:rPr>
            <w:noProof/>
            <w:webHidden/>
          </w:rPr>
          <w:tab/>
        </w:r>
        <w:r>
          <w:rPr>
            <w:noProof/>
            <w:webHidden/>
          </w:rPr>
          <w:fldChar w:fldCharType="begin"/>
        </w:r>
        <w:r>
          <w:rPr>
            <w:noProof/>
            <w:webHidden/>
          </w:rPr>
          <w:instrText xml:space="preserve"> PAGEREF _Toc59002589 \h </w:instrText>
        </w:r>
      </w:ins>
      <w:r>
        <w:rPr>
          <w:noProof/>
          <w:webHidden/>
        </w:rPr>
      </w:r>
      <w:r>
        <w:rPr>
          <w:noProof/>
          <w:webHidden/>
        </w:rPr>
        <w:fldChar w:fldCharType="separate"/>
      </w:r>
      <w:ins w:id="2949" w:author="Cailleret Levi (cailllev)" w:date="2020-12-18T11:13:00Z">
        <w:r w:rsidR="00575D65">
          <w:rPr>
            <w:noProof/>
            <w:webHidden/>
          </w:rPr>
          <w:t>28</w:t>
        </w:r>
      </w:ins>
      <w:ins w:id="2950" w:author="Cailleret Levi (cailllev)" w:date="2020-12-16T09:16:00Z">
        <w:r>
          <w:rPr>
            <w:noProof/>
            <w:webHidden/>
          </w:rPr>
          <w:fldChar w:fldCharType="end"/>
        </w:r>
        <w:r w:rsidRPr="00E04AAA">
          <w:rPr>
            <w:rStyle w:val="Hyperlink"/>
            <w:noProof/>
          </w:rPr>
          <w:fldChar w:fldCharType="end"/>
        </w:r>
      </w:ins>
    </w:p>
    <w:p w14:paraId="3A0EF04C" w14:textId="19180524" w:rsidR="00A75DB7" w:rsidRDefault="00A75DB7">
      <w:pPr>
        <w:pStyle w:val="TableofFigures"/>
        <w:tabs>
          <w:tab w:val="right" w:leader="dot" w:pos="9016"/>
        </w:tabs>
        <w:rPr>
          <w:ins w:id="2951" w:author="Cailleret Levi (cailllev)" w:date="2020-12-16T09:16:00Z"/>
          <w:noProof/>
        </w:rPr>
      </w:pPr>
      <w:ins w:id="2952" w:author="Cailleret Levi (cailllev)" w:date="2020-12-16T09:16:00Z">
        <w:r w:rsidRPr="00E04AAA">
          <w:rPr>
            <w:rStyle w:val="Hyperlink"/>
            <w:noProof/>
          </w:rPr>
          <w:fldChar w:fldCharType="begin"/>
        </w:r>
        <w:r w:rsidRPr="00E04AAA">
          <w:rPr>
            <w:rStyle w:val="Hyperlink"/>
            <w:noProof/>
          </w:rPr>
          <w:instrText xml:space="preserve"> </w:instrText>
        </w:r>
        <w:r>
          <w:rPr>
            <w:noProof/>
          </w:rPr>
          <w:instrText>HYPERLINK "https://zhaw.sharepoint.com/sites/PAMTD/Freigegebene%20Dokumente/General/PA_MTD.docx" \l "_Toc59002590"</w:instrText>
        </w:r>
        <w:r w:rsidRPr="00E04AAA">
          <w:rPr>
            <w:rStyle w:val="Hyperlink"/>
            <w:noProof/>
          </w:rPr>
          <w:instrText xml:space="preserve"> </w:instrText>
        </w:r>
        <w:r w:rsidRPr="00E04AAA">
          <w:rPr>
            <w:rStyle w:val="Hyperlink"/>
            <w:noProof/>
          </w:rPr>
          <w:fldChar w:fldCharType="separate"/>
        </w:r>
        <w:r w:rsidRPr="00E04AAA">
          <w:rPr>
            <w:rStyle w:val="Hyperlink"/>
            <w:noProof/>
          </w:rPr>
          <w:t>Abbildung 11: Schritte bis der Angreifer gewinnt im Vergleich zu den Lernschritten</w:t>
        </w:r>
        <w:r>
          <w:rPr>
            <w:noProof/>
            <w:webHidden/>
          </w:rPr>
          <w:tab/>
        </w:r>
        <w:r>
          <w:rPr>
            <w:noProof/>
            <w:webHidden/>
          </w:rPr>
          <w:fldChar w:fldCharType="begin"/>
        </w:r>
        <w:r>
          <w:rPr>
            <w:noProof/>
            <w:webHidden/>
          </w:rPr>
          <w:instrText xml:space="preserve"> PAGEREF _Toc59002590 \h </w:instrText>
        </w:r>
      </w:ins>
      <w:r>
        <w:rPr>
          <w:noProof/>
          <w:webHidden/>
        </w:rPr>
      </w:r>
      <w:r>
        <w:rPr>
          <w:noProof/>
          <w:webHidden/>
        </w:rPr>
        <w:fldChar w:fldCharType="separate"/>
      </w:r>
      <w:ins w:id="2953" w:author="Cailleret Levi (cailllev)" w:date="2020-12-18T11:13:00Z">
        <w:r w:rsidR="00575D65">
          <w:rPr>
            <w:noProof/>
            <w:webHidden/>
          </w:rPr>
          <w:t>38</w:t>
        </w:r>
      </w:ins>
      <w:ins w:id="2954" w:author="Cailleret Levi (cailllev)" w:date="2020-12-16T09:16:00Z">
        <w:r>
          <w:rPr>
            <w:noProof/>
            <w:webHidden/>
          </w:rPr>
          <w:fldChar w:fldCharType="end"/>
        </w:r>
        <w:r w:rsidRPr="00E04AAA">
          <w:rPr>
            <w:rStyle w:val="Hyperlink"/>
            <w:noProof/>
          </w:rPr>
          <w:fldChar w:fldCharType="end"/>
        </w:r>
      </w:ins>
    </w:p>
    <w:p w14:paraId="6A255BD7" w14:textId="237C6B65" w:rsidR="00A75DB7" w:rsidRDefault="00A75DB7">
      <w:pPr>
        <w:pStyle w:val="TableofFigures"/>
        <w:tabs>
          <w:tab w:val="right" w:leader="dot" w:pos="9016"/>
        </w:tabs>
        <w:rPr>
          <w:ins w:id="2955" w:author="Cailleret Levi (cailllev)" w:date="2020-12-16T09:16:00Z"/>
          <w:noProof/>
        </w:rPr>
      </w:pPr>
      <w:ins w:id="2956" w:author="Cailleret Levi (cailllev)" w:date="2020-12-16T09:16:00Z">
        <w:r w:rsidRPr="00E04AAA">
          <w:rPr>
            <w:rStyle w:val="Hyperlink"/>
            <w:noProof/>
          </w:rPr>
          <w:fldChar w:fldCharType="begin"/>
        </w:r>
        <w:r w:rsidRPr="00E04AAA">
          <w:rPr>
            <w:rStyle w:val="Hyperlink"/>
            <w:noProof/>
          </w:rPr>
          <w:instrText xml:space="preserve"> </w:instrText>
        </w:r>
        <w:r>
          <w:rPr>
            <w:noProof/>
          </w:rPr>
          <w:instrText>HYPERLINK "https://zhaw.sharepoint.com/sites/PAMTD/Freigegebene%20Dokumente/General/PA_MTD.docx" \l "_Toc59002591"</w:instrText>
        </w:r>
        <w:r w:rsidRPr="00E04AAA">
          <w:rPr>
            <w:rStyle w:val="Hyperlink"/>
            <w:noProof/>
          </w:rPr>
          <w:instrText xml:space="preserve"> </w:instrText>
        </w:r>
        <w:r w:rsidRPr="00E04AAA">
          <w:rPr>
            <w:rStyle w:val="Hyperlink"/>
            <w:noProof/>
          </w:rPr>
          <w:fldChar w:fldCharType="separate"/>
        </w:r>
        <w:r w:rsidRPr="00E04AAA">
          <w:rPr>
            <w:rStyle w:val="Hyperlink"/>
            <w:noProof/>
          </w:rPr>
          <w:t>Abbildung 12: Schritte bis der Angreifer gewinnt in allen Modi</w:t>
        </w:r>
        <w:r>
          <w:rPr>
            <w:noProof/>
            <w:webHidden/>
          </w:rPr>
          <w:tab/>
        </w:r>
        <w:r>
          <w:rPr>
            <w:noProof/>
            <w:webHidden/>
          </w:rPr>
          <w:fldChar w:fldCharType="begin"/>
        </w:r>
        <w:r>
          <w:rPr>
            <w:noProof/>
            <w:webHidden/>
          </w:rPr>
          <w:instrText xml:space="preserve"> PAGEREF _Toc59002591 \h </w:instrText>
        </w:r>
      </w:ins>
      <w:r>
        <w:rPr>
          <w:noProof/>
          <w:webHidden/>
        </w:rPr>
      </w:r>
      <w:r>
        <w:rPr>
          <w:noProof/>
          <w:webHidden/>
        </w:rPr>
        <w:fldChar w:fldCharType="separate"/>
      </w:r>
      <w:ins w:id="2957" w:author="Cailleret Levi (cailllev)" w:date="2020-12-18T11:13:00Z">
        <w:r w:rsidR="00575D65">
          <w:rPr>
            <w:noProof/>
            <w:webHidden/>
          </w:rPr>
          <w:t>39</w:t>
        </w:r>
      </w:ins>
      <w:ins w:id="2958" w:author="Cailleret Levi (cailllev)" w:date="2020-12-16T09:16:00Z">
        <w:r>
          <w:rPr>
            <w:noProof/>
            <w:webHidden/>
          </w:rPr>
          <w:fldChar w:fldCharType="end"/>
        </w:r>
        <w:r w:rsidRPr="00E04AAA">
          <w:rPr>
            <w:rStyle w:val="Hyperlink"/>
            <w:noProof/>
          </w:rPr>
          <w:fldChar w:fldCharType="end"/>
        </w:r>
      </w:ins>
    </w:p>
    <w:p w14:paraId="364124D7" w14:textId="5282E6FF" w:rsidR="00A75DB7" w:rsidRDefault="00A75DB7">
      <w:pPr>
        <w:pStyle w:val="TableofFigures"/>
        <w:tabs>
          <w:tab w:val="right" w:leader="dot" w:pos="9016"/>
        </w:tabs>
        <w:rPr>
          <w:ins w:id="2959" w:author="Cailleret Levi (cailllev)" w:date="2020-12-16T09:16:00Z"/>
          <w:noProof/>
        </w:rPr>
      </w:pPr>
      <w:ins w:id="2960" w:author="Cailleret Levi (cailllev)" w:date="2020-12-16T09:16:00Z">
        <w:r w:rsidRPr="00E04AAA">
          <w:rPr>
            <w:rStyle w:val="Hyperlink"/>
            <w:noProof/>
          </w:rPr>
          <w:fldChar w:fldCharType="begin"/>
        </w:r>
        <w:r w:rsidRPr="00E04AAA">
          <w:rPr>
            <w:rStyle w:val="Hyperlink"/>
            <w:noProof/>
          </w:rPr>
          <w:instrText xml:space="preserve"> </w:instrText>
        </w:r>
        <w:r>
          <w:rPr>
            <w:noProof/>
          </w:rPr>
          <w:instrText>HYPERLINK "https://zhaw.sharepoint.com/sites/PAMTD/Freigegebene%20Dokumente/General/PA_MTD.docx" \l "_Toc59002592"</w:instrText>
        </w:r>
        <w:r w:rsidRPr="00E04AAA">
          <w:rPr>
            <w:rStyle w:val="Hyperlink"/>
            <w:noProof/>
          </w:rPr>
          <w:instrText xml:space="preserve"> </w:instrText>
        </w:r>
        <w:r w:rsidRPr="00E04AAA">
          <w:rPr>
            <w:rStyle w:val="Hyperlink"/>
            <w:noProof/>
          </w:rPr>
          <w:fldChar w:fldCharType="separate"/>
        </w:r>
        <w:r w:rsidRPr="00E04AAA">
          <w:rPr>
            <w:rStyle w:val="Hyperlink"/>
            <w:noProof/>
          </w:rPr>
          <w:t>Abbildung 14: Schritte bis der Angreifer gewinnt bei falschem Lernen</w:t>
        </w:r>
        <w:r>
          <w:rPr>
            <w:noProof/>
            <w:webHidden/>
          </w:rPr>
          <w:tab/>
        </w:r>
        <w:r>
          <w:rPr>
            <w:noProof/>
            <w:webHidden/>
          </w:rPr>
          <w:fldChar w:fldCharType="begin"/>
        </w:r>
        <w:r>
          <w:rPr>
            <w:noProof/>
            <w:webHidden/>
          </w:rPr>
          <w:instrText xml:space="preserve"> PAGEREF _Toc59002592 \h </w:instrText>
        </w:r>
      </w:ins>
      <w:r>
        <w:rPr>
          <w:noProof/>
          <w:webHidden/>
        </w:rPr>
      </w:r>
      <w:r>
        <w:rPr>
          <w:noProof/>
          <w:webHidden/>
        </w:rPr>
        <w:fldChar w:fldCharType="separate"/>
      </w:r>
      <w:ins w:id="2961" w:author="Cailleret Levi (cailllev)" w:date="2020-12-18T11:13:00Z">
        <w:r w:rsidR="00575D65">
          <w:rPr>
            <w:noProof/>
            <w:webHidden/>
          </w:rPr>
          <w:t>40</w:t>
        </w:r>
      </w:ins>
      <w:ins w:id="2962" w:author="Cailleret Levi (cailllev)" w:date="2020-12-16T09:16:00Z">
        <w:r>
          <w:rPr>
            <w:noProof/>
            <w:webHidden/>
          </w:rPr>
          <w:fldChar w:fldCharType="end"/>
        </w:r>
        <w:r w:rsidRPr="00E04AAA">
          <w:rPr>
            <w:rStyle w:val="Hyperlink"/>
            <w:noProof/>
          </w:rPr>
          <w:fldChar w:fldCharType="end"/>
        </w:r>
      </w:ins>
    </w:p>
    <w:p w14:paraId="7C2F2EDC" w14:textId="37C60D7F" w:rsidR="00A75DB7" w:rsidRDefault="00A75DB7">
      <w:pPr>
        <w:pStyle w:val="TableofFigures"/>
        <w:tabs>
          <w:tab w:val="right" w:leader="dot" w:pos="9016"/>
        </w:tabs>
        <w:rPr>
          <w:ins w:id="2963" w:author="Cailleret Levi (cailllev)" w:date="2020-12-16T09:16:00Z"/>
          <w:noProof/>
        </w:rPr>
      </w:pPr>
      <w:ins w:id="2964" w:author="Cailleret Levi (cailllev)" w:date="2020-12-16T09:16:00Z">
        <w:r w:rsidRPr="00E04AAA">
          <w:rPr>
            <w:rStyle w:val="Hyperlink"/>
            <w:noProof/>
          </w:rPr>
          <w:fldChar w:fldCharType="begin"/>
        </w:r>
        <w:r w:rsidRPr="00E04AAA">
          <w:rPr>
            <w:rStyle w:val="Hyperlink"/>
            <w:noProof/>
          </w:rPr>
          <w:instrText xml:space="preserve"> </w:instrText>
        </w:r>
        <w:r>
          <w:rPr>
            <w:noProof/>
          </w:rPr>
          <w:instrText>HYPERLINK "https://zhaw.sharepoint.com/sites/PAMTD/Freigegebene%20Dokumente/General/PA_MTD.docx" \l "_Toc59002593"</w:instrText>
        </w:r>
        <w:r w:rsidRPr="00E04AAA">
          <w:rPr>
            <w:rStyle w:val="Hyperlink"/>
            <w:noProof/>
          </w:rPr>
          <w:instrText xml:space="preserve"> </w:instrText>
        </w:r>
        <w:r w:rsidRPr="00E04AAA">
          <w:rPr>
            <w:rStyle w:val="Hyperlink"/>
            <w:noProof/>
          </w:rPr>
          <w:fldChar w:fldCharType="separate"/>
        </w:r>
        <w:r w:rsidRPr="00E04AAA">
          <w:rPr>
            <w:rStyle w:val="Hyperlink"/>
            <w:noProof/>
          </w:rPr>
          <w:t>Abbildung 13: Belohnung pro Schritt bei falschem Lernen</w:t>
        </w:r>
        <w:r>
          <w:rPr>
            <w:noProof/>
            <w:webHidden/>
          </w:rPr>
          <w:tab/>
        </w:r>
        <w:r>
          <w:rPr>
            <w:noProof/>
            <w:webHidden/>
          </w:rPr>
          <w:fldChar w:fldCharType="begin"/>
        </w:r>
        <w:r>
          <w:rPr>
            <w:noProof/>
            <w:webHidden/>
          </w:rPr>
          <w:instrText xml:space="preserve"> PAGEREF _Toc59002593 \h </w:instrText>
        </w:r>
      </w:ins>
      <w:r>
        <w:rPr>
          <w:noProof/>
          <w:webHidden/>
        </w:rPr>
      </w:r>
      <w:r>
        <w:rPr>
          <w:noProof/>
          <w:webHidden/>
        </w:rPr>
        <w:fldChar w:fldCharType="separate"/>
      </w:r>
      <w:ins w:id="2965" w:author="Cailleret Levi (cailllev)" w:date="2020-12-18T11:13:00Z">
        <w:r w:rsidR="00575D65">
          <w:rPr>
            <w:noProof/>
            <w:webHidden/>
          </w:rPr>
          <w:t>40</w:t>
        </w:r>
      </w:ins>
      <w:ins w:id="2966" w:author="Cailleret Levi (cailllev)" w:date="2020-12-16T09:16:00Z">
        <w:r>
          <w:rPr>
            <w:noProof/>
            <w:webHidden/>
          </w:rPr>
          <w:fldChar w:fldCharType="end"/>
        </w:r>
        <w:r w:rsidRPr="00E04AAA">
          <w:rPr>
            <w:rStyle w:val="Hyperlink"/>
            <w:noProof/>
          </w:rPr>
          <w:fldChar w:fldCharType="end"/>
        </w:r>
      </w:ins>
    </w:p>
    <w:p w14:paraId="09220B36" w14:textId="39259732" w:rsidR="0061414B" w:rsidRPr="007A0D2B" w:rsidRDefault="00A75DB7" w:rsidP="00EE1E53">
      <w:pPr>
        <w:rPr>
          <w:lang w:val="en-US"/>
          <w:rPrChange w:id="2967" w:author="Cailleret Levi (cailllev)" w:date="2020-12-16T08:42:00Z">
            <w:rPr/>
          </w:rPrChange>
        </w:rPr>
      </w:pPr>
      <w:ins w:id="2968" w:author="Cailleret Levi (cailllev)" w:date="2020-12-16T09:16:00Z">
        <w:r>
          <w:rPr>
            <w:lang w:val="en-US"/>
          </w:rPr>
          <w:fldChar w:fldCharType="end"/>
        </w:r>
      </w:ins>
    </w:p>
    <w:p w14:paraId="39247959" w14:textId="2AFADC01" w:rsidR="00024973" w:rsidRDefault="00024973" w:rsidP="00EE1E53">
      <w:pPr>
        <w:pStyle w:val="Heading2"/>
      </w:pPr>
      <w:bookmarkStart w:id="2969" w:name="_Toc59300866"/>
      <w:r>
        <w:t>Tabellenverzeichnis</w:t>
      </w:r>
      <w:bookmarkEnd w:id="2969"/>
    </w:p>
    <w:p w14:paraId="1C1E1874" w14:textId="2D0C12FD" w:rsidR="00701155" w:rsidRDefault="00A75DB7">
      <w:pPr>
        <w:pStyle w:val="TableofFigures"/>
        <w:tabs>
          <w:tab w:val="right" w:leader="dot" w:pos="9016"/>
        </w:tabs>
        <w:rPr>
          <w:ins w:id="2970" w:author="Cailleret Levi (cailllev)" w:date="2020-12-16T09:18:00Z"/>
          <w:rFonts w:eastAsiaTheme="minorEastAsia"/>
          <w:noProof/>
          <w:lang w:eastAsia="de-CH"/>
        </w:rPr>
      </w:pPr>
      <w:ins w:id="2971" w:author="Cailleret Levi (cailllev)" w:date="2020-12-16T09:16:00Z">
        <w:r>
          <w:fldChar w:fldCharType="begin"/>
        </w:r>
        <w:r>
          <w:instrText xml:space="preserve"> TOC \h \z \c "Tabelle" </w:instrText>
        </w:r>
      </w:ins>
      <w:r>
        <w:fldChar w:fldCharType="separate"/>
      </w:r>
      <w:ins w:id="2972" w:author="Cailleret Levi (cailllev)" w:date="2020-12-16T09:18:00Z">
        <w:r w:rsidR="00701155" w:rsidRPr="009445EE">
          <w:rPr>
            <w:rStyle w:val="Hyperlink"/>
            <w:noProof/>
          </w:rPr>
          <w:fldChar w:fldCharType="begin"/>
        </w:r>
        <w:r w:rsidR="00701155" w:rsidRPr="009445EE">
          <w:rPr>
            <w:rStyle w:val="Hyperlink"/>
            <w:noProof/>
          </w:rPr>
          <w:instrText xml:space="preserve"> </w:instrText>
        </w:r>
        <w:r w:rsidR="00701155">
          <w:rPr>
            <w:noProof/>
          </w:rPr>
          <w:instrText>HYPERLINK \l "_Toc59002708"</w:instrText>
        </w:r>
        <w:r w:rsidR="00701155" w:rsidRPr="009445EE">
          <w:rPr>
            <w:rStyle w:val="Hyperlink"/>
            <w:noProof/>
          </w:rPr>
          <w:instrText xml:space="preserve"> </w:instrText>
        </w:r>
        <w:r w:rsidR="00701155" w:rsidRPr="009445EE">
          <w:rPr>
            <w:rStyle w:val="Hyperlink"/>
            <w:noProof/>
          </w:rPr>
          <w:fldChar w:fldCharType="separate"/>
        </w:r>
        <w:r w:rsidR="00701155" w:rsidRPr="009445EE">
          <w:rPr>
            <w:rStyle w:val="Hyperlink"/>
            <w:noProof/>
          </w:rPr>
          <w:t>Tabelle 1: Übersicht der Aspekte</w:t>
        </w:r>
        <w:r w:rsidR="00701155">
          <w:rPr>
            <w:noProof/>
            <w:webHidden/>
          </w:rPr>
          <w:tab/>
        </w:r>
        <w:r w:rsidR="00701155">
          <w:rPr>
            <w:noProof/>
            <w:webHidden/>
          </w:rPr>
          <w:fldChar w:fldCharType="begin"/>
        </w:r>
        <w:r w:rsidR="00701155">
          <w:rPr>
            <w:noProof/>
            <w:webHidden/>
          </w:rPr>
          <w:instrText xml:space="preserve"> PAGEREF _Toc59002708 \h </w:instrText>
        </w:r>
      </w:ins>
      <w:r w:rsidR="00701155">
        <w:rPr>
          <w:noProof/>
          <w:webHidden/>
        </w:rPr>
      </w:r>
      <w:r w:rsidR="00701155">
        <w:rPr>
          <w:noProof/>
          <w:webHidden/>
        </w:rPr>
        <w:fldChar w:fldCharType="separate"/>
      </w:r>
      <w:ins w:id="2973" w:author="Cailleret Levi (cailllev)" w:date="2020-12-18T11:13:00Z">
        <w:r w:rsidR="00575D65">
          <w:rPr>
            <w:noProof/>
            <w:webHidden/>
          </w:rPr>
          <w:t>12</w:t>
        </w:r>
      </w:ins>
      <w:ins w:id="2974" w:author="Cailleret Levi (cailllev)" w:date="2020-12-16T09:18:00Z">
        <w:r w:rsidR="00701155">
          <w:rPr>
            <w:noProof/>
            <w:webHidden/>
          </w:rPr>
          <w:fldChar w:fldCharType="end"/>
        </w:r>
        <w:r w:rsidR="00701155" w:rsidRPr="009445EE">
          <w:rPr>
            <w:rStyle w:val="Hyperlink"/>
            <w:noProof/>
          </w:rPr>
          <w:fldChar w:fldCharType="end"/>
        </w:r>
      </w:ins>
    </w:p>
    <w:p w14:paraId="499CCC6B" w14:textId="638AA240" w:rsidR="00701155" w:rsidRDefault="00701155">
      <w:pPr>
        <w:pStyle w:val="TableofFigures"/>
        <w:tabs>
          <w:tab w:val="right" w:leader="dot" w:pos="9016"/>
        </w:tabs>
        <w:rPr>
          <w:ins w:id="2975" w:author="Cailleret Levi (cailllev)" w:date="2020-12-16T09:18:00Z"/>
          <w:rFonts w:eastAsiaTheme="minorEastAsia"/>
          <w:noProof/>
          <w:lang w:eastAsia="de-CH"/>
        </w:rPr>
      </w:pPr>
      <w:ins w:id="2976" w:author="Cailleret Levi (cailllev)" w:date="2020-12-16T09:18:00Z">
        <w:r w:rsidRPr="009445EE">
          <w:rPr>
            <w:rStyle w:val="Hyperlink"/>
            <w:noProof/>
          </w:rPr>
          <w:fldChar w:fldCharType="begin"/>
        </w:r>
        <w:r w:rsidRPr="009445EE">
          <w:rPr>
            <w:rStyle w:val="Hyperlink"/>
            <w:noProof/>
          </w:rPr>
          <w:instrText xml:space="preserve"> </w:instrText>
        </w:r>
        <w:r>
          <w:rPr>
            <w:noProof/>
          </w:rPr>
          <w:instrText>HYPERLINK \l "_Toc59002709"</w:instrText>
        </w:r>
        <w:r w:rsidRPr="009445EE">
          <w:rPr>
            <w:rStyle w:val="Hyperlink"/>
            <w:noProof/>
          </w:rPr>
          <w:instrText xml:space="preserve"> </w:instrText>
        </w:r>
        <w:r w:rsidRPr="009445EE">
          <w:rPr>
            <w:rStyle w:val="Hyperlink"/>
            <w:noProof/>
          </w:rPr>
          <w:fldChar w:fldCharType="separate"/>
        </w:r>
        <w:r w:rsidRPr="009445EE">
          <w:rPr>
            <w:rStyle w:val="Hyperlink"/>
            <w:noProof/>
          </w:rPr>
          <w:t>Tabelle 2: Effektivität von MTDs nach Art des Angreifers gegenüber Statischen Verteidigungen</w:t>
        </w:r>
        <w:r>
          <w:rPr>
            <w:noProof/>
            <w:webHidden/>
          </w:rPr>
          <w:tab/>
        </w:r>
        <w:r>
          <w:rPr>
            <w:noProof/>
            <w:webHidden/>
          </w:rPr>
          <w:fldChar w:fldCharType="begin"/>
        </w:r>
        <w:r>
          <w:rPr>
            <w:noProof/>
            <w:webHidden/>
          </w:rPr>
          <w:instrText xml:space="preserve"> PAGEREF _Toc59002709 \h </w:instrText>
        </w:r>
      </w:ins>
      <w:r>
        <w:rPr>
          <w:noProof/>
          <w:webHidden/>
        </w:rPr>
      </w:r>
      <w:r>
        <w:rPr>
          <w:noProof/>
          <w:webHidden/>
        </w:rPr>
        <w:fldChar w:fldCharType="separate"/>
      </w:r>
      <w:ins w:id="2977" w:author="Cailleret Levi (cailllev)" w:date="2020-12-18T11:13:00Z">
        <w:r w:rsidR="00575D65">
          <w:rPr>
            <w:noProof/>
            <w:webHidden/>
          </w:rPr>
          <w:t>12</w:t>
        </w:r>
      </w:ins>
      <w:ins w:id="2978" w:author="Cailleret Levi (cailllev)" w:date="2020-12-16T09:18:00Z">
        <w:r>
          <w:rPr>
            <w:noProof/>
            <w:webHidden/>
          </w:rPr>
          <w:fldChar w:fldCharType="end"/>
        </w:r>
        <w:r w:rsidRPr="009445EE">
          <w:rPr>
            <w:rStyle w:val="Hyperlink"/>
            <w:noProof/>
          </w:rPr>
          <w:fldChar w:fldCharType="end"/>
        </w:r>
      </w:ins>
    </w:p>
    <w:p w14:paraId="1F5AFA24" w14:textId="7C567DBC" w:rsidR="00701155" w:rsidRDefault="00701155">
      <w:pPr>
        <w:pStyle w:val="TableofFigures"/>
        <w:tabs>
          <w:tab w:val="right" w:leader="dot" w:pos="9016"/>
        </w:tabs>
        <w:rPr>
          <w:ins w:id="2979" w:author="Cailleret Levi (cailllev)" w:date="2020-12-16T09:18:00Z"/>
          <w:rFonts w:eastAsiaTheme="minorEastAsia"/>
          <w:noProof/>
          <w:lang w:eastAsia="de-CH"/>
        </w:rPr>
      </w:pPr>
      <w:ins w:id="2980" w:author="Cailleret Levi (cailllev)" w:date="2020-12-16T09:18:00Z">
        <w:r w:rsidRPr="009445EE">
          <w:rPr>
            <w:rStyle w:val="Hyperlink"/>
            <w:noProof/>
          </w:rPr>
          <w:fldChar w:fldCharType="begin"/>
        </w:r>
        <w:r w:rsidRPr="009445EE">
          <w:rPr>
            <w:rStyle w:val="Hyperlink"/>
            <w:noProof/>
          </w:rPr>
          <w:instrText xml:space="preserve"> </w:instrText>
        </w:r>
        <w:r>
          <w:rPr>
            <w:noProof/>
          </w:rPr>
          <w:instrText>HYPERLINK \l "_Toc59002710"</w:instrText>
        </w:r>
        <w:r w:rsidRPr="009445EE">
          <w:rPr>
            <w:rStyle w:val="Hyperlink"/>
            <w:noProof/>
          </w:rPr>
          <w:instrText xml:space="preserve"> </w:instrText>
        </w:r>
        <w:r w:rsidRPr="009445EE">
          <w:rPr>
            <w:rStyle w:val="Hyperlink"/>
            <w:noProof/>
          </w:rPr>
          <w:fldChar w:fldCharType="separate"/>
        </w:r>
        <w:r w:rsidRPr="009445EE">
          <w:rPr>
            <w:rStyle w:val="Hyperlink"/>
            <w:noProof/>
          </w:rPr>
          <w:t>Tabelle 3: Legender der Wahrscheinlichkeiten des Modells 1.0</w:t>
        </w:r>
        <w:r>
          <w:rPr>
            <w:noProof/>
            <w:webHidden/>
          </w:rPr>
          <w:tab/>
        </w:r>
        <w:r>
          <w:rPr>
            <w:noProof/>
            <w:webHidden/>
          </w:rPr>
          <w:fldChar w:fldCharType="begin"/>
        </w:r>
        <w:r>
          <w:rPr>
            <w:noProof/>
            <w:webHidden/>
          </w:rPr>
          <w:instrText xml:space="preserve"> PAGEREF _Toc59002710 \h </w:instrText>
        </w:r>
      </w:ins>
      <w:r>
        <w:rPr>
          <w:noProof/>
          <w:webHidden/>
        </w:rPr>
      </w:r>
      <w:r>
        <w:rPr>
          <w:noProof/>
          <w:webHidden/>
        </w:rPr>
        <w:fldChar w:fldCharType="separate"/>
      </w:r>
      <w:ins w:id="2981" w:author="Cailleret Levi (cailllev)" w:date="2020-12-18T11:13:00Z">
        <w:r w:rsidR="00575D65">
          <w:rPr>
            <w:noProof/>
            <w:webHidden/>
          </w:rPr>
          <w:t>19</w:t>
        </w:r>
      </w:ins>
      <w:ins w:id="2982" w:author="Cailleret Levi (cailllev)" w:date="2020-12-16T09:18:00Z">
        <w:r>
          <w:rPr>
            <w:noProof/>
            <w:webHidden/>
          </w:rPr>
          <w:fldChar w:fldCharType="end"/>
        </w:r>
        <w:r w:rsidRPr="009445EE">
          <w:rPr>
            <w:rStyle w:val="Hyperlink"/>
            <w:noProof/>
          </w:rPr>
          <w:fldChar w:fldCharType="end"/>
        </w:r>
      </w:ins>
    </w:p>
    <w:p w14:paraId="003B05AF" w14:textId="0935801A" w:rsidR="00701155" w:rsidRDefault="00701155">
      <w:pPr>
        <w:pStyle w:val="TableofFigures"/>
        <w:tabs>
          <w:tab w:val="right" w:leader="dot" w:pos="9016"/>
        </w:tabs>
        <w:rPr>
          <w:ins w:id="2983" w:author="Cailleret Levi (cailllev)" w:date="2020-12-16T09:18:00Z"/>
          <w:rFonts w:eastAsiaTheme="minorEastAsia"/>
          <w:noProof/>
          <w:lang w:eastAsia="de-CH"/>
        </w:rPr>
      </w:pPr>
      <w:ins w:id="2984" w:author="Cailleret Levi (cailllev)" w:date="2020-12-16T09:18:00Z">
        <w:r w:rsidRPr="009445EE">
          <w:rPr>
            <w:rStyle w:val="Hyperlink"/>
            <w:noProof/>
          </w:rPr>
          <w:fldChar w:fldCharType="begin"/>
        </w:r>
        <w:r w:rsidRPr="009445EE">
          <w:rPr>
            <w:rStyle w:val="Hyperlink"/>
            <w:noProof/>
          </w:rPr>
          <w:instrText xml:space="preserve"> </w:instrText>
        </w:r>
        <w:r>
          <w:rPr>
            <w:noProof/>
          </w:rPr>
          <w:instrText>HYPERLINK \l "_Toc59002711"</w:instrText>
        </w:r>
        <w:r w:rsidRPr="009445EE">
          <w:rPr>
            <w:rStyle w:val="Hyperlink"/>
            <w:noProof/>
          </w:rPr>
          <w:instrText xml:space="preserve"> </w:instrText>
        </w:r>
        <w:r w:rsidRPr="009445EE">
          <w:rPr>
            <w:rStyle w:val="Hyperlink"/>
            <w:noProof/>
          </w:rPr>
          <w:fldChar w:fldCharType="separate"/>
        </w:r>
        <w:r w:rsidRPr="009445EE">
          <w:rPr>
            <w:rStyle w:val="Hyperlink"/>
            <w:noProof/>
          </w:rPr>
          <w:t>Tabelle 4: Legende und Beispielswahrscheinlichkeiten des Modell 2.0</w:t>
        </w:r>
        <w:r>
          <w:rPr>
            <w:noProof/>
            <w:webHidden/>
          </w:rPr>
          <w:tab/>
        </w:r>
        <w:r>
          <w:rPr>
            <w:noProof/>
            <w:webHidden/>
          </w:rPr>
          <w:fldChar w:fldCharType="begin"/>
        </w:r>
        <w:r>
          <w:rPr>
            <w:noProof/>
            <w:webHidden/>
          </w:rPr>
          <w:instrText xml:space="preserve"> PAGEREF _Toc59002711 \h </w:instrText>
        </w:r>
      </w:ins>
      <w:r>
        <w:rPr>
          <w:noProof/>
          <w:webHidden/>
        </w:rPr>
      </w:r>
      <w:r>
        <w:rPr>
          <w:noProof/>
          <w:webHidden/>
        </w:rPr>
        <w:fldChar w:fldCharType="separate"/>
      </w:r>
      <w:ins w:id="2985" w:author="Cailleret Levi (cailllev)" w:date="2020-12-18T11:13:00Z">
        <w:r w:rsidR="00575D65">
          <w:rPr>
            <w:noProof/>
            <w:webHidden/>
          </w:rPr>
          <w:t>22</w:t>
        </w:r>
      </w:ins>
      <w:ins w:id="2986" w:author="Cailleret Levi (cailllev)" w:date="2020-12-16T09:18:00Z">
        <w:r>
          <w:rPr>
            <w:noProof/>
            <w:webHidden/>
          </w:rPr>
          <w:fldChar w:fldCharType="end"/>
        </w:r>
        <w:r w:rsidRPr="009445EE">
          <w:rPr>
            <w:rStyle w:val="Hyperlink"/>
            <w:noProof/>
          </w:rPr>
          <w:fldChar w:fldCharType="end"/>
        </w:r>
      </w:ins>
    </w:p>
    <w:p w14:paraId="7355AC70" w14:textId="5E804ED6" w:rsidR="00701155" w:rsidRDefault="00701155">
      <w:pPr>
        <w:pStyle w:val="TableofFigures"/>
        <w:tabs>
          <w:tab w:val="right" w:leader="dot" w:pos="9016"/>
        </w:tabs>
        <w:rPr>
          <w:ins w:id="2987" w:author="Cailleret Levi (cailllev)" w:date="2020-12-16T09:18:00Z"/>
          <w:rFonts w:eastAsiaTheme="minorEastAsia"/>
          <w:noProof/>
          <w:lang w:eastAsia="de-CH"/>
        </w:rPr>
      </w:pPr>
      <w:ins w:id="2988" w:author="Cailleret Levi (cailllev)" w:date="2020-12-16T09:18:00Z">
        <w:r w:rsidRPr="009445EE">
          <w:rPr>
            <w:rStyle w:val="Hyperlink"/>
            <w:noProof/>
          </w:rPr>
          <w:fldChar w:fldCharType="begin"/>
        </w:r>
        <w:r w:rsidRPr="009445EE">
          <w:rPr>
            <w:rStyle w:val="Hyperlink"/>
            <w:noProof/>
          </w:rPr>
          <w:instrText xml:space="preserve"> </w:instrText>
        </w:r>
        <w:r>
          <w:rPr>
            <w:noProof/>
          </w:rPr>
          <w:instrText>HYPERLINK \l "_Toc59002712"</w:instrText>
        </w:r>
        <w:r w:rsidRPr="009445EE">
          <w:rPr>
            <w:rStyle w:val="Hyperlink"/>
            <w:noProof/>
          </w:rPr>
          <w:instrText xml:space="preserve"> </w:instrText>
        </w:r>
        <w:r w:rsidRPr="009445EE">
          <w:rPr>
            <w:rStyle w:val="Hyperlink"/>
            <w:noProof/>
          </w:rPr>
          <w:fldChar w:fldCharType="separate"/>
        </w:r>
        <w:r w:rsidRPr="009445EE">
          <w:rPr>
            <w:rStyle w:val="Hyperlink"/>
            <w:noProof/>
          </w:rPr>
          <w:t>Tabelle 5: Legender der möglichen Aktionen und Zustände</w:t>
        </w:r>
        <w:r>
          <w:rPr>
            <w:noProof/>
            <w:webHidden/>
          </w:rPr>
          <w:tab/>
        </w:r>
        <w:r>
          <w:rPr>
            <w:noProof/>
            <w:webHidden/>
          </w:rPr>
          <w:fldChar w:fldCharType="begin"/>
        </w:r>
        <w:r>
          <w:rPr>
            <w:noProof/>
            <w:webHidden/>
          </w:rPr>
          <w:instrText xml:space="preserve"> PAGEREF _Toc59002712 \h </w:instrText>
        </w:r>
      </w:ins>
      <w:r>
        <w:rPr>
          <w:noProof/>
          <w:webHidden/>
        </w:rPr>
      </w:r>
      <w:r>
        <w:rPr>
          <w:noProof/>
          <w:webHidden/>
        </w:rPr>
        <w:fldChar w:fldCharType="separate"/>
      </w:r>
      <w:ins w:id="2989" w:author="Cailleret Levi (cailllev)" w:date="2020-12-18T11:13:00Z">
        <w:r w:rsidR="00575D65">
          <w:rPr>
            <w:noProof/>
            <w:webHidden/>
          </w:rPr>
          <w:t>25</w:t>
        </w:r>
      </w:ins>
      <w:ins w:id="2990" w:author="Cailleret Levi (cailllev)" w:date="2020-12-16T09:18:00Z">
        <w:r>
          <w:rPr>
            <w:noProof/>
            <w:webHidden/>
          </w:rPr>
          <w:fldChar w:fldCharType="end"/>
        </w:r>
        <w:r w:rsidRPr="009445EE">
          <w:rPr>
            <w:rStyle w:val="Hyperlink"/>
            <w:noProof/>
          </w:rPr>
          <w:fldChar w:fldCharType="end"/>
        </w:r>
      </w:ins>
    </w:p>
    <w:p w14:paraId="38C548CA" w14:textId="248E6B93" w:rsidR="00701155" w:rsidRDefault="00701155">
      <w:pPr>
        <w:pStyle w:val="TableofFigures"/>
        <w:tabs>
          <w:tab w:val="right" w:leader="dot" w:pos="9016"/>
        </w:tabs>
        <w:rPr>
          <w:ins w:id="2991" w:author="Cailleret Levi (cailllev)" w:date="2020-12-16T09:18:00Z"/>
          <w:rFonts w:eastAsiaTheme="minorEastAsia"/>
          <w:noProof/>
          <w:lang w:eastAsia="de-CH"/>
        </w:rPr>
      </w:pPr>
      <w:ins w:id="2992" w:author="Cailleret Levi (cailllev)" w:date="2020-12-16T09:18:00Z">
        <w:r w:rsidRPr="009445EE">
          <w:rPr>
            <w:rStyle w:val="Hyperlink"/>
            <w:noProof/>
          </w:rPr>
          <w:fldChar w:fldCharType="begin"/>
        </w:r>
        <w:r w:rsidRPr="009445EE">
          <w:rPr>
            <w:rStyle w:val="Hyperlink"/>
            <w:noProof/>
          </w:rPr>
          <w:instrText xml:space="preserve"> </w:instrText>
        </w:r>
        <w:r>
          <w:rPr>
            <w:noProof/>
          </w:rPr>
          <w:instrText>HYPERLINK \l "_Toc59002713"</w:instrText>
        </w:r>
        <w:r w:rsidRPr="009445EE">
          <w:rPr>
            <w:rStyle w:val="Hyperlink"/>
            <w:noProof/>
          </w:rPr>
          <w:instrText xml:space="preserve"> </w:instrText>
        </w:r>
        <w:r w:rsidRPr="009445EE">
          <w:rPr>
            <w:rStyle w:val="Hyperlink"/>
            <w:noProof/>
          </w:rPr>
          <w:fldChar w:fldCharType="separate"/>
        </w:r>
        <w:r w:rsidRPr="009445EE">
          <w:rPr>
            <w:rStyle w:val="Hyperlink"/>
            <w:noProof/>
          </w:rPr>
          <w:t>Tabelle 6: Kosten der MTD-Aktionen</w:t>
        </w:r>
        <w:r>
          <w:rPr>
            <w:noProof/>
            <w:webHidden/>
          </w:rPr>
          <w:tab/>
        </w:r>
        <w:r>
          <w:rPr>
            <w:noProof/>
            <w:webHidden/>
          </w:rPr>
          <w:fldChar w:fldCharType="begin"/>
        </w:r>
        <w:r>
          <w:rPr>
            <w:noProof/>
            <w:webHidden/>
          </w:rPr>
          <w:instrText xml:space="preserve"> PAGEREF _Toc59002713 \h </w:instrText>
        </w:r>
      </w:ins>
      <w:r>
        <w:rPr>
          <w:noProof/>
          <w:webHidden/>
        </w:rPr>
      </w:r>
      <w:r>
        <w:rPr>
          <w:noProof/>
          <w:webHidden/>
        </w:rPr>
        <w:fldChar w:fldCharType="separate"/>
      </w:r>
      <w:ins w:id="2993" w:author="Cailleret Levi (cailllev)" w:date="2020-12-18T11:13:00Z">
        <w:r w:rsidR="00575D65">
          <w:rPr>
            <w:noProof/>
            <w:webHidden/>
          </w:rPr>
          <w:t>26</w:t>
        </w:r>
      </w:ins>
      <w:ins w:id="2994" w:author="Cailleret Levi (cailllev)" w:date="2020-12-16T09:18:00Z">
        <w:r>
          <w:rPr>
            <w:noProof/>
            <w:webHidden/>
          </w:rPr>
          <w:fldChar w:fldCharType="end"/>
        </w:r>
        <w:r w:rsidRPr="009445EE">
          <w:rPr>
            <w:rStyle w:val="Hyperlink"/>
            <w:noProof/>
          </w:rPr>
          <w:fldChar w:fldCharType="end"/>
        </w:r>
      </w:ins>
    </w:p>
    <w:p w14:paraId="0386383D" w14:textId="1C4821A2" w:rsidR="00701155" w:rsidRDefault="00701155">
      <w:pPr>
        <w:pStyle w:val="TableofFigures"/>
        <w:tabs>
          <w:tab w:val="right" w:leader="dot" w:pos="9016"/>
        </w:tabs>
        <w:rPr>
          <w:ins w:id="2995" w:author="Cailleret Levi (cailllev)" w:date="2020-12-16T09:18:00Z"/>
          <w:rFonts w:eastAsiaTheme="minorEastAsia"/>
          <w:noProof/>
          <w:lang w:eastAsia="de-CH"/>
        </w:rPr>
      </w:pPr>
      <w:ins w:id="2996" w:author="Cailleret Levi (cailllev)" w:date="2020-12-16T09:18:00Z">
        <w:r w:rsidRPr="009445EE">
          <w:rPr>
            <w:rStyle w:val="Hyperlink"/>
            <w:noProof/>
          </w:rPr>
          <w:fldChar w:fldCharType="begin"/>
        </w:r>
        <w:r w:rsidRPr="009445EE">
          <w:rPr>
            <w:rStyle w:val="Hyperlink"/>
            <w:noProof/>
          </w:rPr>
          <w:instrText xml:space="preserve"> </w:instrText>
        </w:r>
        <w:r>
          <w:rPr>
            <w:noProof/>
          </w:rPr>
          <w:instrText>HYPERLINK \l "_Toc59002714"</w:instrText>
        </w:r>
        <w:r w:rsidRPr="009445EE">
          <w:rPr>
            <w:rStyle w:val="Hyperlink"/>
            <w:noProof/>
          </w:rPr>
          <w:instrText xml:space="preserve"> </w:instrText>
        </w:r>
        <w:r w:rsidRPr="009445EE">
          <w:rPr>
            <w:rStyle w:val="Hyperlink"/>
            <w:noProof/>
          </w:rPr>
          <w:fldChar w:fldCharType="separate"/>
        </w:r>
        <w:r w:rsidRPr="009445EE">
          <w:rPr>
            <w:rStyle w:val="Hyperlink"/>
            <w:noProof/>
          </w:rPr>
          <w:t>Tabelle 7: Resultate "Normal"</w:t>
        </w:r>
        <w:r>
          <w:rPr>
            <w:noProof/>
            <w:webHidden/>
          </w:rPr>
          <w:tab/>
        </w:r>
        <w:r>
          <w:rPr>
            <w:noProof/>
            <w:webHidden/>
          </w:rPr>
          <w:fldChar w:fldCharType="begin"/>
        </w:r>
        <w:r>
          <w:rPr>
            <w:noProof/>
            <w:webHidden/>
          </w:rPr>
          <w:instrText xml:space="preserve"> PAGEREF _Toc59002714 \h </w:instrText>
        </w:r>
      </w:ins>
      <w:r>
        <w:rPr>
          <w:noProof/>
          <w:webHidden/>
        </w:rPr>
      </w:r>
      <w:r>
        <w:rPr>
          <w:noProof/>
          <w:webHidden/>
        </w:rPr>
        <w:fldChar w:fldCharType="separate"/>
      </w:r>
      <w:ins w:id="2997" w:author="Cailleret Levi (cailllev)" w:date="2020-12-18T11:13:00Z">
        <w:r w:rsidR="00575D65">
          <w:rPr>
            <w:noProof/>
            <w:webHidden/>
          </w:rPr>
          <w:t>33</w:t>
        </w:r>
      </w:ins>
      <w:ins w:id="2998" w:author="Cailleret Levi (cailllev)" w:date="2020-12-16T09:18:00Z">
        <w:r>
          <w:rPr>
            <w:noProof/>
            <w:webHidden/>
          </w:rPr>
          <w:fldChar w:fldCharType="end"/>
        </w:r>
        <w:r w:rsidRPr="009445EE">
          <w:rPr>
            <w:rStyle w:val="Hyperlink"/>
            <w:noProof/>
          </w:rPr>
          <w:fldChar w:fldCharType="end"/>
        </w:r>
      </w:ins>
    </w:p>
    <w:p w14:paraId="4F28413E" w14:textId="30E7282A" w:rsidR="00701155" w:rsidRDefault="00701155">
      <w:pPr>
        <w:pStyle w:val="TableofFigures"/>
        <w:tabs>
          <w:tab w:val="right" w:leader="dot" w:pos="9016"/>
        </w:tabs>
        <w:rPr>
          <w:ins w:id="2999" w:author="Cailleret Levi (cailllev)" w:date="2020-12-16T09:18:00Z"/>
          <w:rFonts w:eastAsiaTheme="minorEastAsia"/>
          <w:noProof/>
          <w:lang w:eastAsia="de-CH"/>
        </w:rPr>
      </w:pPr>
      <w:ins w:id="3000" w:author="Cailleret Levi (cailllev)" w:date="2020-12-16T09:18:00Z">
        <w:r w:rsidRPr="009445EE">
          <w:rPr>
            <w:rStyle w:val="Hyperlink"/>
            <w:noProof/>
          </w:rPr>
          <w:fldChar w:fldCharType="begin"/>
        </w:r>
        <w:r w:rsidRPr="009445EE">
          <w:rPr>
            <w:rStyle w:val="Hyperlink"/>
            <w:noProof/>
          </w:rPr>
          <w:instrText xml:space="preserve"> </w:instrText>
        </w:r>
        <w:r>
          <w:rPr>
            <w:noProof/>
          </w:rPr>
          <w:instrText>HYPERLINK \l "_Toc59002715"</w:instrText>
        </w:r>
        <w:r w:rsidRPr="009445EE">
          <w:rPr>
            <w:rStyle w:val="Hyperlink"/>
            <w:noProof/>
          </w:rPr>
          <w:instrText xml:space="preserve"> </w:instrText>
        </w:r>
        <w:r w:rsidRPr="009445EE">
          <w:rPr>
            <w:rStyle w:val="Hyperlink"/>
            <w:noProof/>
          </w:rPr>
          <w:fldChar w:fldCharType="separate"/>
        </w:r>
        <w:r w:rsidRPr="009445EE">
          <w:rPr>
            <w:rStyle w:val="Hyperlink"/>
            <w:noProof/>
          </w:rPr>
          <w:t>Tabelle 8: Resultate "Nur Services"</w:t>
        </w:r>
        <w:r>
          <w:rPr>
            <w:noProof/>
            <w:webHidden/>
          </w:rPr>
          <w:tab/>
        </w:r>
        <w:r>
          <w:rPr>
            <w:noProof/>
            <w:webHidden/>
          </w:rPr>
          <w:fldChar w:fldCharType="begin"/>
        </w:r>
        <w:r>
          <w:rPr>
            <w:noProof/>
            <w:webHidden/>
          </w:rPr>
          <w:instrText xml:space="preserve"> PAGEREF _Toc59002715 \h </w:instrText>
        </w:r>
      </w:ins>
      <w:r>
        <w:rPr>
          <w:noProof/>
          <w:webHidden/>
        </w:rPr>
      </w:r>
      <w:r>
        <w:rPr>
          <w:noProof/>
          <w:webHidden/>
        </w:rPr>
        <w:fldChar w:fldCharType="separate"/>
      </w:r>
      <w:ins w:id="3001" w:author="Cailleret Levi (cailllev)" w:date="2020-12-18T11:13:00Z">
        <w:r w:rsidR="00575D65">
          <w:rPr>
            <w:noProof/>
            <w:webHidden/>
          </w:rPr>
          <w:t>34</w:t>
        </w:r>
      </w:ins>
      <w:ins w:id="3002" w:author="Cailleret Levi (cailllev)" w:date="2020-12-16T09:18:00Z">
        <w:r>
          <w:rPr>
            <w:noProof/>
            <w:webHidden/>
          </w:rPr>
          <w:fldChar w:fldCharType="end"/>
        </w:r>
        <w:r w:rsidRPr="009445EE">
          <w:rPr>
            <w:rStyle w:val="Hyperlink"/>
            <w:noProof/>
          </w:rPr>
          <w:fldChar w:fldCharType="end"/>
        </w:r>
      </w:ins>
    </w:p>
    <w:p w14:paraId="565BD37E" w14:textId="0F8C201D" w:rsidR="00701155" w:rsidRDefault="00701155">
      <w:pPr>
        <w:pStyle w:val="TableofFigures"/>
        <w:tabs>
          <w:tab w:val="right" w:leader="dot" w:pos="9016"/>
        </w:tabs>
        <w:rPr>
          <w:ins w:id="3003" w:author="Cailleret Levi (cailllev)" w:date="2020-12-16T09:18:00Z"/>
          <w:rFonts w:eastAsiaTheme="minorEastAsia"/>
          <w:noProof/>
          <w:lang w:eastAsia="de-CH"/>
        </w:rPr>
      </w:pPr>
      <w:ins w:id="3004" w:author="Cailleret Levi (cailllev)" w:date="2020-12-16T09:18:00Z">
        <w:r w:rsidRPr="009445EE">
          <w:rPr>
            <w:rStyle w:val="Hyperlink"/>
            <w:noProof/>
          </w:rPr>
          <w:fldChar w:fldCharType="begin"/>
        </w:r>
        <w:r w:rsidRPr="009445EE">
          <w:rPr>
            <w:rStyle w:val="Hyperlink"/>
            <w:noProof/>
          </w:rPr>
          <w:instrText xml:space="preserve"> </w:instrText>
        </w:r>
        <w:r>
          <w:rPr>
            <w:noProof/>
          </w:rPr>
          <w:instrText>HYPERLINK \l "_Toc59002716"</w:instrText>
        </w:r>
        <w:r w:rsidRPr="009445EE">
          <w:rPr>
            <w:rStyle w:val="Hyperlink"/>
            <w:noProof/>
          </w:rPr>
          <w:instrText xml:space="preserve"> </w:instrText>
        </w:r>
        <w:r w:rsidRPr="009445EE">
          <w:rPr>
            <w:rStyle w:val="Hyperlink"/>
            <w:noProof/>
          </w:rPr>
          <w:fldChar w:fldCharType="separate"/>
        </w:r>
        <w:r w:rsidRPr="009445EE">
          <w:rPr>
            <w:rStyle w:val="Hyperlink"/>
            <w:noProof/>
          </w:rPr>
          <w:t>Tabelle 9: Resultate "Nur Präventionssysteme"</w:t>
        </w:r>
        <w:r>
          <w:rPr>
            <w:noProof/>
            <w:webHidden/>
          </w:rPr>
          <w:tab/>
        </w:r>
        <w:r>
          <w:rPr>
            <w:noProof/>
            <w:webHidden/>
          </w:rPr>
          <w:fldChar w:fldCharType="begin"/>
        </w:r>
        <w:r>
          <w:rPr>
            <w:noProof/>
            <w:webHidden/>
          </w:rPr>
          <w:instrText xml:space="preserve"> PAGEREF _Toc59002716 \h </w:instrText>
        </w:r>
      </w:ins>
      <w:r>
        <w:rPr>
          <w:noProof/>
          <w:webHidden/>
        </w:rPr>
      </w:r>
      <w:r>
        <w:rPr>
          <w:noProof/>
          <w:webHidden/>
        </w:rPr>
        <w:fldChar w:fldCharType="separate"/>
      </w:r>
      <w:ins w:id="3005" w:author="Cailleret Levi (cailllev)" w:date="2020-12-18T11:13:00Z">
        <w:r w:rsidR="00575D65">
          <w:rPr>
            <w:noProof/>
            <w:webHidden/>
          </w:rPr>
          <w:t>35</w:t>
        </w:r>
      </w:ins>
      <w:ins w:id="3006" w:author="Cailleret Levi (cailllev)" w:date="2020-12-16T09:18:00Z">
        <w:r>
          <w:rPr>
            <w:noProof/>
            <w:webHidden/>
          </w:rPr>
          <w:fldChar w:fldCharType="end"/>
        </w:r>
        <w:r w:rsidRPr="009445EE">
          <w:rPr>
            <w:rStyle w:val="Hyperlink"/>
            <w:noProof/>
          </w:rPr>
          <w:fldChar w:fldCharType="end"/>
        </w:r>
      </w:ins>
    </w:p>
    <w:p w14:paraId="1BCD7F2A" w14:textId="5D2EB8A0" w:rsidR="00701155" w:rsidRDefault="00701155">
      <w:pPr>
        <w:pStyle w:val="TableofFigures"/>
        <w:tabs>
          <w:tab w:val="right" w:leader="dot" w:pos="9016"/>
        </w:tabs>
        <w:rPr>
          <w:ins w:id="3007" w:author="Cailleret Levi (cailllev)" w:date="2020-12-16T09:18:00Z"/>
          <w:rFonts w:eastAsiaTheme="minorEastAsia"/>
          <w:noProof/>
          <w:lang w:eastAsia="de-CH"/>
        </w:rPr>
      </w:pPr>
      <w:ins w:id="3008" w:author="Cailleret Levi (cailllev)" w:date="2020-12-16T09:18:00Z">
        <w:r w:rsidRPr="009445EE">
          <w:rPr>
            <w:rStyle w:val="Hyperlink"/>
            <w:noProof/>
          </w:rPr>
          <w:fldChar w:fldCharType="begin"/>
        </w:r>
        <w:r w:rsidRPr="009445EE">
          <w:rPr>
            <w:rStyle w:val="Hyperlink"/>
            <w:noProof/>
          </w:rPr>
          <w:instrText xml:space="preserve"> </w:instrText>
        </w:r>
        <w:r>
          <w:rPr>
            <w:noProof/>
          </w:rPr>
          <w:instrText>HYPERLINK \l "_Toc59002717"</w:instrText>
        </w:r>
        <w:r w:rsidRPr="009445EE">
          <w:rPr>
            <w:rStyle w:val="Hyperlink"/>
            <w:noProof/>
          </w:rPr>
          <w:instrText xml:space="preserve"> </w:instrText>
        </w:r>
        <w:r w:rsidRPr="009445EE">
          <w:rPr>
            <w:rStyle w:val="Hyperlink"/>
            <w:noProof/>
          </w:rPr>
          <w:fldChar w:fldCharType="separate"/>
        </w:r>
        <w:r w:rsidRPr="009445EE">
          <w:rPr>
            <w:rStyle w:val="Hyperlink"/>
            <w:noProof/>
          </w:rPr>
          <w:t>Tabelle 10: Resultate "Pause"</w:t>
        </w:r>
        <w:r>
          <w:rPr>
            <w:noProof/>
            <w:webHidden/>
          </w:rPr>
          <w:tab/>
        </w:r>
        <w:r>
          <w:rPr>
            <w:noProof/>
            <w:webHidden/>
          </w:rPr>
          <w:fldChar w:fldCharType="begin"/>
        </w:r>
        <w:r>
          <w:rPr>
            <w:noProof/>
            <w:webHidden/>
          </w:rPr>
          <w:instrText xml:space="preserve"> PAGEREF _Toc59002717 \h </w:instrText>
        </w:r>
      </w:ins>
      <w:r>
        <w:rPr>
          <w:noProof/>
          <w:webHidden/>
        </w:rPr>
      </w:r>
      <w:r>
        <w:rPr>
          <w:noProof/>
          <w:webHidden/>
        </w:rPr>
        <w:fldChar w:fldCharType="separate"/>
      </w:r>
      <w:ins w:id="3009" w:author="Cailleret Levi (cailllev)" w:date="2020-12-18T11:13:00Z">
        <w:r w:rsidR="00575D65">
          <w:rPr>
            <w:noProof/>
            <w:webHidden/>
          </w:rPr>
          <w:t>36</w:t>
        </w:r>
      </w:ins>
      <w:ins w:id="3010" w:author="Cailleret Levi (cailllev)" w:date="2020-12-16T09:18:00Z">
        <w:r>
          <w:rPr>
            <w:noProof/>
            <w:webHidden/>
          </w:rPr>
          <w:fldChar w:fldCharType="end"/>
        </w:r>
        <w:r w:rsidRPr="009445EE">
          <w:rPr>
            <w:rStyle w:val="Hyperlink"/>
            <w:noProof/>
          </w:rPr>
          <w:fldChar w:fldCharType="end"/>
        </w:r>
      </w:ins>
    </w:p>
    <w:p w14:paraId="3594216F" w14:textId="2C6CE539" w:rsidR="00701155" w:rsidRDefault="00701155">
      <w:pPr>
        <w:pStyle w:val="TableofFigures"/>
        <w:tabs>
          <w:tab w:val="right" w:leader="dot" w:pos="9016"/>
        </w:tabs>
        <w:rPr>
          <w:ins w:id="3011" w:author="Cailleret Levi (cailllev)" w:date="2020-12-16T09:18:00Z"/>
          <w:rFonts w:eastAsiaTheme="minorEastAsia"/>
          <w:noProof/>
          <w:lang w:eastAsia="de-CH"/>
        </w:rPr>
      </w:pPr>
      <w:ins w:id="3012" w:author="Cailleret Levi (cailllev)" w:date="2020-12-16T09:18:00Z">
        <w:r w:rsidRPr="009445EE">
          <w:rPr>
            <w:rStyle w:val="Hyperlink"/>
            <w:noProof/>
          </w:rPr>
          <w:fldChar w:fldCharType="begin"/>
        </w:r>
        <w:r w:rsidRPr="009445EE">
          <w:rPr>
            <w:rStyle w:val="Hyperlink"/>
            <w:noProof/>
          </w:rPr>
          <w:instrText xml:space="preserve"> </w:instrText>
        </w:r>
        <w:r>
          <w:rPr>
            <w:noProof/>
          </w:rPr>
          <w:instrText>HYPERLINK \l "_Toc59002718"</w:instrText>
        </w:r>
        <w:r w:rsidRPr="009445EE">
          <w:rPr>
            <w:rStyle w:val="Hyperlink"/>
            <w:noProof/>
          </w:rPr>
          <w:instrText xml:space="preserve"> </w:instrText>
        </w:r>
        <w:r w:rsidRPr="009445EE">
          <w:rPr>
            <w:rStyle w:val="Hyperlink"/>
            <w:noProof/>
          </w:rPr>
          <w:fldChar w:fldCharType="separate"/>
        </w:r>
        <w:r w:rsidRPr="009445EE">
          <w:rPr>
            <w:rStyle w:val="Hyperlink"/>
            <w:noProof/>
          </w:rPr>
          <w:t>Tabelle 11: Resultate "Falsches Lernen"</w:t>
        </w:r>
        <w:r>
          <w:rPr>
            <w:noProof/>
            <w:webHidden/>
          </w:rPr>
          <w:tab/>
        </w:r>
        <w:r>
          <w:rPr>
            <w:noProof/>
            <w:webHidden/>
          </w:rPr>
          <w:fldChar w:fldCharType="begin"/>
        </w:r>
        <w:r>
          <w:rPr>
            <w:noProof/>
            <w:webHidden/>
          </w:rPr>
          <w:instrText xml:space="preserve"> PAGEREF _Toc59002718 \h </w:instrText>
        </w:r>
      </w:ins>
      <w:r>
        <w:rPr>
          <w:noProof/>
          <w:webHidden/>
        </w:rPr>
      </w:r>
      <w:r>
        <w:rPr>
          <w:noProof/>
          <w:webHidden/>
        </w:rPr>
        <w:fldChar w:fldCharType="separate"/>
      </w:r>
      <w:ins w:id="3013" w:author="Cailleret Levi (cailllev)" w:date="2020-12-18T11:13:00Z">
        <w:r w:rsidR="00575D65">
          <w:rPr>
            <w:noProof/>
            <w:webHidden/>
          </w:rPr>
          <w:t>37</w:t>
        </w:r>
      </w:ins>
      <w:ins w:id="3014" w:author="Cailleret Levi (cailllev)" w:date="2020-12-16T09:18:00Z">
        <w:r>
          <w:rPr>
            <w:noProof/>
            <w:webHidden/>
          </w:rPr>
          <w:fldChar w:fldCharType="end"/>
        </w:r>
        <w:r w:rsidRPr="009445EE">
          <w:rPr>
            <w:rStyle w:val="Hyperlink"/>
            <w:noProof/>
          </w:rPr>
          <w:fldChar w:fldCharType="end"/>
        </w:r>
      </w:ins>
    </w:p>
    <w:p w14:paraId="37F7CE41" w14:textId="0ED37B7D" w:rsidR="0061414B" w:rsidRPr="0061414B" w:rsidRDefault="00A75DB7" w:rsidP="00EE1E53">
      <w:ins w:id="3015" w:author="Cailleret Levi (cailllev)" w:date="2020-12-16T09:16:00Z">
        <w:r>
          <w:fldChar w:fldCharType="end"/>
        </w:r>
      </w:ins>
    </w:p>
    <w:p w14:paraId="6AEF50F1" w14:textId="70F9F05C" w:rsidR="00FA596E" w:rsidRDefault="00FA596E" w:rsidP="00EE1E53">
      <w:pPr>
        <w:pStyle w:val="Heading2"/>
      </w:pPr>
      <w:bookmarkStart w:id="3016" w:name="_Toc59300867"/>
      <w:r>
        <w:t>Abkürzungsverzeichnis</w:t>
      </w:r>
      <w:bookmarkEnd w:id="3016"/>
    </w:p>
    <w:tbl>
      <w:tblPr>
        <w:tblStyle w:val="GridTable7Colorful-Accent1"/>
        <w:tblW w:w="9072" w:type="dxa"/>
        <w:tblLook w:val="04A0" w:firstRow="1" w:lastRow="0" w:firstColumn="1" w:lastColumn="0" w:noHBand="0" w:noVBand="1"/>
        <w:tblPrChange w:id="3017" w:author="Cailleret Levi (cailllev)" w:date="2020-12-16T09:00:00Z">
          <w:tblPr>
            <w:tblStyle w:val="GridTable7Colorful-Accent1"/>
            <w:tblW w:w="9070" w:type="dxa"/>
            <w:tblLook w:val="04A0" w:firstRow="1" w:lastRow="0" w:firstColumn="1" w:lastColumn="0" w:noHBand="0" w:noVBand="1"/>
          </w:tblPr>
        </w:tblPrChange>
      </w:tblPr>
      <w:tblGrid>
        <w:gridCol w:w="1701"/>
        <w:gridCol w:w="3119"/>
        <w:gridCol w:w="4252"/>
        <w:tblGridChange w:id="3018">
          <w:tblGrid>
            <w:gridCol w:w="15"/>
            <w:gridCol w:w="10"/>
            <w:gridCol w:w="1676"/>
            <w:gridCol w:w="724"/>
            <w:gridCol w:w="10"/>
            <w:gridCol w:w="2385"/>
            <w:gridCol w:w="724"/>
            <w:gridCol w:w="3528"/>
            <w:gridCol w:w="15"/>
            <w:gridCol w:w="8"/>
            <w:gridCol w:w="6660"/>
          </w:tblGrid>
        </w:tblGridChange>
      </w:tblGrid>
      <w:tr w:rsidR="00B7582C" w14:paraId="39AEFA39" w14:textId="636347BB" w:rsidTr="008F0706">
        <w:trPr>
          <w:cnfStyle w:val="100000000000" w:firstRow="1" w:lastRow="0" w:firstColumn="0" w:lastColumn="0" w:oddVBand="0" w:evenVBand="0" w:oddHBand="0" w:evenHBand="0" w:firstRowFirstColumn="0" w:firstRowLastColumn="0" w:lastRowFirstColumn="0" w:lastRowLastColumn="0"/>
          <w:trHeight w:val="397"/>
          <w:ins w:id="3019" w:author="Cailleret Levi (cailllev)" w:date="2020-12-14T15:52:00Z"/>
          <w:trPrChange w:id="3020" w:author="Cailleret Levi (cailllev)" w:date="2020-12-16T09:00:00Z">
            <w:trPr>
              <w:gridBefore w:val="2"/>
              <w:trHeight w:val="397"/>
            </w:trPr>
          </w:trPrChange>
        </w:trPr>
        <w:tc>
          <w:tcPr>
            <w:cnfStyle w:val="001000000100" w:firstRow="0" w:lastRow="0" w:firstColumn="1" w:lastColumn="0" w:oddVBand="0" w:evenVBand="0" w:oddHBand="0" w:evenHBand="0" w:firstRowFirstColumn="1" w:firstRowLastColumn="0" w:lastRowFirstColumn="0" w:lastRowLastColumn="0"/>
            <w:tcW w:w="1701" w:type="dxa"/>
            <w:tcPrChange w:id="3021" w:author="Cailleret Levi (cailllev)" w:date="2020-12-16T09:00:00Z">
              <w:tcPr>
                <w:tcW w:w="2410" w:type="dxa"/>
                <w:gridSpan w:val="3"/>
              </w:tcPr>
            </w:tcPrChange>
          </w:tcPr>
          <w:p w14:paraId="4EE3D4E2" w14:textId="7C7E23CE" w:rsidR="00B7582C" w:rsidRDefault="00B7582C" w:rsidP="00064E76">
            <w:pPr>
              <w:jc w:val="left"/>
              <w:cnfStyle w:val="101000000100" w:firstRow="1" w:lastRow="0" w:firstColumn="1" w:lastColumn="0" w:oddVBand="0" w:evenVBand="0" w:oddHBand="0" w:evenHBand="0" w:firstRowFirstColumn="1" w:firstRowLastColumn="0" w:lastRowFirstColumn="0" w:lastRowLastColumn="0"/>
              <w:rPr>
                <w:ins w:id="3022" w:author="Cailleret Levi (cailllev)" w:date="2020-12-14T15:52:00Z"/>
                <w:noProof/>
              </w:rPr>
            </w:pPr>
            <w:ins w:id="3023" w:author="Cailleret Levi (cailllev)" w:date="2020-12-14T15:53:00Z">
              <w:r>
                <w:rPr>
                  <w:noProof/>
                </w:rPr>
                <w:t>Abkürzung</w:t>
              </w:r>
            </w:ins>
          </w:p>
        </w:tc>
        <w:tc>
          <w:tcPr>
            <w:tcW w:w="3119" w:type="dxa"/>
            <w:tcPrChange w:id="3024" w:author="Cailleret Levi (cailllev)" w:date="2020-12-16T09:00:00Z">
              <w:tcPr>
                <w:tcW w:w="6660" w:type="dxa"/>
                <w:gridSpan w:val="5"/>
              </w:tcPr>
            </w:tcPrChange>
          </w:tcPr>
          <w:p w14:paraId="156AB503" w14:textId="3CD7D6BE" w:rsidR="00B7582C" w:rsidRDefault="00B7582C" w:rsidP="00064E76">
            <w:pPr>
              <w:jc w:val="left"/>
              <w:cnfStyle w:val="100000000000" w:firstRow="1" w:lastRow="0" w:firstColumn="0" w:lastColumn="0" w:oddVBand="0" w:evenVBand="0" w:oddHBand="0" w:evenHBand="0" w:firstRowFirstColumn="0" w:firstRowLastColumn="0" w:lastRowFirstColumn="0" w:lastRowLastColumn="0"/>
              <w:rPr>
                <w:ins w:id="3025" w:author="Cailleret Levi (cailllev)" w:date="2020-12-14T15:52:00Z"/>
              </w:rPr>
            </w:pPr>
            <w:ins w:id="3026" w:author="Cailleret Levi (cailllev)" w:date="2020-12-14T15:53:00Z">
              <w:r>
                <w:t>Ausgeschrieben</w:t>
              </w:r>
            </w:ins>
          </w:p>
        </w:tc>
        <w:tc>
          <w:tcPr>
            <w:tcW w:w="4252" w:type="dxa"/>
            <w:tcPrChange w:id="3027" w:author="Cailleret Levi (cailllev)" w:date="2020-12-16T09:00:00Z">
              <w:tcPr>
                <w:tcW w:w="6660" w:type="dxa"/>
              </w:tcPr>
            </w:tcPrChange>
          </w:tcPr>
          <w:p w14:paraId="72C3B08A" w14:textId="6550BC6D" w:rsidR="00B7582C" w:rsidRDefault="004C64E5" w:rsidP="00064E76">
            <w:pPr>
              <w:jc w:val="left"/>
              <w:cnfStyle w:val="100000000000" w:firstRow="1" w:lastRow="0" w:firstColumn="0" w:lastColumn="0" w:oddVBand="0" w:evenVBand="0" w:oddHBand="0" w:evenHBand="0" w:firstRowFirstColumn="0" w:firstRowLastColumn="0" w:lastRowFirstColumn="0" w:lastRowLastColumn="0"/>
              <w:rPr>
                <w:ins w:id="3028" w:author="Cailleret Levi (cailllev)" w:date="2020-12-14T15:53:00Z"/>
              </w:rPr>
            </w:pPr>
            <w:ins w:id="3029" w:author="Cailleret Levi (cailllev)" w:date="2020-12-14T15:54:00Z">
              <w:r>
                <w:t>Übersetzt</w:t>
              </w:r>
            </w:ins>
            <w:ins w:id="3030" w:author="Cailleret Levi (cailllev)" w:date="2020-12-14T15:57:00Z">
              <w:r w:rsidR="00703B32">
                <w:t xml:space="preserve"> / Bedeutung</w:t>
              </w:r>
            </w:ins>
          </w:p>
        </w:tc>
      </w:tr>
      <w:tr w:rsidR="00B7582C" w14:paraId="793E0BEB" w14:textId="789340F3" w:rsidTr="008F0706">
        <w:trPr>
          <w:cnfStyle w:val="000000100000" w:firstRow="0" w:lastRow="0" w:firstColumn="0" w:lastColumn="0" w:oddVBand="0" w:evenVBand="0" w:oddHBand="1" w:evenHBand="0" w:firstRowFirstColumn="0" w:firstRowLastColumn="0" w:lastRowFirstColumn="0" w:lastRowLastColumn="0"/>
          <w:trHeight w:val="397"/>
          <w:ins w:id="3031" w:author="Cailleret Levi (cailllev)" w:date="2020-12-14T15:52:00Z"/>
          <w:trPrChange w:id="3032" w:author="Cailleret Levi (cailllev)" w:date="2020-12-16T09:00:00Z">
            <w:trPr>
              <w:gridBefore w:val="2"/>
              <w:trHeight w:val="397"/>
            </w:trPr>
          </w:trPrChange>
        </w:trPr>
        <w:tc>
          <w:tcPr>
            <w:cnfStyle w:val="001000000000" w:firstRow="0" w:lastRow="0" w:firstColumn="1" w:lastColumn="0" w:oddVBand="0" w:evenVBand="0" w:oddHBand="0" w:evenHBand="0" w:firstRowFirstColumn="0" w:firstRowLastColumn="0" w:lastRowFirstColumn="0" w:lastRowLastColumn="0"/>
            <w:tcW w:w="1701" w:type="dxa"/>
            <w:tcPrChange w:id="3033" w:author="Cailleret Levi (cailllev)" w:date="2020-12-16T09:00:00Z">
              <w:tcPr>
                <w:tcW w:w="2410" w:type="dxa"/>
                <w:gridSpan w:val="3"/>
              </w:tcPr>
            </w:tcPrChange>
          </w:tcPr>
          <w:p w14:paraId="08C23726" w14:textId="6CCDD1A5" w:rsidR="00B7582C" w:rsidRDefault="00B7582C" w:rsidP="00064E76">
            <w:pPr>
              <w:jc w:val="left"/>
              <w:cnfStyle w:val="001000100000" w:firstRow="0" w:lastRow="0" w:firstColumn="1" w:lastColumn="0" w:oddVBand="0" w:evenVBand="0" w:oddHBand="1" w:evenHBand="0" w:firstRowFirstColumn="0" w:firstRowLastColumn="0" w:lastRowFirstColumn="0" w:lastRowLastColumn="0"/>
              <w:rPr>
                <w:ins w:id="3034" w:author="Cailleret Levi (cailllev)" w:date="2020-12-14T15:52:00Z"/>
              </w:rPr>
            </w:pPr>
            <w:ins w:id="3035" w:author="Cailleret Levi (cailllev)" w:date="2020-12-14T15:53:00Z">
              <w:r>
                <w:rPr>
                  <w:noProof/>
                </w:rPr>
                <w:t>MTD</w:t>
              </w:r>
            </w:ins>
          </w:p>
        </w:tc>
        <w:tc>
          <w:tcPr>
            <w:tcW w:w="3119" w:type="dxa"/>
            <w:tcPrChange w:id="3036" w:author="Cailleret Levi (cailllev)" w:date="2020-12-16T09:00:00Z">
              <w:tcPr>
                <w:tcW w:w="6660" w:type="dxa"/>
                <w:gridSpan w:val="5"/>
              </w:tcPr>
            </w:tcPrChange>
          </w:tcPr>
          <w:p w14:paraId="1DCA6980" w14:textId="2506B0AC" w:rsidR="00B7582C" w:rsidRDefault="00B7582C" w:rsidP="00064E76">
            <w:pPr>
              <w:jc w:val="left"/>
              <w:cnfStyle w:val="000000100000" w:firstRow="0" w:lastRow="0" w:firstColumn="0" w:lastColumn="0" w:oddVBand="0" w:evenVBand="0" w:oddHBand="1" w:evenHBand="0" w:firstRowFirstColumn="0" w:firstRowLastColumn="0" w:lastRowFirstColumn="0" w:lastRowLastColumn="0"/>
              <w:rPr>
                <w:ins w:id="3037" w:author="Cailleret Levi (cailllev)" w:date="2020-12-14T15:52:00Z"/>
              </w:rPr>
            </w:pPr>
            <w:ins w:id="3038" w:author="Cailleret Levi (cailllev)" w:date="2020-12-14T15:53:00Z">
              <w:r>
                <w:t>Moving Target Defense</w:t>
              </w:r>
            </w:ins>
          </w:p>
        </w:tc>
        <w:tc>
          <w:tcPr>
            <w:tcW w:w="4252" w:type="dxa"/>
            <w:tcPrChange w:id="3039" w:author="Cailleret Levi (cailllev)" w:date="2020-12-16T09:00:00Z">
              <w:tcPr>
                <w:tcW w:w="6660" w:type="dxa"/>
              </w:tcPr>
            </w:tcPrChange>
          </w:tcPr>
          <w:p w14:paraId="442F95A6" w14:textId="0BDA5775" w:rsidR="00B7582C" w:rsidRDefault="00A95E61" w:rsidP="00064E76">
            <w:pPr>
              <w:jc w:val="left"/>
              <w:cnfStyle w:val="000000100000" w:firstRow="0" w:lastRow="0" w:firstColumn="0" w:lastColumn="0" w:oddVBand="0" w:evenVBand="0" w:oddHBand="1" w:evenHBand="0" w:firstRowFirstColumn="0" w:firstRowLastColumn="0" w:lastRowFirstColumn="0" w:lastRowLastColumn="0"/>
              <w:rPr>
                <w:ins w:id="3040" w:author="Cailleret Levi (cailllev)" w:date="2020-12-14T15:53:00Z"/>
              </w:rPr>
            </w:pPr>
            <w:ins w:id="3041" w:author="Cailleret Levi (cailllev)" w:date="2020-12-14T15:56:00Z">
              <w:r>
                <w:t>Bewegliches Ziel</w:t>
              </w:r>
            </w:ins>
          </w:p>
        </w:tc>
      </w:tr>
      <w:tr w:rsidR="00AC61A7" w14:paraId="61EDBFC7" w14:textId="77777777" w:rsidTr="008F0706">
        <w:tblPrEx>
          <w:tblPrExChange w:id="3042" w:author="Cailleret Levi (cailllev)" w:date="2020-12-16T09:00:00Z">
            <w:tblPrEx>
              <w:tblW w:w="9072" w:type="dxa"/>
            </w:tblPrEx>
          </w:tblPrExChange>
        </w:tblPrEx>
        <w:trPr>
          <w:trHeight w:val="397"/>
          <w:ins w:id="3043" w:author="Cailleret Levi (cailllev)" w:date="2020-12-16T08:59:00Z"/>
          <w:trPrChange w:id="3044" w:author="Cailleret Levi (cailllev)" w:date="2020-12-16T09:00:00Z">
            <w:trPr>
              <w:gridBefore w:val="1"/>
              <w:gridAfter w:val="0"/>
              <w:trHeight w:val="397"/>
            </w:trPr>
          </w:trPrChange>
        </w:trPr>
        <w:tc>
          <w:tcPr>
            <w:cnfStyle w:val="001000000000" w:firstRow="0" w:lastRow="0" w:firstColumn="1" w:lastColumn="0" w:oddVBand="0" w:evenVBand="0" w:oddHBand="0" w:evenHBand="0" w:firstRowFirstColumn="0" w:firstRowLastColumn="0" w:lastRowFirstColumn="0" w:lastRowLastColumn="0"/>
            <w:tcW w:w="1701" w:type="dxa"/>
            <w:tcPrChange w:id="3045" w:author="Cailleret Levi (cailllev)" w:date="2020-12-16T09:00:00Z">
              <w:tcPr>
                <w:tcW w:w="0" w:type="dxa"/>
                <w:gridSpan w:val="3"/>
              </w:tcPr>
            </w:tcPrChange>
          </w:tcPr>
          <w:p w14:paraId="6562FE7F" w14:textId="3ED02316" w:rsidR="00AC61A7" w:rsidRDefault="00AC61A7" w:rsidP="00064E76">
            <w:pPr>
              <w:jc w:val="left"/>
              <w:rPr>
                <w:ins w:id="3046" w:author="Cailleret Levi (cailllev)" w:date="2020-12-16T08:59:00Z"/>
                <w:noProof/>
              </w:rPr>
            </w:pPr>
            <w:ins w:id="3047" w:author="Cailleret Levi (cailllev)" w:date="2020-12-16T08:59:00Z">
              <w:r>
                <w:rPr>
                  <w:noProof/>
                </w:rPr>
                <w:t>IP</w:t>
              </w:r>
            </w:ins>
          </w:p>
        </w:tc>
        <w:tc>
          <w:tcPr>
            <w:tcW w:w="0" w:type="dxa"/>
            <w:tcPrChange w:id="3048" w:author="Cailleret Levi (cailllev)" w:date="2020-12-16T09:00:00Z">
              <w:tcPr>
                <w:tcW w:w="3119" w:type="dxa"/>
                <w:gridSpan w:val="3"/>
              </w:tcPr>
            </w:tcPrChange>
          </w:tcPr>
          <w:p w14:paraId="21CA38B0" w14:textId="369241E0" w:rsidR="00AC61A7" w:rsidRDefault="00F47BAB" w:rsidP="00064E76">
            <w:pPr>
              <w:jc w:val="left"/>
              <w:cnfStyle w:val="000000000000" w:firstRow="0" w:lastRow="0" w:firstColumn="0" w:lastColumn="0" w:oddVBand="0" w:evenVBand="0" w:oddHBand="0" w:evenHBand="0" w:firstRowFirstColumn="0" w:firstRowLastColumn="0" w:lastRowFirstColumn="0" w:lastRowLastColumn="0"/>
              <w:rPr>
                <w:ins w:id="3049" w:author="Cailleret Levi (cailllev)" w:date="2020-12-16T08:59:00Z"/>
              </w:rPr>
            </w:pPr>
            <w:ins w:id="3050" w:author="Cailleret Levi (cailllev)" w:date="2020-12-16T08:59:00Z">
              <w:r>
                <w:t>Internet Protocol</w:t>
              </w:r>
            </w:ins>
          </w:p>
        </w:tc>
        <w:tc>
          <w:tcPr>
            <w:tcW w:w="4252" w:type="dxa"/>
            <w:tcPrChange w:id="3051" w:author="Cailleret Levi (cailllev)" w:date="2020-12-16T09:00:00Z">
              <w:tcPr>
                <w:tcW w:w="3543" w:type="dxa"/>
                <w:gridSpan w:val="2"/>
              </w:tcPr>
            </w:tcPrChange>
          </w:tcPr>
          <w:p w14:paraId="65ED76A7" w14:textId="25A69CFF" w:rsidR="00AC61A7" w:rsidRDefault="003E4509" w:rsidP="00064E76">
            <w:pPr>
              <w:jc w:val="left"/>
              <w:cnfStyle w:val="000000000000" w:firstRow="0" w:lastRow="0" w:firstColumn="0" w:lastColumn="0" w:oddVBand="0" w:evenVBand="0" w:oddHBand="0" w:evenHBand="0" w:firstRowFirstColumn="0" w:firstRowLastColumn="0" w:lastRowFirstColumn="0" w:lastRowLastColumn="0"/>
              <w:rPr>
                <w:ins w:id="3052" w:author="Cailleret Levi (cailllev)" w:date="2020-12-16T08:59:00Z"/>
              </w:rPr>
            </w:pPr>
            <w:ins w:id="3053" w:author="Cailleret Levi (cailllev)" w:date="2020-12-16T09:00:00Z">
              <w:r>
                <w:t>-</w:t>
              </w:r>
            </w:ins>
          </w:p>
        </w:tc>
      </w:tr>
      <w:tr w:rsidR="00AC61A7" w14:paraId="25A1D6BF" w14:textId="77777777" w:rsidTr="008F0706">
        <w:tblPrEx>
          <w:tblPrExChange w:id="3054" w:author="Cailleret Levi (cailllev)" w:date="2020-12-16T09:00:00Z">
            <w:tblPrEx>
              <w:tblW w:w="9072" w:type="dxa"/>
            </w:tblPrEx>
          </w:tblPrExChange>
        </w:tblPrEx>
        <w:trPr>
          <w:cnfStyle w:val="000000100000" w:firstRow="0" w:lastRow="0" w:firstColumn="0" w:lastColumn="0" w:oddVBand="0" w:evenVBand="0" w:oddHBand="1" w:evenHBand="0" w:firstRowFirstColumn="0" w:firstRowLastColumn="0" w:lastRowFirstColumn="0" w:lastRowLastColumn="0"/>
          <w:trHeight w:val="397"/>
          <w:ins w:id="3055" w:author="Cailleret Levi (cailllev)" w:date="2020-12-16T08:59:00Z"/>
          <w:trPrChange w:id="3056" w:author="Cailleret Levi (cailllev)" w:date="2020-12-16T09:00:00Z">
            <w:trPr>
              <w:gridBefore w:val="1"/>
              <w:gridAfter w:val="0"/>
              <w:trHeight w:val="397"/>
            </w:trPr>
          </w:trPrChange>
        </w:trPr>
        <w:tc>
          <w:tcPr>
            <w:cnfStyle w:val="001000000000" w:firstRow="0" w:lastRow="0" w:firstColumn="1" w:lastColumn="0" w:oddVBand="0" w:evenVBand="0" w:oddHBand="0" w:evenHBand="0" w:firstRowFirstColumn="0" w:firstRowLastColumn="0" w:lastRowFirstColumn="0" w:lastRowLastColumn="0"/>
            <w:tcW w:w="1701" w:type="dxa"/>
            <w:tcPrChange w:id="3057" w:author="Cailleret Levi (cailllev)" w:date="2020-12-16T09:00:00Z">
              <w:tcPr>
                <w:tcW w:w="0" w:type="dxa"/>
                <w:gridSpan w:val="3"/>
              </w:tcPr>
            </w:tcPrChange>
          </w:tcPr>
          <w:p w14:paraId="425CCBB8" w14:textId="2D18DCA9" w:rsidR="00AC61A7" w:rsidRDefault="00AC61A7" w:rsidP="00064E76">
            <w:pPr>
              <w:jc w:val="left"/>
              <w:cnfStyle w:val="001000100000" w:firstRow="0" w:lastRow="0" w:firstColumn="1" w:lastColumn="0" w:oddVBand="0" w:evenVBand="0" w:oddHBand="1" w:evenHBand="0" w:firstRowFirstColumn="0" w:firstRowLastColumn="0" w:lastRowFirstColumn="0" w:lastRowLastColumn="0"/>
              <w:rPr>
                <w:ins w:id="3058" w:author="Cailleret Levi (cailllev)" w:date="2020-12-16T08:59:00Z"/>
                <w:noProof/>
              </w:rPr>
            </w:pPr>
            <w:ins w:id="3059" w:author="Cailleret Levi (cailllev)" w:date="2020-12-16T08:59:00Z">
              <w:r>
                <w:rPr>
                  <w:noProof/>
                </w:rPr>
                <w:t>TCP/IP</w:t>
              </w:r>
            </w:ins>
          </w:p>
        </w:tc>
        <w:tc>
          <w:tcPr>
            <w:tcW w:w="0" w:type="dxa"/>
            <w:tcPrChange w:id="3060" w:author="Cailleret Levi (cailllev)" w:date="2020-12-16T09:00:00Z">
              <w:tcPr>
                <w:tcW w:w="3119" w:type="dxa"/>
                <w:gridSpan w:val="3"/>
              </w:tcPr>
            </w:tcPrChange>
          </w:tcPr>
          <w:p w14:paraId="7D002CBA" w14:textId="70CB20FC" w:rsidR="00AC61A7" w:rsidRDefault="00716FB6" w:rsidP="00064E76">
            <w:pPr>
              <w:jc w:val="left"/>
              <w:cnfStyle w:val="000000100000" w:firstRow="0" w:lastRow="0" w:firstColumn="0" w:lastColumn="0" w:oddVBand="0" w:evenVBand="0" w:oddHBand="1" w:evenHBand="0" w:firstRowFirstColumn="0" w:firstRowLastColumn="0" w:lastRowFirstColumn="0" w:lastRowLastColumn="0"/>
              <w:rPr>
                <w:ins w:id="3061" w:author="Cailleret Levi (cailllev)" w:date="2020-12-16T08:59:00Z"/>
              </w:rPr>
            </w:pPr>
            <w:ins w:id="3062" w:author="Cailleret Levi (cailllev)" w:date="2020-12-16T09:00:00Z">
              <w:r w:rsidRPr="00716FB6">
                <w:t>Transmission Control Protoco</w:t>
              </w:r>
              <w:r>
                <w:t>l</w:t>
              </w:r>
            </w:ins>
          </w:p>
        </w:tc>
        <w:tc>
          <w:tcPr>
            <w:tcW w:w="4252" w:type="dxa"/>
            <w:tcPrChange w:id="3063" w:author="Cailleret Levi (cailllev)" w:date="2020-12-16T09:00:00Z">
              <w:tcPr>
                <w:tcW w:w="3543" w:type="dxa"/>
                <w:gridSpan w:val="2"/>
              </w:tcPr>
            </w:tcPrChange>
          </w:tcPr>
          <w:p w14:paraId="0AC0E870" w14:textId="1E9C22E6" w:rsidR="00AC61A7" w:rsidRDefault="008F0706" w:rsidP="00064E76">
            <w:pPr>
              <w:jc w:val="left"/>
              <w:cnfStyle w:val="000000100000" w:firstRow="0" w:lastRow="0" w:firstColumn="0" w:lastColumn="0" w:oddVBand="0" w:evenVBand="0" w:oddHBand="1" w:evenHBand="0" w:firstRowFirstColumn="0" w:firstRowLastColumn="0" w:lastRowFirstColumn="0" w:lastRowLastColumn="0"/>
              <w:rPr>
                <w:ins w:id="3064" w:author="Cailleret Levi (cailllev)" w:date="2020-12-16T08:59:00Z"/>
              </w:rPr>
            </w:pPr>
            <w:ins w:id="3065" w:author="Cailleret Levi (cailllev)" w:date="2020-12-16T09:00:00Z">
              <w:r>
                <w:t>-</w:t>
              </w:r>
            </w:ins>
          </w:p>
        </w:tc>
      </w:tr>
      <w:tr w:rsidR="00AC61A7" w14:paraId="07224D04" w14:textId="77777777" w:rsidTr="008F0706">
        <w:tblPrEx>
          <w:tblPrExChange w:id="3066" w:author="Cailleret Levi (cailllev)" w:date="2020-12-16T09:00:00Z">
            <w:tblPrEx>
              <w:tblW w:w="9072" w:type="dxa"/>
            </w:tblPrEx>
          </w:tblPrExChange>
        </w:tblPrEx>
        <w:trPr>
          <w:trHeight w:val="397"/>
          <w:ins w:id="3067" w:author="Cailleret Levi (cailllev)" w:date="2020-12-16T08:59:00Z"/>
          <w:trPrChange w:id="3068" w:author="Cailleret Levi (cailllev)" w:date="2020-12-16T09:00:00Z">
            <w:trPr>
              <w:gridBefore w:val="1"/>
              <w:gridAfter w:val="0"/>
              <w:trHeight w:val="397"/>
            </w:trPr>
          </w:trPrChange>
        </w:trPr>
        <w:tc>
          <w:tcPr>
            <w:cnfStyle w:val="001000000000" w:firstRow="0" w:lastRow="0" w:firstColumn="1" w:lastColumn="0" w:oddVBand="0" w:evenVBand="0" w:oddHBand="0" w:evenHBand="0" w:firstRowFirstColumn="0" w:firstRowLastColumn="0" w:lastRowFirstColumn="0" w:lastRowLastColumn="0"/>
            <w:tcW w:w="1701" w:type="dxa"/>
            <w:tcPrChange w:id="3069" w:author="Cailleret Levi (cailllev)" w:date="2020-12-16T09:00:00Z">
              <w:tcPr>
                <w:tcW w:w="0" w:type="dxa"/>
                <w:gridSpan w:val="3"/>
              </w:tcPr>
            </w:tcPrChange>
          </w:tcPr>
          <w:p w14:paraId="751460C0" w14:textId="0A257DE0" w:rsidR="00AC61A7" w:rsidRDefault="00AC61A7" w:rsidP="00064E76">
            <w:pPr>
              <w:jc w:val="left"/>
              <w:rPr>
                <w:ins w:id="3070" w:author="Cailleret Levi (cailllev)" w:date="2020-12-16T08:59:00Z"/>
                <w:noProof/>
              </w:rPr>
            </w:pPr>
            <w:ins w:id="3071" w:author="Cailleret Levi (cailllev)" w:date="2020-12-16T08:59:00Z">
              <w:r>
                <w:rPr>
                  <w:noProof/>
                </w:rPr>
                <w:t>VM</w:t>
              </w:r>
            </w:ins>
          </w:p>
        </w:tc>
        <w:tc>
          <w:tcPr>
            <w:tcW w:w="0" w:type="dxa"/>
            <w:tcPrChange w:id="3072" w:author="Cailleret Levi (cailllev)" w:date="2020-12-16T09:00:00Z">
              <w:tcPr>
                <w:tcW w:w="3119" w:type="dxa"/>
                <w:gridSpan w:val="3"/>
              </w:tcPr>
            </w:tcPrChange>
          </w:tcPr>
          <w:p w14:paraId="29D0ABA6" w14:textId="5AAAB0CA" w:rsidR="00AC61A7" w:rsidRDefault="00AC61A7" w:rsidP="00064E76">
            <w:pPr>
              <w:jc w:val="left"/>
              <w:cnfStyle w:val="000000000000" w:firstRow="0" w:lastRow="0" w:firstColumn="0" w:lastColumn="0" w:oddVBand="0" w:evenVBand="0" w:oddHBand="0" w:evenHBand="0" w:firstRowFirstColumn="0" w:firstRowLastColumn="0" w:lastRowFirstColumn="0" w:lastRowLastColumn="0"/>
              <w:rPr>
                <w:ins w:id="3073" w:author="Cailleret Levi (cailllev)" w:date="2020-12-16T08:59:00Z"/>
              </w:rPr>
            </w:pPr>
            <w:ins w:id="3074" w:author="Cailleret Levi (cailllev)" w:date="2020-12-16T08:59:00Z">
              <w:r>
                <w:t>Virtual Machine</w:t>
              </w:r>
            </w:ins>
          </w:p>
        </w:tc>
        <w:tc>
          <w:tcPr>
            <w:tcW w:w="4252" w:type="dxa"/>
            <w:tcPrChange w:id="3075" w:author="Cailleret Levi (cailllev)" w:date="2020-12-16T09:00:00Z">
              <w:tcPr>
                <w:tcW w:w="3543" w:type="dxa"/>
                <w:gridSpan w:val="2"/>
              </w:tcPr>
            </w:tcPrChange>
          </w:tcPr>
          <w:p w14:paraId="4555C98F" w14:textId="6BE94CDE" w:rsidR="00AC61A7" w:rsidRDefault="00F47BAB" w:rsidP="00064E76">
            <w:pPr>
              <w:jc w:val="left"/>
              <w:cnfStyle w:val="000000000000" w:firstRow="0" w:lastRow="0" w:firstColumn="0" w:lastColumn="0" w:oddVBand="0" w:evenVBand="0" w:oddHBand="0" w:evenHBand="0" w:firstRowFirstColumn="0" w:firstRowLastColumn="0" w:lastRowFirstColumn="0" w:lastRowLastColumn="0"/>
              <w:rPr>
                <w:ins w:id="3076" w:author="Cailleret Levi (cailllev)" w:date="2020-12-16T08:59:00Z"/>
              </w:rPr>
            </w:pPr>
            <w:ins w:id="3077" w:author="Cailleret Levi (cailllev)" w:date="2020-12-16T08:59:00Z">
              <w:r>
                <w:t>Virtueller Computer</w:t>
              </w:r>
            </w:ins>
          </w:p>
        </w:tc>
      </w:tr>
      <w:tr w:rsidR="00B7582C" w14:paraId="7B915BDD" w14:textId="0913F987" w:rsidTr="008F0706">
        <w:trPr>
          <w:cnfStyle w:val="000000100000" w:firstRow="0" w:lastRow="0" w:firstColumn="0" w:lastColumn="0" w:oddVBand="0" w:evenVBand="0" w:oddHBand="1" w:evenHBand="0" w:firstRowFirstColumn="0" w:firstRowLastColumn="0" w:lastRowFirstColumn="0" w:lastRowLastColumn="0"/>
          <w:trHeight w:val="397"/>
          <w:ins w:id="3078" w:author="Cailleret Levi (cailllev)" w:date="2020-12-14T15:52:00Z"/>
          <w:trPrChange w:id="3079" w:author="Cailleret Levi (cailllev)" w:date="2020-12-16T09:00:00Z">
            <w:trPr>
              <w:gridBefore w:val="2"/>
              <w:trHeight w:val="397"/>
            </w:trPr>
          </w:trPrChange>
        </w:trPr>
        <w:tc>
          <w:tcPr>
            <w:cnfStyle w:val="001000000000" w:firstRow="0" w:lastRow="0" w:firstColumn="1" w:lastColumn="0" w:oddVBand="0" w:evenVBand="0" w:oddHBand="0" w:evenHBand="0" w:firstRowFirstColumn="0" w:firstRowLastColumn="0" w:lastRowFirstColumn="0" w:lastRowLastColumn="0"/>
            <w:tcW w:w="1701" w:type="dxa"/>
            <w:tcPrChange w:id="3080" w:author="Cailleret Levi (cailllev)" w:date="2020-12-16T09:00:00Z">
              <w:tcPr>
                <w:tcW w:w="2410" w:type="dxa"/>
                <w:gridSpan w:val="3"/>
              </w:tcPr>
            </w:tcPrChange>
          </w:tcPr>
          <w:p w14:paraId="5C5C2DF5" w14:textId="6932B61B" w:rsidR="00B7582C" w:rsidRDefault="00620670" w:rsidP="00064E76">
            <w:pPr>
              <w:jc w:val="left"/>
              <w:cnfStyle w:val="001000100000" w:firstRow="0" w:lastRow="0" w:firstColumn="1" w:lastColumn="0" w:oddVBand="0" w:evenVBand="0" w:oddHBand="1" w:evenHBand="0" w:firstRowFirstColumn="0" w:firstRowLastColumn="0" w:lastRowFirstColumn="0" w:lastRowLastColumn="0"/>
              <w:rPr>
                <w:ins w:id="3081" w:author="Cailleret Levi (cailllev)" w:date="2020-12-14T15:52:00Z"/>
              </w:rPr>
            </w:pPr>
            <w:ins w:id="3082" w:author="Cailleret Levi (cailllev)" w:date="2020-12-14T15:54:00Z">
              <w:r>
                <w:t>IPS</w:t>
              </w:r>
            </w:ins>
          </w:p>
        </w:tc>
        <w:tc>
          <w:tcPr>
            <w:tcW w:w="3119" w:type="dxa"/>
            <w:tcPrChange w:id="3083" w:author="Cailleret Levi (cailllev)" w:date="2020-12-16T09:00:00Z">
              <w:tcPr>
                <w:tcW w:w="6660" w:type="dxa"/>
                <w:gridSpan w:val="5"/>
              </w:tcPr>
            </w:tcPrChange>
          </w:tcPr>
          <w:p w14:paraId="575BE5F2" w14:textId="3D0E00FB" w:rsidR="00B7582C" w:rsidRDefault="00620670" w:rsidP="00064E76">
            <w:pPr>
              <w:jc w:val="left"/>
              <w:cnfStyle w:val="000000100000" w:firstRow="0" w:lastRow="0" w:firstColumn="0" w:lastColumn="0" w:oddVBand="0" w:evenVBand="0" w:oddHBand="1" w:evenHBand="0" w:firstRowFirstColumn="0" w:firstRowLastColumn="0" w:lastRowFirstColumn="0" w:lastRowLastColumn="0"/>
              <w:rPr>
                <w:ins w:id="3084" w:author="Cailleret Levi (cailllev)" w:date="2020-12-14T15:52:00Z"/>
              </w:rPr>
            </w:pPr>
            <w:ins w:id="3085" w:author="Cailleret Levi (cailllev)" w:date="2020-12-14T15:54:00Z">
              <w:r>
                <w:t>Intrus</w:t>
              </w:r>
            </w:ins>
            <w:ins w:id="3086" w:author="Cailleret Levi (cailllev)" w:date="2020-12-14T15:55:00Z">
              <w:r>
                <w:t>ion Prevention System</w:t>
              </w:r>
            </w:ins>
          </w:p>
        </w:tc>
        <w:tc>
          <w:tcPr>
            <w:tcW w:w="4252" w:type="dxa"/>
            <w:tcPrChange w:id="3087" w:author="Cailleret Levi (cailllev)" w:date="2020-12-16T09:00:00Z">
              <w:tcPr>
                <w:tcW w:w="6660" w:type="dxa"/>
              </w:tcPr>
            </w:tcPrChange>
          </w:tcPr>
          <w:p w14:paraId="5E5869BC" w14:textId="340A9286" w:rsidR="00B7582C" w:rsidRDefault="00BC0619" w:rsidP="00064E76">
            <w:pPr>
              <w:jc w:val="left"/>
              <w:cnfStyle w:val="000000100000" w:firstRow="0" w:lastRow="0" w:firstColumn="0" w:lastColumn="0" w:oddVBand="0" w:evenVBand="0" w:oddHBand="1" w:evenHBand="0" w:firstRowFirstColumn="0" w:firstRowLastColumn="0" w:lastRowFirstColumn="0" w:lastRowLastColumn="0"/>
              <w:rPr>
                <w:ins w:id="3088" w:author="Cailleret Levi (cailllev)" w:date="2020-12-14T15:53:00Z"/>
              </w:rPr>
            </w:pPr>
            <w:ins w:id="3089" w:author="Cailleret Levi (cailllev)" w:date="2020-12-14T15:55:00Z">
              <w:r>
                <w:t>Penetration</w:t>
              </w:r>
            </w:ins>
            <w:ins w:id="3090" w:author="Cailleret Levi (cailllev)" w:date="2020-12-14T15:56:00Z">
              <w:r w:rsidR="00A95E61">
                <w:t>s</w:t>
              </w:r>
            </w:ins>
            <w:ins w:id="3091" w:author="Cailleret Levi (cailllev)" w:date="2020-12-14T15:57:00Z">
              <w:r w:rsidR="00CD2352">
                <w:t>p</w:t>
              </w:r>
            </w:ins>
            <w:ins w:id="3092" w:author="Cailleret Levi (cailllev)" w:date="2020-12-14T15:55:00Z">
              <w:r>
                <w:t>räventionssystem</w:t>
              </w:r>
            </w:ins>
          </w:p>
        </w:tc>
      </w:tr>
      <w:tr w:rsidR="00B7582C" w14:paraId="7BCB40B9" w14:textId="10041608" w:rsidTr="008F0706">
        <w:trPr>
          <w:trHeight w:val="397"/>
          <w:ins w:id="3093" w:author="Cailleret Levi (cailllev)" w:date="2020-12-14T15:52:00Z"/>
          <w:trPrChange w:id="3094" w:author="Cailleret Levi (cailllev)" w:date="2020-12-16T09:00:00Z">
            <w:trPr>
              <w:gridBefore w:val="2"/>
              <w:trHeight w:val="397"/>
            </w:trPr>
          </w:trPrChange>
        </w:trPr>
        <w:tc>
          <w:tcPr>
            <w:cnfStyle w:val="001000000000" w:firstRow="0" w:lastRow="0" w:firstColumn="1" w:lastColumn="0" w:oddVBand="0" w:evenVBand="0" w:oddHBand="0" w:evenHBand="0" w:firstRowFirstColumn="0" w:firstRowLastColumn="0" w:lastRowFirstColumn="0" w:lastRowLastColumn="0"/>
            <w:tcW w:w="1701" w:type="dxa"/>
            <w:tcPrChange w:id="3095" w:author="Cailleret Levi (cailllev)" w:date="2020-12-16T09:00:00Z">
              <w:tcPr>
                <w:tcW w:w="2410" w:type="dxa"/>
                <w:gridSpan w:val="3"/>
              </w:tcPr>
            </w:tcPrChange>
          </w:tcPr>
          <w:p w14:paraId="127E1D28" w14:textId="2B14B9AC" w:rsidR="00B7582C" w:rsidRDefault="00620670" w:rsidP="00064E76">
            <w:pPr>
              <w:jc w:val="left"/>
              <w:rPr>
                <w:ins w:id="3096" w:author="Cailleret Levi (cailllev)" w:date="2020-12-14T15:52:00Z"/>
              </w:rPr>
            </w:pPr>
            <w:ins w:id="3097" w:author="Cailleret Levi (cailllev)" w:date="2020-12-14T15:54:00Z">
              <w:r>
                <w:t>DLPS</w:t>
              </w:r>
            </w:ins>
          </w:p>
        </w:tc>
        <w:tc>
          <w:tcPr>
            <w:tcW w:w="3119" w:type="dxa"/>
            <w:tcPrChange w:id="3098" w:author="Cailleret Levi (cailllev)" w:date="2020-12-16T09:00:00Z">
              <w:tcPr>
                <w:tcW w:w="6660" w:type="dxa"/>
                <w:gridSpan w:val="5"/>
              </w:tcPr>
            </w:tcPrChange>
          </w:tcPr>
          <w:p w14:paraId="0B31425A" w14:textId="20AA4E8C" w:rsidR="00B7582C" w:rsidRDefault="00620670" w:rsidP="00064E76">
            <w:pPr>
              <w:jc w:val="left"/>
              <w:cnfStyle w:val="000000000000" w:firstRow="0" w:lastRow="0" w:firstColumn="0" w:lastColumn="0" w:oddVBand="0" w:evenVBand="0" w:oddHBand="0" w:evenHBand="0" w:firstRowFirstColumn="0" w:firstRowLastColumn="0" w:lastRowFirstColumn="0" w:lastRowLastColumn="0"/>
              <w:rPr>
                <w:ins w:id="3099" w:author="Cailleret Levi (cailllev)" w:date="2020-12-14T15:52:00Z"/>
              </w:rPr>
            </w:pPr>
            <w:ins w:id="3100" w:author="Cailleret Levi (cailllev)" w:date="2020-12-14T15:54:00Z">
              <w:r>
                <w:t>Data Loss Prevention System</w:t>
              </w:r>
            </w:ins>
          </w:p>
        </w:tc>
        <w:tc>
          <w:tcPr>
            <w:tcW w:w="4252" w:type="dxa"/>
            <w:tcPrChange w:id="3101" w:author="Cailleret Levi (cailllev)" w:date="2020-12-16T09:00:00Z">
              <w:tcPr>
                <w:tcW w:w="6660" w:type="dxa"/>
              </w:tcPr>
            </w:tcPrChange>
          </w:tcPr>
          <w:p w14:paraId="07CDF060" w14:textId="04477BB7" w:rsidR="00B7582C" w:rsidRDefault="00837EC7" w:rsidP="00064E76">
            <w:pPr>
              <w:jc w:val="left"/>
              <w:cnfStyle w:val="000000000000" w:firstRow="0" w:lastRow="0" w:firstColumn="0" w:lastColumn="0" w:oddVBand="0" w:evenVBand="0" w:oddHBand="0" w:evenHBand="0" w:firstRowFirstColumn="0" w:firstRowLastColumn="0" w:lastRowFirstColumn="0" w:lastRowLastColumn="0"/>
              <w:rPr>
                <w:ins w:id="3102" w:author="Cailleret Levi (cailllev)" w:date="2020-12-14T15:53:00Z"/>
              </w:rPr>
            </w:pPr>
            <w:ins w:id="3103" w:author="Cailleret Levi (cailllev)" w:date="2020-12-14T15:55:00Z">
              <w:r>
                <w:t>Datenverlust</w:t>
              </w:r>
              <w:r w:rsidR="00842896">
                <w:t>präventionssystem</w:t>
              </w:r>
            </w:ins>
          </w:p>
        </w:tc>
      </w:tr>
      <w:tr w:rsidR="00FC44C0" w14:paraId="04FC63DB" w14:textId="77777777" w:rsidTr="008F0706">
        <w:tblPrEx>
          <w:tblPrExChange w:id="3104" w:author="Cailleret Levi (cailllev)" w:date="2020-12-16T09:00:00Z">
            <w:tblPrEx>
              <w:tblW w:w="9072" w:type="dxa"/>
            </w:tblPrEx>
          </w:tblPrExChange>
        </w:tblPrEx>
        <w:trPr>
          <w:cnfStyle w:val="000000100000" w:firstRow="0" w:lastRow="0" w:firstColumn="0" w:lastColumn="0" w:oddVBand="0" w:evenVBand="0" w:oddHBand="1" w:evenHBand="0" w:firstRowFirstColumn="0" w:firstRowLastColumn="0" w:lastRowFirstColumn="0" w:lastRowLastColumn="0"/>
          <w:trHeight w:val="397"/>
          <w:ins w:id="3105" w:author="Cailleret Levi (cailllev)" w:date="2020-12-14T15:57:00Z"/>
          <w:trPrChange w:id="3106" w:author="Cailleret Levi (cailllev)" w:date="2020-12-16T09:00:00Z">
            <w:trPr>
              <w:gridBefore w:val="1"/>
              <w:gridAfter w:val="0"/>
              <w:trHeight w:val="397"/>
            </w:trPr>
          </w:trPrChange>
        </w:trPr>
        <w:tc>
          <w:tcPr>
            <w:cnfStyle w:val="001000000000" w:firstRow="0" w:lastRow="0" w:firstColumn="1" w:lastColumn="0" w:oddVBand="0" w:evenVBand="0" w:oddHBand="0" w:evenHBand="0" w:firstRowFirstColumn="0" w:firstRowLastColumn="0" w:lastRowFirstColumn="0" w:lastRowLastColumn="0"/>
            <w:tcW w:w="1701" w:type="dxa"/>
            <w:tcPrChange w:id="3107" w:author="Cailleret Levi (cailllev)" w:date="2020-12-16T09:00:00Z">
              <w:tcPr>
                <w:tcW w:w="2410" w:type="dxa"/>
                <w:gridSpan w:val="3"/>
              </w:tcPr>
            </w:tcPrChange>
          </w:tcPr>
          <w:p w14:paraId="1A8D5F06" w14:textId="687A1687" w:rsidR="00FC44C0" w:rsidRDefault="00FC44C0" w:rsidP="00064E76">
            <w:pPr>
              <w:jc w:val="left"/>
              <w:cnfStyle w:val="001000100000" w:firstRow="0" w:lastRow="0" w:firstColumn="1" w:lastColumn="0" w:oddVBand="0" w:evenVBand="0" w:oddHBand="1" w:evenHBand="0" w:firstRowFirstColumn="0" w:firstRowLastColumn="0" w:lastRowFirstColumn="0" w:lastRowLastColumn="0"/>
              <w:rPr>
                <w:ins w:id="3108" w:author="Cailleret Levi (cailllev)" w:date="2020-12-14T15:57:00Z"/>
              </w:rPr>
            </w:pPr>
            <w:ins w:id="3109" w:author="Cailleret Levi (cailllev)" w:date="2020-12-14T15:57:00Z">
              <w:r>
                <w:t>RL</w:t>
              </w:r>
            </w:ins>
          </w:p>
        </w:tc>
        <w:tc>
          <w:tcPr>
            <w:tcW w:w="0" w:type="dxa"/>
            <w:tcPrChange w:id="3110" w:author="Cailleret Levi (cailllev)" w:date="2020-12-16T09:00:00Z">
              <w:tcPr>
                <w:tcW w:w="3119" w:type="dxa"/>
                <w:gridSpan w:val="3"/>
              </w:tcPr>
            </w:tcPrChange>
          </w:tcPr>
          <w:p w14:paraId="3C832DBD" w14:textId="2A614690" w:rsidR="00FC44C0" w:rsidRDefault="00FC44C0" w:rsidP="00064E76">
            <w:pPr>
              <w:jc w:val="left"/>
              <w:cnfStyle w:val="000000100000" w:firstRow="0" w:lastRow="0" w:firstColumn="0" w:lastColumn="0" w:oddVBand="0" w:evenVBand="0" w:oddHBand="1" w:evenHBand="0" w:firstRowFirstColumn="0" w:firstRowLastColumn="0" w:lastRowFirstColumn="0" w:lastRowLastColumn="0"/>
              <w:rPr>
                <w:ins w:id="3111" w:author="Cailleret Levi (cailllev)" w:date="2020-12-14T15:57:00Z"/>
              </w:rPr>
            </w:pPr>
            <w:ins w:id="3112" w:author="Cailleret Levi (cailllev)" w:date="2020-12-14T15:57:00Z">
              <w:r>
                <w:t>Reinforcement Learning</w:t>
              </w:r>
            </w:ins>
          </w:p>
        </w:tc>
        <w:tc>
          <w:tcPr>
            <w:tcW w:w="4252" w:type="dxa"/>
            <w:tcPrChange w:id="3113" w:author="Cailleret Levi (cailllev)" w:date="2020-12-16T09:00:00Z">
              <w:tcPr>
                <w:tcW w:w="3543" w:type="dxa"/>
                <w:gridSpan w:val="2"/>
              </w:tcPr>
            </w:tcPrChange>
          </w:tcPr>
          <w:p w14:paraId="0F7E8D38" w14:textId="5E4CEEAC" w:rsidR="00FC44C0" w:rsidRDefault="00064E76" w:rsidP="00064E76">
            <w:pPr>
              <w:jc w:val="left"/>
              <w:cnfStyle w:val="000000100000" w:firstRow="0" w:lastRow="0" w:firstColumn="0" w:lastColumn="0" w:oddVBand="0" w:evenVBand="0" w:oddHBand="1" w:evenHBand="0" w:firstRowFirstColumn="0" w:firstRowLastColumn="0" w:lastRowFirstColumn="0" w:lastRowLastColumn="0"/>
              <w:rPr>
                <w:ins w:id="3114" w:author="Cailleret Levi (cailllev)" w:date="2020-12-14T15:57:00Z"/>
              </w:rPr>
            </w:pPr>
            <w:ins w:id="3115" w:author="Cailleret Levi (cailllev)" w:date="2020-12-14T15:57:00Z">
              <w:r>
                <w:t>Art von Machine Learning</w:t>
              </w:r>
            </w:ins>
          </w:p>
        </w:tc>
      </w:tr>
      <w:tr w:rsidR="00B312C1" w14:paraId="3187E9F1" w14:textId="77777777" w:rsidTr="008F0706">
        <w:trPr>
          <w:trHeight w:val="397"/>
          <w:ins w:id="3116" w:author="Cailleret Levi (cailllev)" w:date="2020-12-18T09:06:00Z"/>
        </w:trPr>
        <w:tc>
          <w:tcPr>
            <w:cnfStyle w:val="001000000000" w:firstRow="0" w:lastRow="0" w:firstColumn="1" w:lastColumn="0" w:oddVBand="0" w:evenVBand="0" w:oddHBand="0" w:evenHBand="0" w:firstRowFirstColumn="0" w:firstRowLastColumn="0" w:lastRowFirstColumn="0" w:lastRowLastColumn="0"/>
            <w:tcW w:w="1701" w:type="dxa"/>
          </w:tcPr>
          <w:p w14:paraId="7375C02F" w14:textId="17EF3410" w:rsidR="00B312C1" w:rsidRDefault="00B312C1" w:rsidP="00064E76">
            <w:pPr>
              <w:jc w:val="left"/>
              <w:rPr>
                <w:ins w:id="3117" w:author="Cailleret Levi (cailllev)" w:date="2020-12-18T09:06:00Z"/>
              </w:rPr>
            </w:pPr>
            <w:ins w:id="3118" w:author="Cailleret Levi (cailllev)" w:date="2020-12-18T09:06:00Z">
              <w:r>
                <w:t>IaaS</w:t>
              </w:r>
            </w:ins>
          </w:p>
        </w:tc>
        <w:tc>
          <w:tcPr>
            <w:tcW w:w="0" w:type="dxa"/>
          </w:tcPr>
          <w:p w14:paraId="075ABCAB" w14:textId="3E2BAFE4" w:rsidR="00B312C1" w:rsidRDefault="00B312C1" w:rsidP="00064E76">
            <w:pPr>
              <w:jc w:val="left"/>
              <w:cnfStyle w:val="000000000000" w:firstRow="0" w:lastRow="0" w:firstColumn="0" w:lastColumn="0" w:oddVBand="0" w:evenVBand="0" w:oddHBand="0" w:evenHBand="0" w:firstRowFirstColumn="0" w:firstRowLastColumn="0" w:lastRowFirstColumn="0" w:lastRowLastColumn="0"/>
              <w:rPr>
                <w:ins w:id="3119" w:author="Cailleret Levi (cailllev)" w:date="2020-12-18T09:06:00Z"/>
              </w:rPr>
            </w:pPr>
            <w:ins w:id="3120" w:author="Cailleret Levi (cailllev)" w:date="2020-12-18T09:06:00Z">
              <w:r>
                <w:t>Infrastructure as a Service</w:t>
              </w:r>
            </w:ins>
          </w:p>
        </w:tc>
        <w:tc>
          <w:tcPr>
            <w:tcW w:w="4252" w:type="dxa"/>
          </w:tcPr>
          <w:p w14:paraId="3F04ADAF" w14:textId="3B30D637" w:rsidR="00B312C1" w:rsidRDefault="00B312C1" w:rsidP="00064E76">
            <w:pPr>
              <w:jc w:val="left"/>
              <w:cnfStyle w:val="000000000000" w:firstRow="0" w:lastRow="0" w:firstColumn="0" w:lastColumn="0" w:oddVBand="0" w:evenVBand="0" w:oddHBand="0" w:evenHBand="0" w:firstRowFirstColumn="0" w:firstRowLastColumn="0" w:lastRowFirstColumn="0" w:lastRowLastColumn="0"/>
              <w:rPr>
                <w:ins w:id="3121" w:author="Cailleret Levi (cailllev)" w:date="2020-12-18T09:06:00Z"/>
              </w:rPr>
            </w:pPr>
            <w:ins w:id="3122" w:author="Cailleret Levi (cailllev)" w:date="2020-12-18T09:06:00Z">
              <w:r>
                <w:t>Externe Infrastruktur nu</w:t>
              </w:r>
            </w:ins>
            <w:ins w:id="3123" w:author="Cailleret Levi (cailllev)" w:date="2020-12-18T09:07:00Z">
              <w:r>
                <w:t>tzen</w:t>
              </w:r>
            </w:ins>
          </w:p>
        </w:tc>
      </w:tr>
    </w:tbl>
    <w:p w14:paraId="61D71EA8" w14:textId="7B873C1D" w:rsidR="0021505A" w:rsidRDefault="0021505A" w:rsidP="00EE1E53">
      <w:pPr>
        <w:rPr>
          <w:ins w:id="3124" w:author="Cailleret Levi (cailllev)" w:date="2020-12-16T09:18:00Z"/>
        </w:rPr>
      </w:pPr>
    </w:p>
    <w:p w14:paraId="43E6779B" w14:textId="19FDAF7C" w:rsidR="0061414B" w:rsidRPr="0061414B" w:rsidDel="0021505A" w:rsidRDefault="0061414B" w:rsidP="00EE1E53">
      <w:pPr>
        <w:rPr>
          <w:del w:id="3125" w:author="Cailleret Levi (cailllev)" w:date="2020-12-16T09:18:00Z"/>
        </w:rPr>
      </w:pPr>
      <w:bookmarkStart w:id="3126" w:name="_Toc59005231"/>
      <w:bookmarkStart w:id="3127" w:name="_Toc59005304"/>
      <w:bookmarkStart w:id="3128" w:name="_Toc59179615"/>
      <w:bookmarkStart w:id="3129" w:name="_Toc59179687"/>
      <w:bookmarkStart w:id="3130" w:name="_Toc59300868"/>
      <w:bookmarkEnd w:id="3126"/>
      <w:bookmarkEnd w:id="3127"/>
      <w:bookmarkEnd w:id="3128"/>
      <w:bookmarkEnd w:id="3129"/>
      <w:bookmarkEnd w:id="3130"/>
    </w:p>
    <w:p w14:paraId="353222C2" w14:textId="26B3AD12" w:rsidR="00FA596E" w:rsidDel="00722196" w:rsidRDefault="00590379" w:rsidP="00EE1E53">
      <w:pPr>
        <w:pStyle w:val="Heading2"/>
        <w:rPr>
          <w:del w:id="3131" w:author="Cailleret Levi (cailllev)" w:date="2020-12-18T10:21:00Z"/>
        </w:rPr>
      </w:pPr>
      <w:del w:id="3132" w:author="Cailleret Levi (cailllev)" w:date="2020-12-18T10:21:00Z">
        <w:r w:rsidDel="00722196">
          <w:delText>Stichwortverzeichnis</w:delText>
        </w:r>
        <w:bookmarkStart w:id="3133" w:name="_Toc59179616"/>
        <w:bookmarkStart w:id="3134" w:name="_Toc59179688"/>
        <w:bookmarkStart w:id="3135" w:name="_Toc59300869"/>
        <w:bookmarkEnd w:id="3133"/>
        <w:bookmarkEnd w:id="3134"/>
        <w:bookmarkEnd w:id="3135"/>
      </w:del>
    </w:p>
    <w:p w14:paraId="269AC2E3" w14:textId="5AED9091" w:rsidR="003502B6" w:rsidDel="00722196" w:rsidRDefault="003502B6">
      <w:pPr>
        <w:jc w:val="left"/>
        <w:rPr>
          <w:del w:id="3136" w:author="Cailleret Levi (cailllev)" w:date="2020-12-18T10:21:00Z"/>
        </w:rPr>
      </w:pPr>
      <w:del w:id="3137" w:author="Cailleret Levi (cailllev)" w:date="2020-12-18T10:21:00Z">
        <w:r w:rsidDel="00722196">
          <w:br w:type="page"/>
        </w:r>
      </w:del>
    </w:p>
    <w:p w14:paraId="67C083B6" w14:textId="20640CD2" w:rsidR="0061414B" w:rsidRPr="0061414B" w:rsidRDefault="00590379" w:rsidP="00EE1E53">
      <w:pPr>
        <w:pStyle w:val="Heading1"/>
      </w:pPr>
      <w:bookmarkStart w:id="3138" w:name="_Toc59300870"/>
      <w:r>
        <w:t>Anhang</w:t>
      </w:r>
      <w:bookmarkEnd w:id="3138"/>
    </w:p>
    <w:p w14:paraId="355D1956" w14:textId="32F47175" w:rsidR="00590379" w:rsidRDefault="00590379" w:rsidP="00EE1E53">
      <w:pPr>
        <w:pStyle w:val="Heading2"/>
      </w:pPr>
      <w:bookmarkStart w:id="3139" w:name="_Toc59300871"/>
      <w:r>
        <w:t>Projektmanagement</w:t>
      </w:r>
      <w:bookmarkEnd w:id="3139"/>
    </w:p>
    <w:p w14:paraId="7A9644BA" w14:textId="2591C421" w:rsidR="00A513F6" w:rsidRDefault="002F6634" w:rsidP="00A513F6">
      <w:r>
        <w:t xml:space="preserve">Während der Dauer des Projekts hat sich </w:t>
      </w:r>
      <w:r w:rsidR="00522909">
        <w:t>das Projektt</w:t>
      </w:r>
      <w:r w:rsidR="00640ED3">
        <w:t>eam wöchentlich mit den Betreuern getroffen</w:t>
      </w:r>
      <w:r w:rsidR="009400BD">
        <w:t xml:space="preserve">. An diesen Besprechungen </w:t>
      </w:r>
      <w:r w:rsidR="00522909">
        <w:t>geben</w:t>
      </w:r>
      <w:r w:rsidR="00D970A8">
        <w:t xml:space="preserve"> die Betreuer Feedback zu</w:t>
      </w:r>
      <w:r w:rsidR="00FF51ED">
        <w:t xml:space="preserve">m Stand </w:t>
      </w:r>
      <w:r w:rsidR="00522909">
        <w:t>des</w:t>
      </w:r>
      <w:r w:rsidR="00FF51ED">
        <w:t xml:space="preserve"> Projekts, </w:t>
      </w:r>
      <w:r w:rsidR="004B4F77">
        <w:t>offene</w:t>
      </w:r>
      <w:r w:rsidR="00E210F5">
        <w:t xml:space="preserve"> Aspekte der Arbeit </w:t>
      </w:r>
      <w:r w:rsidR="00522909">
        <w:t>werden abgeklärt</w:t>
      </w:r>
      <w:r w:rsidR="00E210F5">
        <w:t xml:space="preserve"> </w:t>
      </w:r>
      <w:r w:rsidR="002B062C">
        <w:t>und</w:t>
      </w:r>
      <w:r w:rsidR="00F25BE9">
        <w:t xml:space="preserve"> neue Erkenntnisse zum Projekt</w:t>
      </w:r>
      <w:r w:rsidR="00522909">
        <w:t xml:space="preserve"> werden</w:t>
      </w:r>
      <w:r w:rsidR="00F25BE9">
        <w:t xml:space="preserve"> präsentieren.</w:t>
      </w:r>
    </w:p>
    <w:p w14:paraId="103B2FF2" w14:textId="5DE30702" w:rsidR="00901873" w:rsidRDefault="00901873" w:rsidP="00901873">
      <w:pPr>
        <w:pStyle w:val="Heading3"/>
      </w:pPr>
      <w:bookmarkStart w:id="3140" w:name="_Toc59300872"/>
      <w:r>
        <w:t>Aufgabenstellung</w:t>
      </w:r>
      <w:bookmarkEnd w:id="3140"/>
    </w:p>
    <w:p w14:paraId="72BEADE4" w14:textId="525B9A76" w:rsidR="004959A7" w:rsidRDefault="004959A7" w:rsidP="00901873">
      <w:r>
        <w:rPr>
          <w:noProof/>
        </w:rPr>
        <w:drawing>
          <wp:inline distT="0" distB="0" distL="0" distR="0" wp14:anchorId="1FEF6D0F" wp14:editId="762C6B26">
            <wp:extent cx="5731510" cy="64344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6434455"/>
                    </a:xfrm>
                    <a:prstGeom prst="rect">
                      <a:avLst/>
                    </a:prstGeom>
                  </pic:spPr>
                </pic:pic>
              </a:graphicData>
            </a:graphic>
          </wp:inline>
        </w:drawing>
      </w:r>
    </w:p>
    <w:p w14:paraId="1F417277" w14:textId="77777777" w:rsidR="004959A7" w:rsidRDefault="004959A7">
      <w:pPr>
        <w:jc w:val="left"/>
      </w:pPr>
      <w:r>
        <w:br w:type="page"/>
      </w:r>
    </w:p>
    <w:p w14:paraId="58F35D11" w14:textId="01003335" w:rsidR="008E6660" w:rsidRDefault="00416AB3" w:rsidP="00576AB2">
      <w:pPr>
        <w:pStyle w:val="Heading3"/>
      </w:pPr>
      <w:bookmarkStart w:id="3141" w:name="_Toc59300873"/>
      <w:r>
        <w:lastRenderedPageBreak/>
        <w:t>Zeitplan</w:t>
      </w:r>
      <w:bookmarkEnd w:id="3141"/>
    </w:p>
    <w:p w14:paraId="752F643F" w14:textId="5C362C9F" w:rsidR="006B3F83" w:rsidRPr="006B3F83" w:rsidRDefault="006B3F83" w:rsidP="006B3F83">
      <w:r>
        <w:t xml:space="preserve">Folgend ist der Zeitplan abgebildet. Dieser wurde in der ersten Projektwoche erstellt und </w:t>
      </w:r>
      <w:r w:rsidR="00522909">
        <w:t>fast alle Termine sind eingehalten worden.</w:t>
      </w:r>
      <w:r w:rsidR="00151912">
        <w:t xml:space="preserve"> Die Methodik benötigte ein wenig mehr Zeit</w:t>
      </w:r>
      <w:r w:rsidR="000F65B8">
        <w:t xml:space="preserve">, </w:t>
      </w:r>
      <w:r w:rsidR="00EE68C4">
        <w:t xml:space="preserve">sodass die Resultate und Diskussion </w:t>
      </w:r>
      <w:r w:rsidR="000061EB">
        <w:t xml:space="preserve">parallel </w:t>
      </w:r>
      <w:r w:rsidR="008A36F7">
        <w:t xml:space="preserve">in </w:t>
      </w:r>
      <w:r w:rsidR="008B0ABA">
        <w:t>der dritt letzten Woche erledigt wurden.</w:t>
      </w:r>
    </w:p>
    <w:tbl>
      <w:tblPr>
        <w:tblW w:w="9067" w:type="dxa"/>
        <w:tblCellMar>
          <w:left w:w="70" w:type="dxa"/>
          <w:right w:w="70" w:type="dxa"/>
        </w:tblCellMar>
        <w:tblLook w:val="04A0" w:firstRow="1" w:lastRow="0" w:firstColumn="1" w:lastColumn="0" w:noHBand="0" w:noVBand="1"/>
      </w:tblPr>
      <w:tblGrid>
        <w:gridCol w:w="624"/>
        <w:gridCol w:w="1380"/>
        <w:gridCol w:w="560"/>
        <w:gridCol w:w="5511"/>
        <w:gridCol w:w="992"/>
      </w:tblGrid>
      <w:tr w:rsidR="003120AA" w:rsidRPr="003120AA" w14:paraId="17E0671B" w14:textId="77777777" w:rsidTr="004959A7">
        <w:trPr>
          <w:trHeight w:val="292"/>
        </w:trPr>
        <w:tc>
          <w:tcPr>
            <w:tcW w:w="62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1E6357" w14:textId="77777777" w:rsidR="003120AA" w:rsidRPr="003120AA" w:rsidRDefault="003120AA" w:rsidP="003120AA">
            <w:pPr>
              <w:spacing w:after="0" w:line="240" w:lineRule="auto"/>
              <w:jc w:val="left"/>
              <w:rPr>
                <w:rFonts w:ascii="Consolas" w:eastAsia="Times New Roman" w:hAnsi="Consolas" w:cs="Calibri"/>
                <w:b/>
                <w:bCs/>
                <w:color w:val="000000"/>
                <w:lang w:eastAsia="de-CH"/>
              </w:rPr>
            </w:pPr>
            <w:r w:rsidRPr="003120AA">
              <w:rPr>
                <w:rFonts w:ascii="Consolas" w:eastAsia="Times New Roman" w:hAnsi="Consolas" w:cs="Calibri"/>
                <w:b/>
                <w:bCs/>
                <w:color w:val="000000"/>
                <w:lang w:eastAsia="de-CH"/>
              </w:rPr>
              <w:t>Week</w:t>
            </w:r>
          </w:p>
        </w:tc>
        <w:tc>
          <w:tcPr>
            <w:tcW w:w="1380" w:type="dxa"/>
            <w:tcBorders>
              <w:top w:val="single" w:sz="4" w:space="0" w:color="auto"/>
              <w:left w:val="nil"/>
              <w:bottom w:val="single" w:sz="4" w:space="0" w:color="auto"/>
              <w:right w:val="single" w:sz="4" w:space="0" w:color="auto"/>
            </w:tcBorders>
            <w:shd w:val="clear" w:color="auto" w:fill="auto"/>
            <w:vAlign w:val="bottom"/>
            <w:hideMark/>
          </w:tcPr>
          <w:p w14:paraId="5AD5D63F" w14:textId="77777777" w:rsidR="003120AA" w:rsidRPr="003120AA" w:rsidRDefault="003120AA" w:rsidP="003120AA">
            <w:pPr>
              <w:spacing w:after="0" w:line="240" w:lineRule="auto"/>
              <w:jc w:val="left"/>
              <w:rPr>
                <w:rFonts w:ascii="Consolas" w:eastAsia="Times New Roman" w:hAnsi="Consolas" w:cs="Calibri"/>
                <w:b/>
                <w:bCs/>
                <w:color w:val="000000"/>
                <w:lang w:eastAsia="de-CH"/>
              </w:rPr>
            </w:pPr>
            <w:r w:rsidRPr="003120AA">
              <w:rPr>
                <w:rFonts w:ascii="Consolas" w:eastAsia="Times New Roman" w:hAnsi="Consolas" w:cs="Calibri"/>
                <w:b/>
                <w:bCs/>
                <w:color w:val="000000"/>
                <w:lang w:eastAsia="de-CH"/>
              </w:rPr>
              <w:t>Date</w:t>
            </w:r>
          </w:p>
        </w:tc>
        <w:tc>
          <w:tcPr>
            <w:tcW w:w="560" w:type="dxa"/>
            <w:tcBorders>
              <w:top w:val="single" w:sz="4" w:space="0" w:color="auto"/>
              <w:left w:val="nil"/>
              <w:bottom w:val="single" w:sz="4" w:space="0" w:color="auto"/>
              <w:right w:val="single" w:sz="4" w:space="0" w:color="auto"/>
            </w:tcBorders>
            <w:shd w:val="clear" w:color="auto" w:fill="auto"/>
            <w:vAlign w:val="bottom"/>
            <w:hideMark/>
          </w:tcPr>
          <w:p w14:paraId="58892054" w14:textId="77777777" w:rsidR="003120AA" w:rsidRPr="003120AA" w:rsidRDefault="003120AA" w:rsidP="003120AA">
            <w:pPr>
              <w:spacing w:after="0" w:line="240" w:lineRule="auto"/>
              <w:jc w:val="left"/>
              <w:rPr>
                <w:rFonts w:ascii="Consolas" w:eastAsia="Times New Roman" w:hAnsi="Consolas" w:cs="Calibri"/>
                <w:b/>
                <w:bCs/>
                <w:color w:val="000000"/>
                <w:lang w:eastAsia="de-CH"/>
              </w:rPr>
            </w:pPr>
            <w:r w:rsidRPr="003120AA">
              <w:rPr>
                <w:rFonts w:ascii="Consolas" w:eastAsia="Times New Roman" w:hAnsi="Consolas" w:cs="Calibri"/>
                <w:b/>
                <w:bCs/>
                <w:color w:val="000000"/>
                <w:lang w:eastAsia="de-CH"/>
              </w:rPr>
              <w:t>Day</w:t>
            </w:r>
          </w:p>
        </w:tc>
        <w:tc>
          <w:tcPr>
            <w:tcW w:w="5511" w:type="dxa"/>
            <w:tcBorders>
              <w:top w:val="single" w:sz="4" w:space="0" w:color="auto"/>
              <w:left w:val="nil"/>
              <w:bottom w:val="single" w:sz="4" w:space="0" w:color="auto"/>
              <w:right w:val="single" w:sz="4" w:space="0" w:color="auto"/>
            </w:tcBorders>
            <w:shd w:val="clear" w:color="auto" w:fill="auto"/>
            <w:vAlign w:val="bottom"/>
            <w:hideMark/>
          </w:tcPr>
          <w:p w14:paraId="1FAA1082" w14:textId="77777777" w:rsidR="003120AA" w:rsidRPr="003120AA" w:rsidRDefault="003120AA" w:rsidP="003120AA">
            <w:pPr>
              <w:spacing w:after="0" w:line="240" w:lineRule="auto"/>
              <w:jc w:val="left"/>
              <w:rPr>
                <w:rFonts w:ascii="Consolas" w:eastAsia="Times New Roman" w:hAnsi="Consolas" w:cs="Calibri"/>
                <w:b/>
                <w:bCs/>
                <w:color w:val="000000"/>
                <w:lang w:eastAsia="de-CH"/>
              </w:rPr>
            </w:pPr>
            <w:r w:rsidRPr="003120AA">
              <w:rPr>
                <w:rFonts w:ascii="Consolas" w:eastAsia="Times New Roman" w:hAnsi="Consolas" w:cs="Calibri"/>
                <w:b/>
                <w:bCs/>
                <w:color w:val="000000"/>
                <w:lang w:eastAsia="de-CH"/>
              </w:rPr>
              <w:t>What</w:t>
            </w:r>
          </w:p>
        </w:tc>
        <w:tc>
          <w:tcPr>
            <w:tcW w:w="992" w:type="dxa"/>
            <w:tcBorders>
              <w:top w:val="single" w:sz="4" w:space="0" w:color="auto"/>
              <w:left w:val="nil"/>
              <w:bottom w:val="single" w:sz="4" w:space="0" w:color="auto"/>
              <w:right w:val="single" w:sz="4" w:space="0" w:color="auto"/>
            </w:tcBorders>
            <w:shd w:val="clear" w:color="auto" w:fill="auto"/>
            <w:vAlign w:val="bottom"/>
            <w:hideMark/>
          </w:tcPr>
          <w:p w14:paraId="5A480478" w14:textId="77777777" w:rsidR="003120AA" w:rsidRPr="003120AA" w:rsidRDefault="003120AA" w:rsidP="003120AA">
            <w:pPr>
              <w:spacing w:after="0" w:line="240" w:lineRule="auto"/>
              <w:jc w:val="left"/>
              <w:rPr>
                <w:rFonts w:ascii="Consolas" w:eastAsia="Times New Roman" w:hAnsi="Consolas" w:cs="Calibri"/>
                <w:b/>
                <w:bCs/>
                <w:color w:val="000000"/>
                <w:lang w:eastAsia="de-CH"/>
              </w:rPr>
            </w:pPr>
            <w:r w:rsidRPr="003120AA">
              <w:rPr>
                <w:rFonts w:ascii="Consolas" w:eastAsia="Times New Roman" w:hAnsi="Consolas" w:cs="Calibri"/>
                <w:b/>
                <w:bCs/>
                <w:color w:val="000000"/>
                <w:lang w:eastAsia="de-CH"/>
              </w:rPr>
              <w:t>Who</w:t>
            </w:r>
          </w:p>
        </w:tc>
      </w:tr>
      <w:tr w:rsidR="003120AA" w:rsidRPr="003120AA" w14:paraId="3B28A140" w14:textId="77777777" w:rsidTr="004959A7">
        <w:trPr>
          <w:trHeight w:val="292"/>
        </w:trPr>
        <w:tc>
          <w:tcPr>
            <w:tcW w:w="624" w:type="dxa"/>
            <w:vMerge w:val="restart"/>
            <w:tcBorders>
              <w:top w:val="nil"/>
              <w:left w:val="single" w:sz="4" w:space="0" w:color="auto"/>
              <w:bottom w:val="single" w:sz="4" w:space="0" w:color="auto"/>
              <w:right w:val="single" w:sz="4" w:space="0" w:color="auto"/>
            </w:tcBorders>
            <w:shd w:val="clear" w:color="auto" w:fill="auto"/>
            <w:vAlign w:val="center"/>
            <w:hideMark/>
          </w:tcPr>
          <w:p w14:paraId="16E045C9"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38</w:t>
            </w:r>
          </w:p>
        </w:tc>
        <w:tc>
          <w:tcPr>
            <w:tcW w:w="1380" w:type="dxa"/>
            <w:tcBorders>
              <w:top w:val="nil"/>
              <w:left w:val="nil"/>
              <w:bottom w:val="single" w:sz="4" w:space="0" w:color="auto"/>
              <w:right w:val="single" w:sz="4" w:space="0" w:color="auto"/>
            </w:tcBorders>
            <w:shd w:val="clear" w:color="auto" w:fill="auto"/>
            <w:vAlign w:val="bottom"/>
            <w:hideMark/>
          </w:tcPr>
          <w:p w14:paraId="34E1F4BB"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15.09.2020</w:t>
            </w:r>
          </w:p>
        </w:tc>
        <w:tc>
          <w:tcPr>
            <w:tcW w:w="560" w:type="dxa"/>
            <w:tcBorders>
              <w:top w:val="nil"/>
              <w:left w:val="nil"/>
              <w:bottom w:val="single" w:sz="4" w:space="0" w:color="auto"/>
              <w:right w:val="single" w:sz="4" w:space="0" w:color="auto"/>
            </w:tcBorders>
            <w:shd w:val="clear" w:color="auto" w:fill="auto"/>
            <w:vAlign w:val="bottom"/>
            <w:hideMark/>
          </w:tcPr>
          <w:p w14:paraId="5B767310"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Tu</w:t>
            </w:r>
          </w:p>
        </w:tc>
        <w:tc>
          <w:tcPr>
            <w:tcW w:w="5511" w:type="dxa"/>
            <w:tcBorders>
              <w:top w:val="nil"/>
              <w:left w:val="nil"/>
              <w:bottom w:val="single" w:sz="4" w:space="0" w:color="auto"/>
              <w:right w:val="single" w:sz="4" w:space="0" w:color="auto"/>
            </w:tcBorders>
            <w:shd w:val="clear" w:color="auto" w:fill="auto"/>
            <w:vAlign w:val="bottom"/>
            <w:hideMark/>
          </w:tcPr>
          <w:p w14:paraId="6A291170"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Preparation Kickoff Meeting</w:t>
            </w:r>
          </w:p>
        </w:tc>
        <w:tc>
          <w:tcPr>
            <w:tcW w:w="992" w:type="dxa"/>
            <w:tcBorders>
              <w:top w:val="nil"/>
              <w:left w:val="nil"/>
              <w:bottom w:val="single" w:sz="4" w:space="0" w:color="auto"/>
              <w:right w:val="single" w:sz="4" w:space="0" w:color="auto"/>
            </w:tcBorders>
            <w:shd w:val="clear" w:color="auto" w:fill="auto"/>
            <w:vAlign w:val="bottom"/>
            <w:hideMark/>
          </w:tcPr>
          <w:p w14:paraId="448EF3B8"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PT</w:t>
            </w:r>
          </w:p>
        </w:tc>
      </w:tr>
      <w:tr w:rsidR="003120AA" w:rsidRPr="003120AA" w14:paraId="0CC7FE37" w14:textId="77777777" w:rsidTr="004959A7">
        <w:trPr>
          <w:trHeight w:val="292"/>
        </w:trPr>
        <w:tc>
          <w:tcPr>
            <w:tcW w:w="624" w:type="dxa"/>
            <w:vMerge/>
            <w:tcBorders>
              <w:top w:val="nil"/>
              <w:left w:val="single" w:sz="4" w:space="0" w:color="auto"/>
              <w:bottom w:val="single" w:sz="4" w:space="0" w:color="auto"/>
              <w:right w:val="single" w:sz="4" w:space="0" w:color="auto"/>
            </w:tcBorders>
            <w:vAlign w:val="center"/>
            <w:hideMark/>
          </w:tcPr>
          <w:p w14:paraId="20BEF210" w14:textId="77777777" w:rsidR="003120AA" w:rsidRPr="003120AA" w:rsidRDefault="003120AA" w:rsidP="003120AA">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auto" w:fill="auto"/>
            <w:vAlign w:val="bottom"/>
            <w:hideMark/>
          </w:tcPr>
          <w:p w14:paraId="5859132C"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16.09.2020</w:t>
            </w:r>
          </w:p>
        </w:tc>
        <w:tc>
          <w:tcPr>
            <w:tcW w:w="560" w:type="dxa"/>
            <w:tcBorders>
              <w:top w:val="nil"/>
              <w:left w:val="nil"/>
              <w:bottom w:val="single" w:sz="4" w:space="0" w:color="auto"/>
              <w:right w:val="single" w:sz="4" w:space="0" w:color="auto"/>
            </w:tcBorders>
            <w:shd w:val="clear" w:color="auto" w:fill="auto"/>
            <w:vAlign w:val="bottom"/>
            <w:hideMark/>
          </w:tcPr>
          <w:p w14:paraId="6C416423"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We</w:t>
            </w:r>
          </w:p>
        </w:tc>
        <w:tc>
          <w:tcPr>
            <w:tcW w:w="5511" w:type="dxa"/>
            <w:tcBorders>
              <w:top w:val="nil"/>
              <w:left w:val="nil"/>
              <w:bottom w:val="single" w:sz="4" w:space="0" w:color="auto"/>
              <w:right w:val="single" w:sz="4" w:space="0" w:color="auto"/>
            </w:tcBorders>
            <w:shd w:val="clear" w:color="auto" w:fill="auto"/>
            <w:vAlign w:val="bottom"/>
            <w:hideMark/>
          </w:tcPr>
          <w:p w14:paraId="23AB74CC"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Kickoff Meeting</w:t>
            </w:r>
          </w:p>
        </w:tc>
        <w:tc>
          <w:tcPr>
            <w:tcW w:w="992" w:type="dxa"/>
            <w:tcBorders>
              <w:top w:val="nil"/>
              <w:left w:val="nil"/>
              <w:bottom w:val="single" w:sz="4" w:space="0" w:color="auto"/>
              <w:right w:val="single" w:sz="4" w:space="0" w:color="auto"/>
            </w:tcBorders>
            <w:shd w:val="clear" w:color="auto" w:fill="auto"/>
            <w:vAlign w:val="bottom"/>
            <w:hideMark/>
          </w:tcPr>
          <w:p w14:paraId="03AC871C"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PT S</w:t>
            </w:r>
          </w:p>
        </w:tc>
      </w:tr>
      <w:tr w:rsidR="004959A7" w:rsidRPr="003120AA" w14:paraId="3962E4D2" w14:textId="77777777" w:rsidTr="004959A7">
        <w:trPr>
          <w:trHeight w:val="583"/>
        </w:trPr>
        <w:tc>
          <w:tcPr>
            <w:tcW w:w="624" w:type="dxa"/>
            <w:vMerge w:val="restart"/>
            <w:tcBorders>
              <w:top w:val="nil"/>
              <w:left w:val="single" w:sz="4" w:space="0" w:color="auto"/>
              <w:bottom w:val="single" w:sz="4" w:space="0" w:color="000000"/>
              <w:right w:val="single" w:sz="4" w:space="0" w:color="auto"/>
            </w:tcBorders>
            <w:shd w:val="clear" w:color="auto" w:fill="auto"/>
            <w:vAlign w:val="center"/>
            <w:hideMark/>
          </w:tcPr>
          <w:p w14:paraId="6F702A91"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39</w:t>
            </w:r>
          </w:p>
        </w:tc>
        <w:tc>
          <w:tcPr>
            <w:tcW w:w="1380" w:type="dxa"/>
            <w:tcBorders>
              <w:top w:val="nil"/>
              <w:left w:val="nil"/>
              <w:bottom w:val="single" w:sz="4" w:space="0" w:color="auto"/>
              <w:right w:val="single" w:sz="4" w:space="0" w:color="auto"/>
            </w:tcBorders>
            <w:shd w:val="clear" w:color="000000" w:fill="D9E1F2"/>
            <w:vAlign w:val="bottom"/>
            <w:hideMark/>
          </w:tcPr>
          <w:p w14:paraId="3D1DEB6C"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D9E1F2"/>
            <w:vAlign w:val="bottom"/>
            <w:hideMark/>
          </w:tcPr>
          <w:p w14:paraId="3FDD53B1"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511" w:type="dxa"/>
            <w:tcBorders>
              <w:top w:val="nil"/>
              <w:left w:val="nil"/>
              <w:bottom w:val="single" w:sz="4" w:space="0" w:color="auto"/>
              <w:right w:val="single" w:sz="4" w:space="0" w:color="auto"/>
            </w:tcBorders>
            <w:shd w:val="clear" w:color="000000" w:fill="D9E1F2"/>
            <w:vAlign w:val="bottom"/>
            <w:hideMark/>
          </w:tcPr>
          <w:p w14:paraId="28E095C1" w14:textId="77777777" w:rsidR="003120AA" w:rsidRPr="003120AA" w:rsidRDefault="003120AA" w:rsidP="003120AA">
            <w:pPr>
              <w:spacing w:after="0" w:line="240" w:lineRule="auto"/>
              <w:jc w:val="left"/>
              <w:rPr>
                <w:rFonts w:ascii="Consolas" w:eastAsia="Times New Roman" w:hAnsi="Consolas" w:cs="Calibri"/>
                <w:color w:val="000000"/>
                <w:lang w:val="en-US" w:eastAsia="de-CH"/>
              </w:rPr>
            </w:pPr>
            <w:r w:rsidRPr="003120AA">
              <w:rPr>
                <w:rFonts w:ascii="Consolas" w:eastAsia="Times New Roman" w:hAnsi="Consolas" w:cs="Calibri"/>
                <w:color w:val="000000"/>
                <w:lang w:val="en-US" w:eastAsia="de-CH"/>
              </w:rPr>
              <w:t>Further information gathering on MTD, RL, Networksec</w:t>
            </w:r>
          </w:p>
        </w:tc>
        <w:tc>
          <w:tcPr>
            <w:tcW w:w="992" w:type="dxa"/>
            <w:tcBorders>
              <w:top w:val="nil"/>
              <w:left w:val="nil"/>
              <w:bottom w:val="single" w:sz="4" w:space="0" w:color="auto"/>
              <w:right w:val="single" w:sz="4" w:space="0" w:color="auto"/>
            </w:tcBorders>
            <w:shd w:val="clear" w:color="000000" w:fill="D9E1F2"/>
            <w:vAlign w:val="bottom"/>
            <w:hideMark/>
          </w:tcPr>
          <w:p w14:paraId="4ADDC888"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PT</w:t>
            </w:r>
          </w:p>
        </w:tc>
      </w:tr>
      <w:tr w:rsidR="004959A7" w:rsidRPr="003120AA" w14:paraId="7B8D2CA3" w14:textId="77777777" w:rsidTr="004959A7">
        <w:trPr>
          <w:trHeight w:val="292"/>
        </w:trPr>
        <w:tc>
          <w:tcPr>
            <w:tcW w:w="624" w:type="dxa"/>
            <w:vMerge/>
            <w:tcBorders>
              <w:top w:val="nil"/>
              <w:left w:val="single" w:sz="4" w:space="0" w:color="auto"/>
              <w:bottom w:val="single" w:sz="4" w:space="0" w:color="000000"/>
              <w:right w:val="single" w:sz="4" w:space="0" w:color="auto"/>
            </w:tcBorders>
            <w:vAlign w:val="center"/>
            <w:hideMark/>
          </w:tcPr>
          <w:p w14:paraId="21F116D8" w14:textId="77777777" w:rsidR="003120AA" w:rsidRPr="003120AA" w:rsidRDefault="003120AA" w:rsidP="003120AA">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39062C0B"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23.09.2020</w:t>
            </w:r>
          </w:p>
        </w:tc>
        <w:tc>
          <w:tcPr>
            <w:tcW w:w="560" w:type="dxa"/>
            <w:tcBorders>
              <w:top w:val="nil"/>
              <w:left w:val="nil"/>
              <w:bottom w:val="single" w:sz="4" w:space="0" w:color="auto"/>
              <w:right w:val="single" w:sz="4" w:space="0" w:color="auto"/>
            </w:tcBorders>
            <w:shd w:val="clear" w:color="000000" w:fill="E2EFDA"/>
            <w:vAlign w:val="bottom"/>
            <w:hideMark/>
          </w:tcPr>
          <w:p w14:paraId="3CD47817"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We</w:t>
            </w:r>
          </w:p>
        </w:tc>
        <w:tc>
          <w:tcPr>
            <w:tcW w:w="5511" w:type="dxa"/>
            <w:tcBorders>
              <w:top w:val="nil"/>
              <w:left w:val="nil"/>
              <w:bottom w:val="single" w:sz="4" w:space="0" w:color="auto"/>
              <w:right w:val="single" w:sz="4" w:space="0" w:color="auto"/>
            </w:tcBorders>
            <w:shd w:val="clear" w:color="000000" w:fill="E2EFDA"/>
            <w:vAlign w:val="bottom"/>
            <w:hideMark/>
          </w:tcPr>
          <w:p w14:paraId="3E0FD8E1"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Weekly Meeting</w:t>
            </w:r>
          </w:p>
        </w:tc>
        <w:tc>
          <w:tcPr>
            <w:tcW w:w="992" w:type="dxa"/>
            <w:tcBorders>
              <w:top w:val="nil"/>
              <w:left w:val="nil"/>
              <w:bottom w:val="single" w:sz="4" w:space="0" w:color="auto"/>
              <w:right w:val="single" w:sz="4" w:space="0" w:color="auto"/>
            </w:tcBorders>
            <w:shd w:val="clear" w:color="000000" w:fill="E2EFDA"/>
            <w:vAlign w:val="bottom"/>
            <w:hideMark/>
          </w:tcPr>
          <w:p w14:paraId="0100175E"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PT S</w:t>
            </w:r>
          </w:p>
        </w:tc>
      </w:tr>
      <w:tr w:rsidR="004959A7" w:rsidRPr="003120AA" w14:paraId="69D8A2CB" w14:textId="77777777" w:rsidTr="004959A7">
        <w:trPr>
          <w:trHeight w:val="583"/>
        </w:trPr>
        <w:tc>
          <w:tcPr>
            <w:tcW w:w="624" w:type="dxa"/>
            <w:vMerge w:val="restart"/>
            <w:tcBorders>
              <w:top w:val="nil"/>
              <w:left w:val="single" w:sz="4" w:space="0" w:color="auto"/>
              <w:bottom w:val="single" w:sz="4" w:space="0" w:color="000000"/>
              <w:right w:val="single" w:sz="4" w:space="0" w:color="auto"/>
            </w:tcBorders>
            <w:shd w:val="clear" w:color="auto" w:fill="auto"/>
            <w:vAlign w:val="center"/>
            <w:hideMark/>
          </w:tcPr>
          <w:p w14:paraId="71F671F5"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40</w:t>
            </w:r>
          </w:p>
        </w:tc>
        <w:tc>
          <w:tcPr>
            <w:tcW w:w="1380" w:type="dxa"/>
            <w:tcBorders>
              <w:top w:val="nil"/>
              <w:left w:val="nil"/>
              <w:bottom w:val="single" w:sz="4" w:space="0" w:color="auto"/>
              <w:right w:val="single" w:sz="4" w:space="0" w:color="auto"/>
            </w:tcBorders>
            <w:shd w:val="clear" w:color="000000" w:fill="D9E1F2"/>
            <w:vAlign w:val="bottom"/>
            <w:hideMark/>
          </w:tcPr>
          <w:p w14:paraId="167EBC6B"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D9E1F2"/>
            <w:vAlign w:val="bottom"/>
            <w:hideMark/>
          </w:tcPr>
          <w:p w14:paraId="170F0474"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511" w:type="dxa"/>
            <w:tcBorders>
              <w:top w:val="nil"/>
              <w:left w:val="nil"/>
              <w:bottom w:val="single" w:sz="4" w:space="0" w:color="auto"/>
              <w:right w:val="single" w:sz="4" w:space="0" w:color="auto"/>
            </w:tcBorders>
            <w:shd w:val="clear" w:color="000000" w:fill="D9E1F2"/>
            <w:vAlign w:val="bottom"/>
            <w:hideMark/>
          </w:tcPr>
          <w:p w14:paraId="362A96BB" w14:textId="77777777" w:rsidR="003120AA" w:rsidRPr="003120AA" w:rsidRDefault="003120AA" w:rsidP="003120AA">
            <w:pPr>
              <w:spacing w:after="0" w:line="240" w:lineRule="auto"/>
              <w:jc w:val="left"/>
              <w:rPr>
                <w:rFonts w:ascii="Consolas" w:eastAsia="Times New Roman" w:hAnsi="Consolas" w:cs="Calibri"/>
                <w:color w:val="000000"/>
                <w:lang w:val="en-US" w:eastAsia="de-CH"/>
              </w:rPr>
            </w:pPr>
            <w:r w:rsidRPr="003120AA">
              <w:rPr>
                <w:rFonts w:ascii="Consolas" w:eastAsia="Times New Roman" w:hAnsi="Consolas" w:cs="Calibri"/>
                <w:color w:val="000000"/>
                <w:lang w:val="en-US" w:eastAsia="de-CH"/>
              </w:rPr>
              <w:t>Further information gathering on MTD, RL, Networksec</w:t>
            </w:r>
          </w:p>
        </w:tc>
        <w:tc>
          <w:tcPr>
            <w:tcW w:w="992" w:type="dxa"/>
            <w:tcBorders>
              <w:top w:val="nil"/>
              <w:left w:val="nil"/>
              <w:bottom w:val="single" w:sz="4" w:space="0" w:color="auto"/>
              <w:right w:val="single" w:sz="4" w:space="0" w:color="auto"/>
            </w:tcBorders>
            <w:shd w:val="clear" w:color="000000" w:fill="D9E1F2"/>
            <w:vAlign w:val="bottom"/>
            <w:hideMark/>
          </w:tcPr>
          <w:p w14:paraId="1AE54D71"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PT</w:t>
            </w:r>
          </w:p>
        </w:tc>
      </w:tr>
      <w:tr w:rsidR="004959A7" w:rsidRPr="003120AA" w14:paraId="0457B76A" w14:textId="77777777" w:rsidTr="004959A7">
        <w:trPr>
          <w:trHeight w:val="583"/>
        </w:trPr>
        <w:tc>
          <w:tcPr>
            <w:tcW w:w="624" w:type="dxa"/>
            <w:vMerge/>
            <w:tcBorders>
              <w:top w:val="nil"/>
              <w:left w:val="single" w:sz="4" w:space="0" w:color="auto"/>
              <w:bottom w:val="single" w:sz="4" w:space="0" w:color="000000"/>
              <w:right w:val="single" w:sz="4" w:space="0" w:color="auto"/>
            </w:tcBorders>
            <w:vAlign w:val="center"/>
            <w:hideMark/>
          </w:tcPr>
          <w:p w14:paraId="36EA2F2C" w14:textId="77777777" w:rsidR="003120AA" w:rsidRPr="003120AA" w:rsidRDefault="003120AA" w:rsidP="003120AA">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FFF2CC"/>
            <w:vAlign w:val="bottom"/>
            <w:hideMark/>
          </w:tcPr>
          <w:p w14:paraId="51207443"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2CC"/>
            <w:vAlign w:val="bottom"/>
            <w:hideMark/>
          </w:tcPr>
          <w:p w14:paraId="651920E7"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511" w:type="dxa"/>
            <w:tcBorders>
              <w:top w:val="nil"/>
              <w:left w:val="nil"/>
              <w:bottom w:val="single" w:sz="4" w:space="0" w:color="auto"/>
              <w:right w:val="single" w:sz="4" w:space="0" w:color="auto"/>
            </w:tcBorders>
            <w:shd w:val="clear" w:color="000000" w:fill="FFF2CC"/>
            <w:vAlign w:val="bottom"/>
            <w:hideMark/>
          </w:tcPr>
          <w:p w14:paraId="101033B5" w14:textId="77777777" w:rsidR="003120AA" w:rsidRPr="003120AA" w:rsidRDefault="003120AA" w:rsidP="003120AA">
            <w:pPr>
              <w:spacing w:after="0" w:line="240" w:lineRule="auto"/>
              <w:jc w:val="left"/>
              <w:rPr>
                <w:rFonts w:ascii="Consolas" w:eastAsia="Times New Roman" w:hAnsi="Consolas" w:cs="Calibri"/>
                <w:color w:val="000000"/>
                <w:lang w:val="en-US" w:eastAsia="de-CH"/>
              </w:rPr>
            </w:pPr>
            <w:r w:rsidRPr="003120AA">
              <w:rPr>
                <w:rFonts w:ascii="Consolas" w:eastAsia="Times New Roman" w:hAnsi="Consolas" w:cs="Calibri"/>
                <w:color w:val="000000"/>
                <w:lang w:val="en-US" w:eastAsia="de-CH"/>
              </w:rPr>
              <w:t>Start writing PA, table of contents and structure</w:t>
            </w:r>
          </w:p>
        </w:tc>
        <w:tc>
          <w:tcPr>
            <w:tcW w:w="992" w:type="dxa"/>
            <w:tcBorders>
              <w:top w:val="nil"/>
              <w:left w:val="nil"/>
              <w:bottom w:val="single" w:sz="4" w:space="0" w:color="auto"/>
              <w:right w:val="single" w:sz="4" w:space="0" w:color="auto"/>
            </w:tcBorders>
            <w:shd w:val="clear" w:color="000000" w:fill="FFF2CC"/>
            <w:vAlign w:val="bottom"/>
            <w:hideMark/>
          </w:tcPr>
          <w:p w14:paraId="589C6EE9"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PT</w:t>
            </w:r>
          </w:p>
        </w:tc>
      </w:tr>
      <w:tr w:rsidR="004959A7" w:rsidRPr="003120AA" w14:paraId="5C07F7C3" w14:textId="77777777" w:rsidTr="004959A7">
        <w:trPr>
          <w:trHeight w:val="292"/>
        </w:trPr>
        <w:tc>
          <w:tcPr>
            <w:tcW w:w="624" w:type="dxa"/>
            <w:vMerge/>
            <w:tcBorders>
              <w:top w:val="nil"/>
              <w:left w:val="single" w:sz="4" w:space="0" w:color="auto"/>
              <w:bottom w:val="single" w:sz="4" w:space="0" w:color="000000"/>
              <w:right w:val="single" w:sz="4" w:space="0" w:color="auto"/>
            </w:tcBorders>
            <w:vAlign w:val="center"/>
            <w:hideMark/>
          </w:tcPr>
          <w:p w14:paraId="34241E06" w14:textId="77777777" w:rsidR="003120AA" w:rsidRPr="003120AA" w:rsidRDefault="003120AA" w:rsidP="003120AA">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68A08EB7"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30.09.2020</w:t>
            </w:r>
          </w:p>
        </w:tc>
        <w:tc>
          <w:tcPr>
            <w:tcW w:w="560" w:type="dxa"/>
            <w:tcBorders>
              <w:top w:val="nil"/>
              <w:left w:val="nil"/>
              <w:bottom w:val="single" w:sz="4" w:space="0" w:color="auto"/>
              <w:right w:val="single" w:sz="4" w:space="0" w:color="auto"/>
            </w:tcBorders>
            <w:shd w:val="clear" w:color="000000" w:fill="E2EFDA"/>
            <w:vAlign w:val="bottom"/>
            <w:hideMark/>
          </w:tcPr>
          <w:p w14:paraId="728FE7B5"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We</w:t>
            </w:r>
          </w:p>
        </w:tc>
        <w:tc>
          <w:tcPr>
            <w:tcW w:w="5511" w:type="dxa"/>
            <w:tcBorders>
              <w:top w:val="nil"/>
              <w:left w:val="nil"/>
              <w:bottom w:val="single" w:sz="4" w:space="0" w:color="auto"/>
              <w:right w:val="single" w:sz="4" w:space="0" w:color="auto"/>
            </w:tcBorders>
            <w:shd w:val="clear" w:color="000000" w:fill="E2EFDA"/>
            <w:vAlign w:val="bottom"/>
            <w:hideMark/>
          </w:tcPr>
          <w:p w14:paraId="15B8F3CE"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Weekly Meeting</w:t>
            </w:r>
          </w:p>
        </w:tc>
        <w:tc>
          <w:tcPr>
            <w:tcW w:w="992" w:type="dxa"/>
            <w:tcBorders>
              <w:top w:val="nil"/>
              <w:left w:val="nil"/>
              <w:bottom w:val="single" w:sz="4" w:space="0" w:color="auto"/>
              <w:right w:val="single" w:sz="4" w:space="0" w:color="auto"/>
            </w:tcBorders>
            <w:shd w:val="clear" w:color="000000" w:fill="E2EFDA"/>
            <w:vAlign w:val="bottom"/>
            <w:hideMark/>
          </w:tcPr>
          <w:p w14:paraId="736DF2C9"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PT S</w:t>
            </w:r>
          </w:p>
        </w:tc>
      </w:tr>
      <w:tr w:rsidR="004959A7" w:rsidRPr="003120AA" w14:paraId="71A0E0A2" w14:textId="77777777" w:rsidTr="004959A7">
        <w:trPr>
          <w:trHeight w:val="583"/>
        </w:trPr>
        <w:tc>
          <w:tcPr>
            <w:tcW w:w="624" w:type="dxa"/>
            <w:vMerge w:val="restart"/>
            <w:tcBorders>
              <w:top w:val="nil"/>
              <w:left w:val="single" w:sz="4" w:space="0" w:color="auto"/>
              <w:bottom w:val="single" w:sz="4" w:space="0" w:color="auto"/>
              <w:right w:val="single" w:sz="4" w:space="0" w:color="auto"/>
            </w:tcBorders>
            <w:shd w:val="clear" w:color="auto" w:fill="auto"/>
            <w:vAlign w:val="center"/>
            <w:hideMark/>
          </w:tcPr>
          <w:p w14:paraId="38B8DFAA"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41</w:t>
            </w:r>
          </w:p>
        </w:tc>
        <w:tc>
          <w:tcPr>
            <w:tcW w:w="1380" w:type="dxa"/>
            <w:tcBorders>
              <w:top w:val="nil"/>
              <w:left w:val="nil"/>
              <w:bottom w:val="single" w:sz="4" w:space="0" w:color="auto"/>
              <w:right w:val="single" w:sz="4" w:space="0" w:color="auto"/>
            </w:tcBorders>
            <w:shd w:val="clear" w:color="000000" w:fill="D9E1F2"/>
            <w:vAlign w:val="bottom"/>
            <w:hideMark/>
          </w:tcPr>
          <w:p w14:paraId="27693ED9"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D9E1F2"/>
            <w:vAlign w:val="bottom"/>
            <w:hideMark/>
          </w:tcPr>
          <w:p w14:paraId="0B9CC641"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511" w:type="dxa"/>
            <w:tcBorders>
              <w:top w:val="nil"/>
              <w:left w:val="nil"/>
              <w:bottom w:val="single" w:sz="4" w:space="0" w:color="auto"/>
              <w:right w:val="single" w:sz="4" w:space="0" w:color="auto"/>
            </w:tcBorders>
            <w:shd w:val="clear" w:color="000000" w:fill="D9E1F2"/>
            <w:vAlign w:val="bottom"/>
            <w:hideMark/>
          </w:tcPr>
          <w:p w14:paraId="186E60AA" w14:textId="77777777" w:rsidR="003120AA" w:rsidRPr="003120AA" w:rsidRDefault="003120AA" w:rsidP="003120AA">
            <w:pPr>
              <w:spacing w:after="0" w:line="240" w:lineRule="auto"/>
              <w:jc w:val="left"/>
              <w:rPr>
                <w:rFonts w:ascii="Consolas" w:eastAsia="Times New Roman" w:hAnsi="Consolas" w:cs="Calibri"/>
                <w:color w:val="000000"/>
                <w:lang w:val="en-US" w:eastAsia="de-CH"/>
              </w:rPr>
            </w:pPr>
            <w:r w:rsidRPr="003120AA">
              <w:rPr>
                <w:rFonts w:ascii="Consolas" w:eastAsia="Times New Roman" w:hAnsi="Consolas" w:cs="Calibri"/>
                <w:color w:val="000000"/>
                <w:lang w:val="en-US" w:eastAsia="de-CH"/>
              </w:rPr>
              <w:t>Further information gathering on MTD, RL, Networksec</w:t>
            </w:r>
          </w:p>
        </w:tc>
        <w:tc>
          <w:tcPr>
            <w:tcW w:w="992" w:type="dxa"/>
            <w:tcBorders>
              <w:top w:val="nil"/>
              <w:left w:val="nil"/>
              <w:bottom w:val="single" w:sz="4" w:space="0" w:color="auto"/>
              <w:right w:val="single" w:sz="4" w:space="0" w:color="auto"/>
            </w:tcBorders>
            <w:shd w:val="clear" w:color="000000" w:fill="D9E1F2"/>
            <w:vAlign w:val="bottom"/>
            <w:hideMark/>
          </w:tcPr>
          <w:p w14:paraId="5D7F244F"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PT</w:t>
            </w:r>
          </w:p>
        </w:tc>
      </w:tr>
      <w:tr w:rsidR="004959A7" w:rsidRPr="003120AA" w14:paraId="49F18AF5" w14:textId="77777777" w:rsidTr="004959A7">
        <w:trPr>
          <w:trHeight w:val="292"/>
        </w:trPr>
        <w:tc>
          <w:tcPr>
            <w:tcW w:w="624" w:type="dxa"/>
            <w:vMerge/>
            <w:tcBorders>
              <w:top w:val="nil"/>
              <w:left w:val="single" w:sz="4" w:space="0" w:color="auto"/>
              <w:bottom w:val="single" w:sz="4" w:space="0" w:color="auto"/>
              <w:right w:val="single" w:sz="4" w:space="0" w:color="auto"/>
            </w:tcBorders>
            <w:vAlign w:val="center"/>
            <w:hideMark/>
          </w:tcPr>
          <w:p w14:paraId="43D6A34F" w14:textId="77777777" w:rsidR="003120AA" w:rsidRPr="003120AA" w:rsidRDefault="003120AA" w:rsidP="003120AA">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FFF2CC"/>
            <w:vAlign w:val="bottom"/>
            <w:hideMark/>
          </w:tcPr>
          <w:p w14:paraId="1C43DC4D"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2CC"/>
            <w:vAlign w:val="bottom"/>
            <w:hideMark/>
          </w:tcPr>
          <w:p w14:paraId="72673E33"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511" w:type="dxa"/>
            <w:tcBorders>
              <w:top w:val="nil"/>
              <w:left w:val="nil"/>
              <w:bottom w:val="single" w:sz="4" w:space="0" w:color="auto"/>
              <w:right w:val="single" w:sz="4" w:space="0" w:color="auto"/>
            </w:tcBorders>
            <w:shd w:val="clear" w:color="000000" w:fill="FFF2CC"/>
            <w:vAlign w:val="bottom"/>
            <w:hideMark/>
          </w:tcPr>
          <w:p w14:paraId="7DCA2E9F"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Paper: Sota and goal</w:t>
            </w:r>
          </w:p>
        </w:tc>
        <w:tc>
          <w:tcPr>
            <w:tcW w:w="992" w:type="dxa"/>
            <w:tcBorders>
              <w:top w:val="nil"/>
              <w:left w:val="nil"/>
              <w:bottom w:val="single" w:sz="4" w:space="0" w:color="auto"/>
              <w:right w:val="single" w:sz="4" w:space="0" w:color="auto"/>
            </w:tcBorders>
            <w:shd w:val="clear" w:color="000000" w:fill="FFF2CC"/>
            <w:vAlign w:val="bottom"/>
            <w:hideMark/>
          </w:tcPr>
          <w:p w14:paraId="506B92F4"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PT</w:t>
            </w:r>
          </w:p>
        </w:tc>
      </w:tr>
      <w:tr w:rsidR="004959A7" w:rsidRPr="003120AA" w14:paraId="57438698" w14:textId="77777777" w:rsidTr="004959A7">
        <w:trPr>
          <w:trHeight w:val="292"/>
        </w:trPr>
        <w:tc>
          <w:tcPr>
            <w:tcW w:w="624" w:type="dxa"/>
            <w:vMerge/>
            <w:tcBorders>
              <w:top w:val="nil"/>
              <w:left w:val="single" w:sz="4" w:space="0" w:color="auto"/>
              <w:bottom w:val="single" w:sz="4" w:space="0" w:color="auto"/>
              <w:right w:val="single" w:sz="4" w:space="0" w:color="auto"/>
            </w:tcBorders>
            <w:vAlign w:val="center"/>
            <w:hideMark/>
          </w:tcPr>
          <w:p w14:paraId="526CBD8F" w14:textId="77777777" w:rsidR="003120AA" w:rsidRPr="003120AA" w:rsidRDefault="003120AA" w:rsidP="003120AA">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30B0E7A6"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07.10.2020</w:t>
            </w:r>
          </w:p>
        </w:tc>
        <w:tc>
          <w:tcPr>
            <w:tcW w:w="560" w:type="dxa"/>
            <w:tcBorders>
              <w:top w:val="nil"/>
              <w:left w:val="nil"/>
              <w:bottom w:val="single" w:sz="4" w:space="0" w:color="auto"/>
              <w:right w:val="single" w:sz="4" w:space="0" w:color="auto"/>
            </w:tcBorders>
            <w:shd w:val="clear" w:color="000000" w:fill="E2EFDA"/>
            <w:vAlign w:val="bottom"/>
            <w:hideMark/>
          </w:tcPr>
          <w:p w14:paraId="0DB396D6"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We</w:t>
            </w:r>
          </w:p>
        </w:tc>
        <w:tc>
          <w:tcPr>
            <w:tcW w:w="5511" w:type="dxa"/>
            <w:tcBorders>
              <w:top w:val="nil"/>
              <w:left w:val="nil"/>
              <w:bottom w:val="single" w:sz="4" w:space="0" w:color="auto"/>
              <w:right w:val="single" w:sz="4" w:space="0" w:color="auto"/>
            </w:tcBorders>
            <w:shd w:val="clear" w:color="000000" w:fill="E2EFDA"/>
            <w:vAlign w:val="bottom"/>
            <w:hideMark/>
          </w:tcPr>
          <w:p w14:paraId="3DAE46D1"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Weekly Meeting</w:t>
            </w:r>
          </w:p>
        </w:tc>
        <w:tc>
          <w:tcPr>
            <w:tcW w:w="992" w:type="dxa"/>
            <w:tcBorders>
              <w:top w:val="nil"/>
              <w:left w:val="nil"/>
              <w:bottom w:val="single" w:sz="4" w:space="0" w:color="auto"/>
              <w:right w:val="single" w:sz="4" w:space="0" w:color="auto"/>
            </w:tcBorders>
            <w:shd w:val="clear" w:color="000000" w:fill="E2EFDA"/>
            <w:vAlign w:val="bottom"/>
            <w:hideMark/>
          </w:tcPr>
          <w:p w14:paraId="61DF86CE"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PT S</w:t>
            </w:r>
          </w:p>
        </w:tc>
      </w:tr>
      <w:tr w:rsidR="004959A7" w:rsidRPr="003120AA" w14:paraId="794040CE" w14:textId="77777777" w:rsidTr="004959A7">
        <w:trPr>
          <w:trHeight w:val="292"/>
        </w:trPr>
        <w:tc>
          <w:tcPr>
            <w:tcW w:w="624" w:type="dxa"/>
            <w:vMerge w:val="restart"/>
            <w:tcBorders>
              <w:top w:val="nil"/>
              <w:left w:val="single" w:sz="4" w:space="0" w:color="auto"/>
              <w:bottom w:val="single" w:sz="4" w:space="0" w:color="000000"/>
              <w:right w:val="single" w:sz="4" w:space="0" w:color="auto"/>
            </w:tcBorders>
            <w:shd w:val="clear" w:color="auto" w:fill="auto"/>
            <w:vAlign w:val="center"/>
            <w:hideMark/>
          </w:tcPr>
          <w:p w14:paraId="548F556D"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42</w:t>
            </w:r>
          </w:p>
        </w:tc>
        <w:tc>
          <w:tcPr>
            <w:tcW w:w="1380" w:type="dxa"/>
            <w:tcBorders>
              <w:top w:val="nil"/>
              <w:left w:val="nil"/>
              <w:bottom w:val="single" w:sz="4" w:space="0" w:color="auto"/>
              <w:right w:val="single" w:sz="4" w:space="0" w:color="auto"/>
            </w:tcBorders>
            <w:shd w:val="clear" w:color="000000" w:fill="FFFF99"/>
            <w:vAlign w:val="bottom"/>
            <w:hideMark/>
          </w:tcPr>
          <w:p w14:paraId="19CD1922"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F99"/>
            <w:vAlign w:val="bottom"/>
            <w:hideMark/>
          </w:tcPr>
          <w:p w14:paraId="6C49DB5B"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511" w:type="dxa"/>
            <w:tcBorders>
              <w:top w:val="nil"/>
              <w:left w:val="nil"/>
              <w:bottom w:val="single" w:sz="4" w:space="0" w:color="auto"/>
              <w:right w:val="single" w:sz="4" w:space="0" w:color="auto"/>
            </w:tcBorders>
            <w:shd w:val="clear" w:color="000000" w:fill="FFFF99"/>
            <w:vAlign w:val="bottom"/>
            <w:hideMark/>
          </w:tcPr>
          <w:p w14:paraId="68712020"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Create general Use-Cases</w:t>
            </w:r>
          </w:p>
        </w:tc>
        <w:tc>
          <w:tcPr>
            <w:tcW w:w="992" w:type="dxa"/>
            <w:tcBorders>
              <w:top w:val="nil"/>
              <w:left w:val="nil"/>
              <w:bottom w:val="single" w:sz="4" w:space="0" w:color="auto"/>
              <w:right w:val="single" w:sz="4" w:space="0" w:color="auto"/>
            </w:tcBorders>
            <w:shd w:val="clear" w:color="000000" w:fill="FFFF99"/>
            <w:vAlign w:val="bottom"/>
            <w:hideMark/>
          </w:tcPr>
          <w:p w14:paraId="56EA6562"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PT</w:t>
            </w:r>
          </w:p>
        </w:tc>
      </w:tr>
      <w:tr w:rsidR="004959A7" w:rsidRPr="003120AA" w14:paraId="7FD111A5" w14:textId="77777777" w:rsidTr="004959A7">
        <w:trPr>
          <w:trHeight w:val="233"/>
        </w:trPr>
        <w:tc>
          <w:tcPr>
            <w:tcW w:w="624" w:type="dxa"/>
            <w:vMerge/>
            <w:tcBorders>
              <w:top w:val="nil"/>
              <w:left w:val="single" w:sz="4" w:space="0" w:color="auto"/>
              <w:bottom w:val="single" w:sz="4" w:space="0" w:color="000000"/>
              <w:right w:val="single" w:sz="4" w:space="0" w:color="auto"/>
            </w:tcBorders>
            <w:vAlign w:val="center"/>
            <w:hideMark/>
          </w:tcPr>
          <w:p w14:paraId="310327BB" w14:textId="77777777" w:rsidR="003120AA" w:rsidRPr="003120AA" w:rsidRDefault="003120AA" w:rsidP="003120AA">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FFF2CC"/>
            <w:vAlign w:val="bottom"/>
            <w:hideMark/>
          </w:tcPr>
          <w:p w14:paraId="61180560"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2CC"/>
            <w:vAlign w:val="bottom"/>
            <w:hideMark/>
          </w:tcPr>
          <w:p w14:paraId="719328E9"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511" w:type="dxa"/>
            <w:tcBorders>
              <w:top w:val="nil"/>
              <w:left w:val="nil"/>
              <w:bottom w:val="single" w:sz="4" w:space="0" w:color="auto"/>
              <w:right w:val="single" w:sz="4" w:space="0" w:color="auto"/>
            </w:tcBorders>
            <w:shd w:val="clear" w:color="000000" w:fill="FFF2CC"/>
            <w:vAlign w:val="bottom"/>
            <w:hideMark/>
          </w:tcPr>
          <w:p w14:paraId="35956835"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Paper: Theoretical foundations</w:t>
            </w:r>
          </w:p>
        </w:tc>
        <w:tc>
          <w:tcPr>
            <w:tcW w:w="992" w:type="dxa"/>
            <w:tcBorders>
              <w:top w:val="nil"/>
              <w:left w:val="nil"/>
              <w:bottom w:val="single" w:sz="4" w:space="0" w:color="auto"/>
              <w:right w:val="single" w:sz="4" w:space="0" w:color="auto"/>
            </w:tcBorders>
            <w:shd w:val="clear" w:color="000000" w:fill="FFF2CC"/>
            <w:vAlign w:val="bottom"/>
            <w:hideMark/>
          </w:tcPr>
          <w:p w14:paraId="3FCB92F2"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PT</w:t>
            </w:r>
          </w:p>
        </w:tc>
      </w:tr>
      <w:tr w:rsidR="004959A7" w:rsidRPr="003120AA" w14:paraId="1915F7AE" w14:textId="77777777" w:rsidTr="004959A7">
        <w:trPr>
          <w:trHeight w:val="292"/>
        </w:trPr>
        <w:tc>
          <w:tcPr>
            <w:tcW w:w="624" w:type="dxa"/>
            <w:vMerge/>
            <w:tcBorders>
              <w:top w:val="nil"/>
              <w:left w:val="single" w:sz="4" w:space="0" w:color="auto"/>
              <w:bottom w:val="single" w:sz="4" w:space="0" w:color="000000"/>
              <w:right w:val="single" w:sz="4" w:space="0" w:color="auto"/>
            </w:tcBorders>
            <w:vAlign w:val="center"/>
            <w:hideMark/>
          </w:tcPr>
          <w:p w14:paraId="129EEEF0" w14:textId="77777777" w:rsidR="003120AA" w:rsidRPr="003120AA" w:rsidRDefault="003120AA" w:rsidP="003120AA">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76413ABC"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14.10.2020</w:t>
            </w:r>
          </w:p>
        </w:tc>
        <w:tc>
          <w:tcPr>
            <w:tcW w:w="560" w:type="dxa"/>
            <w:tcBorders>
              <w:top w:val="nil"/>
              <w:left w:val="nil"/>
              <w:bottom w:val="single" w:sz="4" w:space="0" w:color="auto"/>
              <w:right w:val="single" w:sz="4" w:space="0" w:color="auto"/>
            </w:tcBorders>
            <w:shd w:val="clear" w:color="000000" w:fill="E2EFDA"/>
            <w:vAlign w:val="bottom"/>
            <w:hideMark/>
          </w:tcPr>
          <w:p w14:paraId="3F773E6D"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We</w:t>
            </w:r>
          </w:p>
        </w:tc>
        <w:tc>
          <w:tcPr>
            <w:tcW w:w="5511" w:type="dxa"/>
            <w:tcBorders>
              <w:top w:val="nil"/>
              <w:left w:val="nil"/>
              <w:bottom w:val="single" w:sz="4" w:space="0" w:color="auto"/>
              <w:right w:val="single" w:sz="4" w:space="0" w:color="auto"/>
            </w:tcBorders>
            <w:shd w:val="clear" w:color="000000" w:fill="E2EFDA"/>
            <w:vAlign w:val="bottom"/>
            <w:hideMark/>
          </w:tcPr>
          <w:p w14:paraId="5CA2A673"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Weekly Meeting</w:t>
            </w:r>
          </w:p>
        </w:tc>
        <w:tc>
          <w:tcPr>
            <w:tcW w:w="992" w:type="dxa"/>
            <w:tcBorders>
              <w:top w:val="nil"/>
              <w:left w:val="nil"/>
              <w:bottom w:val="single" w:sz="4" w:space="0" w:color="auto"/>
              <w:right w:val="single" w:sz="4" w:space="0" w:color="auto"/>
            </w:tcBorders>
            <w:shd w:val="clear" w:color="000000" w:fill="E2EFDA"/>
            <w:vAlign w:val="bottom"/>
            <w:hideMark/>
          </w:tcPr>
          <w:p w14:paraId="66D87539"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PT S</w:t>
            </w:r>
          </w:p>
        </w:tc>
      </w:tr>
      <w:tr w:rsidR="004959A7" w:rsidRPr="003120AA" w14:paraId="06649265" w14:textId="77777777" w:rsidTr="004959A7">
        <w:trPr>
          <w:trHeight w:val="330"/>
        </w:trPr>
        <w:tc>
          <w:tcPr>
            <w:tcW w:w="624" w:type="dxa"/>
            <w:vMerge w:val="restart"/>
            <w:tcBorders>
              <w:top w:val="nil"/>
              <w:left w:val="single" w:sz="4" w:space="0" w:color="auto"/>
              <w:bottom w:val="single" w:sz="4" w:space="0" w:color="000000"/>
              <w:right w:val="single" w:sz="4" w:space="0" w:color="auto"/>
            </w:tcBorders>
            <w:shd w:val="clear" w:color="auto" w:fill="auto"/>
            <w:vAlign w:val="center"/>
            <w:hideMark/>
          </w:tcPr>
          <w:p w14:paraId="7ACB9E3B"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43</w:t>
            </w:r>
          </w:p>
        </w:tc>
        <w:tc>
          <w:tcPr>
            <w:tcW w:w="1380" w:type="dxa"/>
            <w:tcBorders>
              <w:top w:val="nil"/>
              <w:left w:val="nil"/>
              <w:bottom w:val="single" w:sz="4" w:space="0" w:color="auto"/>
              <w:right w:val="single" w:sz="4" w:space="0" w:color="auto"/>
            </w:tcBorders>
            <w:shd w:val="clear" w:color="000000" w:fill="FFFF99"/>
            <w:vAlign w:val="bottom"/>
            <w:hideMark/>
          </w:tcPr>
          <w:p w14:paraId="70823D55"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F99"/>
            <w:vAlign w:val="bottom"/>
            <w:hideMark/>
          </w:tcPr>
          <w:p w14:paraId="4F77E87A"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511" w:type="dxa"/>
            <w:tcBorders>
              <w:top w:val="nil"/>
              <w:left w:val="nil"/>
              <w:bottom w:val="single" w:sz="4" w:space="0" w:color="auto"/>
              <w:right w:val="single" w:sz="4" w:space="0" w:color="auto"/>
            </w:tcBorders>
            <w:shd w:val="clear" w:color="000000" w:fill="FFFF99"/>
            <w:vAlign w:val="bottom"/>
            <w:hideMark/>
          </w:tcPr>
          <w:p w14:paraId="461E813D" w14:textId="77777777" w:rsidR="003120AA" w:rsidRPr="003120AA" w:rsidRDefault="003120AA" w:rsidP="003120AA">
            <w:pPr>
              <w:spacing w:after="0" w:line="240" w:lineRule="auto"/>
              <w:jc w:val="left"/>
              <w:rPr>
                <w:rFonts w:ascii="Consolas" w:eastAsia="Times New Roman" w:hAnsi="Consolas" w:cs="Calibri"/>
                <w:color w:val="000000"/>
                <w:lang w:val="en-US" w:eastAsia="de-CH"/>
              </w:rPr>
            </w:pPr>
            <w:r w:rsidRPr="003120AA">
              <w:rPr>
                <w:rFonts w:ascii="Consolas" w:eastAsia="Times New Roman" w:hAnsi="Consolas" w:cs="Calibri"/>
                <w:color w:val="000000"/>
                <w:lang w:val="en-US" w:eastAsia="de-CH"/>
              </w:rPr>
              <w:t>Search and examine tools / frameworks</w:t>
            </w:r>
          </w:p>
        </w:tc>
        <w:tc>
          <w:tcPr>
            <w:tcW w:w="992" w:type="dxa"/>
            <w:tcBorders>
              <w:top w:val="nil"/>
              <w:left w:val="nil"/>
              <w:bottom w:val="single" w:sz="4" w:space="0" w:color="auto"/>
              <w:right w:val="single" w:sz="4" w:space="0" w:color="auto"/>
            </w:tcBorders>
            <w:shd w:val="clear" w:color="000000" w:fill="FFFF99"/>
            <w:vAlign w:val="bottom"/>
            <w:hideMark/>
          </w:tcPr>
          <w:p w14:paraId="1B50D0BD"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PT</w:t>
            </w:r>
          </w:p>
        </w:tc>
      </w:tr>
      <w:tr w:rsidR="004959A7" w:rsidRPr="003120AA" w14:paraId="5FC399F0" w14:textId="77777777" w:rsidTr="004959A7">
        <w:trPr>
          <w:trHeight w:val="292"/>
        </w:trPr>
        <w:tc>
          <w:tcPr>
            <w:tcW w:w="624" w:type="dxa"/>
            <w:vMerge/>
            <w:tcBorders>
              <w:top w:val="nil"/>
              <w:left w:val="single" w:sz="4" w:space="0" w:color="auto"/>
              <w:bottom w:val="single" w:sz="4" w:space="0" w:color="000000"/>
              <w:right w:val="single" w:sz="4" w:space="0" w:color="auto"/>
            </w:tcBorders>
            <w:vAlign w:val="center"/>
            <w:hideMark/>
          </w:tcPr>
          <w:p w14:paraId="5B50D4DA" w14:textId="77777777" w:rsidR="003120AA" w:rsidRPr="003120AA" w:rsidRDefault="003120AA" w:rsidP="003120AA">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FFF2CC"/>
            <w:vAlign w:val="bottom"/>
            <w:hideMark/>
          </w:tcPr>
          <w:p w14:paraId="470296D2"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2CC"/>
            <w:vAlign w:val="bottom"/>
            <w:hideMark/>
          </w:tcPr>
          <w:p w14:paraId="4960D825"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511" w:type="dxa"/>
            <w:tcBorders>
              <w:top w:val="nil"/>
              <w:left w:val="nil"/>
              <w:bottom w:val="single" w:sz="4" w:space="0" w:color="auto"/>
              <w:right w:val="single" w:sz="4" w:space="0" w:color="auto"/>
            </w:tcBorders>
            <w:shd w:val="clear" w:color="000000" w:fill="FFF2CC"/>
            <w:vAlign w:val="bottom"/>
            <w:hideMark/>
          </w:tcPr>
          <w:p w14:paraId="2350E5D3"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Paper: Reviewing &amp; Correcting</w:t>
            </w:r>
          </w:p>
        </w:tc>
        <w:tc>
          <w:tcPr>
            <w:tcW w:w="992" w:type="dxa"/>
            <w:tcBorders>
              <w:top w:val="nil"/>
              <w:left w:val="nil"/>
              <w:bottom w:val="single" w:sz="4" w:space="0" w:color="auto"/>
              <w:right w:val="single" w:sz="4" w:space="0" w:color="auto"/>
            </w:tcBorders>
            <w:shd w:val="clear" w:color="000000" w:fill="FFF2CC"/>
            <w:vAlign w:val="bottom"/>
            <w:hideMark/>
          </w:tcPr>
          <w:p w14:paraId="718D9615"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PT</w:t>
            </w:r>
          </w:p>
        </w:tc>
      </w:tr>
      <w:tr w:rsidR="004959A7" w:rsidRPr="003120AA" w14:paraId="1B465103" w14:textId="77777777" w:rsidTr="004959A7">
        <w:trPr>
          <w:trHeight w:val="292"/>
        </w:trPr>
        <w:tc>
          <w:tcPr>
            <w:tcW w:w="624" w:type="dxa"/>
            <w:vMerge/>
            <w:tcBorders>
              <w:top w:val="nil"/>
              <w:left w:val="single" w:sz="4" w:space="0" w:color="auto"/>
              <w:bottom w:val="single" w:sz="4" w:space="0" w:color="000000"/>
              <w:right w:val="single" w:sz="4" w:space="0" w:color="auto"/>
            </w:tcBorders>
            <w:vAlign w:val="center"/>
            <w:hideMark/>
          </w:tcPr>
          <w:p w14:paraId="6DF58532" w14:textId="77777777" w:rsidR="003120AA" w:rsidRPr="003120AA" w:rsidRDefault="003120AA" w:rsidP="003120AA">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7F03B669"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21.10.2020</w:t>
            </w:r>
          </w:p>
        </w:tc>
        <w:tc>
          <w:tcPr>
            <w:tcW w:w="560" w:type="dxa"/>
            <w:tcBorders>
              <w:top w:val="nil"/>
              <w:left w:val="nil"/>
              <w:bottom w:val="single" w:sz="4" w:space="0" w:color="auto"/>
              <w:right w:val="single" w:sz="4" w:space="0" w:color="auto"/>
            </w:tcBorders>
            <w:shd w:val="clear" w:color="000000" w:fill="E2EFDA"/>
            <w:vAlign w:val="bottom"/>
            <w:hideMark/>
          </w:tcPr>
          <w:p w14:paraId="4C79E609"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We</w:t>
            </w:r>
          </w:p>
        </w:tc>
        <w:tc>
          <w:tcPr>
            <w:tcW w:w="5511" w:type="dxa"/>
            <w:tcBorders>
              <w:top w:val="nil"/>
              <w:left w:val="nil"/>
              <w:bottom w:val="single" w:sz="4" w:space="0" w:color="auto"/>
              <w:right w:val="single" w:sz="4" w:space="0" w:color="auto"/>
            </w:tcBorders>
            <w:shd w:val="clear" w:color="000000" w:fill="E2EFDA"/>
            <w:vAlign w:val="bottom"/>
            <w:hideMark/>
          </w:tcPr>
          <w:p w14:paraId="7B7AC5E7"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Weekly Meeting</w:t>
            </w:r>
          </w:p>
        </w:tc>
        <w:tc>
          <w:tcPr>
            <w:tcW w:w="992" w:type="dxa"/>
            <w:tcBorders>
              <w:top w:val="nil"/>
              <w:left w:val="nil"/>
              <w:bottom w:val="single" w:sz="4" w:space="0" w:color="auto"/>
              <w:right w:val="single" w:sz="4" w:space="0" w:color="auto"/>
            </w:tcBorders>
            <w:shd w:val="clear" w:color="000000" w:fill="E2EFDA"/>
            <w:vAlign w:val="bottom"/>
            <w:hideMark/>
          </w:tcPr>
          <w:p w14:paraId="30071891"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PT S</w:t>
            </w:r>
          </w:p>
        </w:tc>
      </w:tr>
      <w:tr w:rsidR="004959A7" w:rsidRPr="003120AA" w14:paraId="40991AAE" w14:textId="77777777" w:rsidTr="004959A7">
        <w:trPr>
          <w:trHeight w:val="245"/>
        </w:trPr>
        <w:tc>
          <w:tcPr>
            <w:tcW w:w="624" w:type="dxa"/>
            <w:vMerge w:val="restart"/>
            <w:tcBorders>
              <w:top w:val="nil"/>
              <w:left w:val="single" w:sz="4" w:space="0" w:color="auto"/>
              <w:bottom w:val="single" w:sz="4" w:space="0" w:color="000000"/>
              <w:right w:val="single" w:sz="4" w:space="0" w:color="auto"/>
            </w:tcBorders>
            <w:shd w:val="clear" w:color="auto" w:fill="auto"/>
            <w:vAlign w:val="center"/>
            <w:hideMark/>
          </w:tcPr>
          <w:p w14:paraId="739EADDD"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44</w:t>
            </w:r>
          </w:p>
        </w:tc>
        <w:tc>
          <w:tcPr>
            <w:tcW w:w="1380" w:type="dxa"/>
            <w:tcBorders>
              <w:top w:val="nil"/>
              <w:left w:val="nil"/>
              <w:bottom w:val="single" w:sz="4" w:space="0" w:color="auto"/>
              <w:right w:val="single" w:sz="4" w:space="0" w:color="auto"/>
            </w:tcBorders>
            <w:shd w:val="clear" w:color="000000" w:fill="FFFF99"/>
            <w:vAlign w:val="bottom"/>
            <w:hideMark/>
          </w:tcPr>
          <w:p w14:paraId="2980E5F5"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F99"/>
            <w:vAlign w:val="bottom"/>
            <w:hideMark/>
          </w:tcPr>
          <w:p w14:paraId="5102A66B"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511" w:type="dxa"/>
            <w:tcBorders>
              <w:top w:val="nil"/>
              <w:left w:val="nil"/>
              <w:bottom w:val="single" w:sz="4" w:space="0" w:color="auto"/>
              <w:right w:val="single" w:sz="4" w:space="0" w:color="auto"/>
            </w:tcBorders>
            <w:shd w:val="clear" w:color="000000" w:fill="FFFF99"/>
            <w:vAlign w:val="bottom"/>
            <w:hideMark/>
          </w:tcPr>
          <w:p w14:paraId="6DB73C79" w14:textId="77777777" w:rsidR="003120AA" w:rsidRPr="003120AA" w:rsidRDefault="003120AA" w:rsidP="003120AA">
            <w:pPr>
              <w:spacing w:after="0" w:line="240" w:lineRule="auto"/>
              <w:jc w:val="left"/>
              <w:rPr>
                <w:rFonts w:ascii="Consolas" w:eastAsia="Times New Roman" w:hAnsi="Consolas" w:cs="Calibri"/>
                <w:color w:val="000000"/>
                <w:lang w:val="en-US" w:eastAsia="de-CH"/>
              </w:rPr>
            </w:pPr>
            <w:r w:rsidRPr="003120AA">
              <w:rPr>
                <w:rFonts w:ascii="Consolas" w:eastAsia="Times New Roman" w:hAnsi="Consolas" w:cs="Calibri"/>
                <w:color w:val="000000"/>
                <w:lang w:val="en-US" w:eastAsia="de-CH"/>
              </w:rPr>
              <w:t>Search and examine tools / frameworks</w:t>
            </w:r>
          </w:p>
        </w:tc>
        <w:tc>
          <w:tcPr>
            <w:tcW w:w="992" w:type="dxa"/>
            <w:tcBorders>
              <w:top w:val="nil"/>
              <w:left w:val="nil"/>
              <w:bottom w:val="single" w:sz="4" w:space="0" w:color="auto"/>
              <w:right w:val="single" w:sz="4" w:space="0" w:color="auto"/>
            </w:tcBorders>
            <w:shd w:val="clear" w:color="000000" w:fill="FFFF99"/>
            <w:vAlign w:val="bottom"/>
            <w:hideMark/>
          </w:tcPr>
          <w:p w14:paraId="2997D37D"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PT</w:t>
            </w:r>
          </w:p>
        </w:tc>
      </w:tr>
      <w:tr w:rsidR="004959A7" w:rsidRPr="003120AA" w14:paraId="64ADA54C" w14:textId="77777777" w:rsidTr="004959A7">
        <w:trPr>
          <w:trHeight w:val="292"/>
        </w:trPr>
        <w:tc>
          <w:tcPr>
            <w:tcW w:w="624" w:type="dxa"/>
            <w:vMerge/>
            <w:tcBorders>
              <w:top w:val="nil"/>
              <w:left w:val="single" w:sz="4" w:space="0" w:color="auto"/>
              <w:bottom w:val="single" w:sz="4" w:space="0" w:color="000000"/>
              <w:right w:val="single" w:sz="4" w:space="0" w:color="auto"/>
            </w:tcBorders>
            <w:vAlign w:val="center"/>
            <w:hideMark/>
          </w:tcPr>
          <w:p w14:paraId="4CA16EDC" w14:textId="77777777" w:rsidR="003120AA" w:rsidRPr="003120AA" w:rsidRDefault="003120AA" w:rsidP="003120AA">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FFF2CC"/>
            <w:vAlign w:val="bottom"/>
            <w:hideMark/>
          </w:tcPr>
          <w:p w14:paraId="6826CC1B"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2CC"/>
            <w:vAlign w:val="bottom"/>
            <w:hideMark/>
          </w:tcPr>
          <w:p w14:paraId="33710E03"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511" w:type="dxa"/>
            <w:tcBorders>
              <w:top w:val="nil"/>
              <w:left w:val="nil"/>
              <w:bottom w:val="single" w:sz="4" w:space="0" w:color="auto"/>
              <w:right w:val="single" w:sz="4" w:space="0" w:color="auto"/>
            </w:tcBorders>
            <w:shd w:val="clear" w:color="000000" w:fill="FFF2CC"/>
            <w:vAlign w:val="bottom"/>
            <w:hideMark/>
          </w:tcPr>
          <w:p w14:paraId="133359A4"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Paper: Reviewing &amp; Correcting</w:t>
            </w:r>
          </w:p>
        </w:tc>
        <w:tc>
          <w:tcPr>
            <w:tcW w:w="992" w:type="dxa"/>
            <w:tcBorders>
              <w:top w:val="nil"/>
              <w:left w:val="nil"/>
              <w:bottom w:val="single" w:sz="4" w:space="0" w:color="auto"/>
              <w:right w:val="single" w:sz="4" w:space="0" w:color="auto"/>
            </w:tcBorders>
            <w:shd w:val="clear" w:color="000000" w:fill="FFF2CC"/>
            <w:vAlign w:val="bottom"/>
            <w:hideMark/>
          </w:tcPr>
          <w:p w14:paraId="3402A62C"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PT</w:t>
            </w:r>
          </w:p>
        </w:tc>
      </w:tr>
      <w:tr w:rsidR="004959A7" w:rsidRPr="003120AA" w14:paraId="49E58D1E" w14:textId="77777777" w:rsidTr="004959A7">
        <w:trPr>
          <w:trHeight w:val="292"/>
        </w:trPr>
        <w:tc>
          <w:tcPr>
            <w:tcW w:w="624" w:type="dxa"/>
            <w:vMerge/>
            <w:tcBorders>
              <w:top w:val="nil"/>
              <w:left w:val="single" w:sz="4" w:space="0" w:color="auto"/>
              <w:bottom w:val="single" w:sz="4" w:space="0" w:color="000000"/>
              <w:right w:val="single" w:sz="4" w:space="0" w:color="auto"/>
            </w:tcBorders>
            <w:vAlign w:val="center"/>
            <w:hideMark/>
          </w:tcPr>
          <w:p w14:paraId="74AB411A" w14:textId="77777777" w:rsidR="003120AA" w:rsidRPr="003120AA" w:rsidRDefault="003120AA" w:rsidP="003120AA">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68ED833F"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28.10.2020</w:t>
            </w:r>
          </w:p>
        </w:tc>
        <w:tc>
          <w:tcPr>
            <w:tcW w:w="560" w:type="dxa"/>
            <w:tcBorders>
              <w:top w:val="nil"/>
              <w:left w:val="nil"/>
              <w:bottom w:val="single" w:sz="4" w:space="0" w:color="auto"/>
              <w:right w:val="single" w:sz="4" w:space="0" w:color="auto"/>
            </w:tcBorders>
            <w:shd w:val="clear" w:color="000000" w:fill="E2EFDA"/>
            <w:vAlign w:val="bottom"/>
            <w:hideMark/>
          </w:tcPr>
          <w:p w14:paraId="7AD0EB03"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We</w:t>
            </w:r>
          </w:p>
        </w:tc>
        <w:tc>
          <w:tcPr>
            <w:tcW w:w="5511" w:type="dxa"/>
            <w:tcBorders>
              <w:top w:val="nil"/>
              <w:left w:val="nil"/>
              <w:bottom w:val="single" w:sz="4" w:space="0" w:color="auto"/>
              <w:right w:val="single" w:sz="4" w:space="0" w:color="auto"/>
            </w:tcBorders>
            <w:shd w:val="clear" w:color="000000" w:fill="E2EFDA"/>
            <w:vAlign w:val="bottom"/>
            <w:hideMark/>
          </w:tcPr>
          <w:p w14:paraId="3BD4DE35"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Weekly Meeting</w:t>
            </w:r>
          </w:p>
        </w:tc>
        <w:tc>
          <w:tcPr>
            <w:tcW w:w="992" w:type="dxa"/>
            <w:tcBorders>
              <w:top w:val="nil"/>
              <w:left w:val="nil"/>
              <w:bottom w:val="single" w:sz="4" w:space="0" w:color="auto"/>
              <w:right w:val="single" w:sz="4" w:space="0" w:color="auto"/>
            </w:tcBorders>
            <w:shd w:val="clear" w:color="000000" w:fill="E2EFDA"/>
            <w:vAlign w:val="bottom"/>
            <w:hideMark/>
          </w:tcPr>
          <w:p w14:paraId="705D6481"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PT S</w:t>
            </w:r>
          </w:p>
        </w:tc>
      </w:tr>
      <w:tr w:rsidR="004959A7" w:rsidRPr="003120AA" w14:paraId="1A03E72F" w14:textId="77777777" w:rsidTr="004959A7">
        <w:trPr>
          <w:trHeight w:val="292"/>
        </w:trPr>
        <w:tc>
          <w:tcPr>
            <w:tcW w:w="624" w:type="dxa"/>
            <w:vMerge w:val="restart"/>
            <w:tcBorders>
              <w:top w:val="nil"/>
              <w:left w:val="single" w:sz="4" w:space="0" w:color="auto"/>
              <w:bottom w:val="single" w:sz="4" w:space="0" w:color="000000"/>
              <w:right w:val="single" w:sz="4" w:space="0" w:color="auto"/>
            </w:tcBorders>
            <w:shd w:val="clear" w:color="auto" w:fill="auto"/>
            <w:vAlign w:val="center"/>
            <w:hideMark/>
          </w:tcPr>
          <w:p w14:paraId="0663933D"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45</w:t>
            </w:r>
          </w:p>
        </w:tc>
        <w:tc>
          <w:tcPr>
            <w:tcW w:w="1380" w:type="dxa"/>
            <w:tcBorders>
              <w:top w:val="nil"/>
              <w:left w:val="nil"/>
              <w:bottom w:val="single" w:sz="4" w:space="0" w:color="auto"/>
              <w:right w:val="single" w:sz="4" w:space="0" w:color="auto"/>
            </w:tcBorders>
            <w:shd w:val="clear" w:color="000000" w:fill="FFFF99"/>
            <w:vAlign w:val="bottom"/>
            <w:hideMark/>
          </w:tcPr>
          <w:p w14:paraId="35144EBF"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F99"/>
            <w:vAlign w:val="bottom"/>
            <w:hideMark/>
          </w:tcPr>
          <w:p w14:paraId="671DC914"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511" w:type="dxa"/>
            <w:tcBorders>
              <w:top w:val="nil"/>
              <w:left w:val="nil"/>
              <w:bottom w:val="single" w:sz="4" w:space="0" w:color="auto"/>
              <w:right w:val="single" w:sz="4" w:space="0" w:color="auto"/>
            </w:tcBorders>
            <w:shd w:val="clear" w:color="000000" w:fill="FFFF99"/>
            <w:vAlign w:val="bottom"/>
            <w:hideMark/>
          </w:tcPr>
          <w:p w14:paraId="7CB80058"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implement experiment</w:t>
            </w:r>
          </w:p>
        </w:tc>
        <w:tc>
          <w:tcPr>
            <w:tcW w:w="992" w:type="dxa"/>
            <w:tcBorders>
              <w:top w:val="nil"/>
              <w:left w:val="nil"/>
              <w:bottom w:val="single" w:sz="4" w:space="0" w:color="auto"/>
              <w:right w:val="single" w:sz="4" w:space="0" w:color="auto"/>
            </w:tcBorders>
            <w:shd w:val="clear" w:color="000000" w:fill="FFFF99"/>
            <w:vAlign w:val="bottom"/>
            <w:hideMark/>
          </w:tcPr>
          <w:p w14:paraId="39F22861" w14:textId="13E9760B" w:rsidR="003120AA" w:rsidRPr="003120AA" w:rsidRDefault="00361FDA" w:rsidP="003120AA">
            <w:pPr>
              <w:spacing w:after="0" w:line="240" w:lineRule="auto"/>
              <w:jc w:val="left"/>
              <w:rPr>
                <w:rFonts w:ascii="Consolas" w:eastAsia="Times New Roman" w:hAnsi="Consolas" w:cs="Calibri"/>
                <w:color w:val="000000"/>
                <w:lang w:eastAsia="de-CH"/>
              </w:rPr>
            </w:pPr>
            <w:r>
              <w:rPr>
                <w:rFonts w:ascii="Consolas" w:eastAsia="Times New Roman" w:hAnsi="Consolas" w:cs="Calibri"/>
                <w:color w:val="000000"/>
                <w:lang w:eastAsia="de-CH"/>
              </w:rPr>
              <w:t>PT</w:t>
            </w:r>
          </w:p>
        </w:tc>
      </w:tr>
      <w:tr w:rsidR="004959A7" w:rsidRPr="003120AA" w14:paraId="76651509" w14:textId="77777777" w:rsidTr="004959A7">
        <w:trPr>
          <w:trHeight w:val="292"/>
        </w:trPr>
        <w:tc>
          <w:tcPr>
            <w:tcW w:w="624" w:type="dxa"/>
            <w:vMerge/>
            <w:tcBorders>
              <w:top w:val="nil"/>
              <w:left w:val="single" w:sz="4" w:space="0" w:color="auto"/>
              <w:bottom w:val="single" w:sz="4" w:space="0" w:color="000000"/>
              <w:right w:val="single" w:sz="4" w:space="0" w:color="auto"/>
            </w:tcBorders>
            <w:vAlign w:val="center"/>
            <w:hideMark/>
          </w:tcPr>
          <w:p w14:paraId="22C8B6AA" w14:textId="77777777" w:rsidR="003120AA" w:rsidRPr="003120AA" w:rsidRDefault="003120AA" w:rsidP="003120AA">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FFF2CC"/>
            <w:vAlign w:val="bottom"/>
            <w:hideMark/>
          </w:tcPr>
          <w:p w14:paraId="09146144"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2CC"/>
            <w:vAlign w:val="bottom"/>
            <w:hideMark/>
          </w:tcPr>
          <w:p w14:paraId="6DE42872"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511" w:type="dxa"/>
            <w:tcBorders>
              <w:top w:val="nil"/>
              <w:left w:val="nil"/>
              <w:bottom w:val="single" w:sz="4" w:space="0" w:color="auto"/>
              <w:right w:val="single" w:sz="4" w:space="0" w:color="auto"/>
            </w:tcBorders>
            <w:shd w:val="clear" w:color="000000" w:fill="FFF2CC"/>
            <w:vAlign w:val="bottom"/>
            <w:hideMark/>
          </w:tcPr>
          <w:p w14:paraId="64F086D6"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Paper: Methods</w:t>
            </w:r>
          </w:p>
        </w:tc>
        <w:tc>
          <w:tcPr>
            <w:tcW w:w="992" w:type="dxa"/>
            <w:tcBorders>
              <w:top w:val="nil"/>
              <w:left w:val="nil"/>
              <w:bottom w:val="single" w:sz="4" w:space="0" w:color="auto"/>
              <w:right w:val="single" w:sz="4" w:space="0" w:color="auto"/>
            </w:tcBorders>
            <w:shd w:val="clear" w:color="000000" w:fill="FFF2CC"/>
            <w:vAlign w:val="bottom"/>
            <w:hideMark/>
          </w:tcPr>
          <w:p w14:paraId="7A71AF75"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PT</w:t>
            </w:r>
          </w:p>
        </w:tc>
      </w:tr>
      <w:tr w:rsidR="004959A7" w:rsidRPr="003120AA" w14:paraId="50755C5B" w14:textId="77777777" w:rsidTr="004959A7">
        <w:trPr>
          <w:trHeight w:val="292"/>
        </w:trPr>
        <w:tc>
          <w:tcPr>
            <w:tcW w:w="624" w:type="dxa"/>
            <w:vMerge/>
            <w:tcBorders>
              <w:top w:val="nil"/>
              <w:left w:val="single" w:sz="4" w:space="0" w:color="auto"/>
              <w:bottom w:val="single" w:sz="4" w:space="0" w:color="000000"/>
              <w:right w:val="single" w:sz="4" w:space="0" w:color="auto"/>
            </w:tcBorders>
            <w:vAlign w:val="center"/>
            <w:hideMark/>
          </w:tcPr>
          <w:p w14:paraId="1EE4EC17" w14:textId="77777777" w:rsidR="003120AA" w:rsidRPr="003120AA" w:rsidRDefault="003120AA" w:rsidP="003120AA">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4F41DE89"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04.11.2020</w:t>
            </w:r>
          </w:p>
        </w:tc>
        <w:tc>
          <w:tcPr>
            <w:tcW w:w="560" w:type="dxa"/>
            <w:tcBorders>
              <w:top w:val="nil"/>
              <w:left w:val="nil"/>
              <w:bottom w:val="single" w:sz="4" w:space="0" w:color="auto"/>
              <w:right w:val="single" w:sz="4" w:space="0" w:color="auto"/>
            </w:tcBorders>
            <w:shd w:val="clear" w:color="000000" w:fill="E2EFDA"/>
            <w:vAlign w:val="bottom"/>
            <w:hideMark/>
          </w:tcPr>
          <w:p w14:paraId="2D02FFBE"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We</w:t>
            </w:r>
          </w:p>
        </w:tc>
        <w:tc>
          <w:tcPr>
            <w:tcW w:w="5511" w:type="dxa"/>
            <w:tcBorders>
              <w:top w:val="nil"/>
              <w:left w:val="nil"/>
              <w:bottom w:val="single" w:sz="4" w:space="0" w:color="auto"/>
              <w:right w:val="single" w:sz="4" w:space="0" w:color="auto"/>
            </w:tcBorders>
            <w:shd w:val="clear" w:color="000000" w:fill="E2EFDA"/>
            <w:vAlign w:val="bottom"/>
            <w:hideMark/>
          </w:tcPr>
          <w:p w14:paraId="6719EAEC"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Weekly Meeting</w:t>
            </w:r>
          </w:p>
        </w:tc>
        <w:tc>
          <w:tcPr>
            <w:tcW w:w="992" w:type="dxa"/>
            <w:tcBorders>
              <w:top w:val="nil"/>
              <w:left w:val="nil"/>
              <w:bottom w:val="single" w:sz="4" w:space="0" w:color="auto"/>
              <w:right w:val="single" w:sz="4" w:space="0" w:color="auto"/>
            </w:tcBorders>
            <w:shd w:val="clear" w:color="000000" w:fill="E2EFDA"/>
            <w:vAlign w:val="bottom"/>
            <w:hideMark/>
          </w:tcPr>
          <w:p w14:paraId="685643D6"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PT S</w:t>
            </w:r>
          </w:p>
        </w:tc>
      </w:tr>
      <w:tr w:rsidR="004959A7" w:rsidRPr="003120AA" w14:paraId="04AACE15" w14:textId="77777777" w:rsidTr="004959A7">
        <w:trPr>
          <w:trHeight w:val="292"/>
        </w:trPr>
        <w:tc>
          <w:tcPr>
            <w:tcW w:w="624" w:type="dxa"/>
            <w:vMerge w:val="restart"/>
            <w:tcBorders>
              <w:top w:val="nil"/>
              <w:left w:val="single" w:sz="4" w:space="0" w:color="auto"/>
              <w:bottom w:val="single" w:sz="4" w:space="0" w:color="000000"/>
              <w:right w:val="single" w:sz="4" w:space="0" w:color="auto"/>
            </w:tcBorders>
            <w:shd w:val="clear" w:color="auto" w:fill="auto"/>
            <w:vAlign w:val="center"/>
            <w:hideMark/>
          </w:tcPr>
          <w:p w14:paraId="4164F350"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46</w:t>
            </w:r>
          </w:p>
        </w:tc>
        <w:tc>
          <w:tcPr>
            <w:tcW w:w="1380" w:type="dxa"/>
            <w:tcBorders>
              <w:top w:val="nil"/>
              <w:left w:val="nil"/>
              <w:bottom w:val="single" w:sz="4" w:space="0" w:color="auto"/>
              <w:right w:val="single" w:sz="4" w:space="0" w:color="auto"/>
            </w:tcBorders>
            <w:shd w:val="clear" w:color="000000" w:fill="FFFF99"/>
            <w:vAlign w:val="bottom"/>
            <w:hideMark/>
          </w:tcPr>
          <w:p w14:paraId="58D71F40"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F99"/>
            <w:vAlign w:val="bottom"/>
            <w:hideMark/>
          </w:tcPr>
          <w:p w14:paraId="4FD6B643"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511" w:type="dxa"/>
            <w:tcBorders>
              <w:top w:val="nil"/>
              <w:left w:val="nil"/>
              <w:bottom w:val="single" w:sz="4" w:space="0" w:color="auto"/>
              <w:right w:val="single" w:sz="4" w:space="0" w:color="auto"/>
            </w:tcBorders>
            <w:shd w:val="clear" w:color="000000" w:fill="FFFF99"/>
            <w:vAlign w:val="bottom"/>
            <w:hideMark/>
          </w:tcPr>
          <w:p w14:paraId="7B1B0446"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implement experiment</w:t>
            </w:r>
          </w:p>
        </w:tc>
        <w:tc>
          <w:tcPr>
            <w:tcW w:w="992" w:type="dxa"/>
            <w:tcBorders>
              <w:top w:val="nil"/>
              <w:left w:val="nil"/>
              <w:bottom w:val="single" w:sz="4" w:space="0" w:color="auto"/>
              <w:right w:val="single" w:sz="4" w:space="0" w:color="auto"/>
            </w:tcBorders>
            <w:shd w:val="clear" w:color="000000" w:fill="FFFF99"/>
            <w:vAlign w:val="bottom"/>
            <w:hideMark/>
          </w:tcPr>
          <w:p w14:paraId="567FECC3" w14:textId="65E7060F" w:rsidR="003120AA" w:rsidRPr="003120AA" w:rsidRDefault="00361FDA" w:rsidP="003120AA">
            <w:pPr>
              <w:spacing w:after="0" w:line="240" w:lineRule="auto"/>
              <w:jc w:val="left"/>
              <w:rPr>
                <w:rFonts w:ascii="Consolas" w:eastAsia="Times New Roman" w:hAnsi="Consolas" w:cs="Calibri"/>
                <w:color w:val="000000"/>
                <w:lang w:eastAsia="de-CH"/>
              </w:rPr>
            </w:pPr>
            <w:r>
              <w:rPr>
                <w:rFonts w:ascii="Consolas" w:eastAsia="Times New Roman" w:hAnsi="Consolas" w:cs="Calibri"/>
                <w:color w:val="000000"/>
                <w:lang w:eastAsia="de-CH"/>
              </w:rPr>
              <w:t>PT</w:t>
            </w:r>
          </w:p>
        </w:tc>
      </w:tr>
      <w:tr w:rsidR="004959A7" w:rsidRPr="003120AA" w14:paraId="182E9628" w14:textId="77777777" w:rsidTr="004959A7">
        <w:trPr>
          <w:trHeight w:val="292"/>
        </w:trPr>
        <w:tc>
          <w:tcPr>
            <w:tcW w:w="624" w:type="dxa"/>
            <w:vMerge/>
            <w:tcBorders>
              <w:top w:val="nil"/>
              <w:left w:val="single" w:sz="4" w:space="0" w:color="auto"/>
              <w:bottom w:val="single" w:sz="4" w:space="0" w:color="000000"/>
              <w:right w:val="single" w:sz="4" w:space="0" w:color="auto"/>
            </w:tcBorders>
            <w:vAlign w:val="center"/>
            <w:hideMark/>
          </w:tcPr>
          <w:p w14:paraId="27B0BBEB" w14:textId="77777777" w:rsidR="003120AA" w:rsidRPr="003120AA" w:rsidRDefault="003120AA" w:rsidP="003120AA">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FFF2CC"/>
            <w:vAlign w:val="bottom"/>
            <w:hideMark/>
          </w:tcPr>
          <w:p w14:paraId="4225FA5E"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2CC"/>
            <w:vAlign w:val="bottom"/>
            <w:hideMark/>
          </w:tcPr>
          <w:p w14:paraId="4602B360"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511" w:type="dxa"/>
            <w:tcBorders>
              <w:top w:val="nil"/>
              <w:left w:val="nil"/>
              <w:bottom w:val="single" w:sz="4" w:space="0" w:color="auto"/>
              <w:right w:val="single" w:sz="4" w:space="0" w:color="auto"/>
            </w:tcBorders>
            <w:shd w:val="clear" w:color="000000" w:fill="FFF2CC"/>
            <w:vAlign w:val="bottom"/>
            <w:hideMark/>
          </w:tcPr>
          <w:p w14:paraId="70A851CC"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Paper: Methods</w:t>
            </w:r>
          </w:p>
        </w:tc>
        <w:tc>
          <w:tcPr>
            <w:tcW w:w="992" w:type="dxa"/>
            <w:tcBorders>
              <w:top w:val="nil"/>
              <w:left w:val="nil"/>
              <w:bottom w:val="single" w:sz="4" w:space="0" w:color="auto"/>
              <w:right w:val="single" w:sz="4" w:space="0" w:color="auto"/>
            </w:tcBorders>
            <w:shd w:val="clear" w:color="000000" w:fill="FFF2CC"/>
            <w:vAlign w:val="bottom"/>
            <w:hideMark/>
          </w:tcPr>
          <w:p w14:paraId="0456FCD8"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PT</w:t>
            </w:r>
          </w:p>
        </w:tc>
      </w:tr>
      <w:tr w:rsidR="004959A7" w:rsidRPr="003120AA" w14:paraId="52737D1C" w14:textId="77777777" w:rsidTr="004959A7">
        <w:trPr>
          <w:trHeight w:val="292"/>
        </w:trPr>
        <w:tc>
          <w:tcPr>
            <w:tcW w:w="624" w:type="dxa"/>
            <w:vMerge/>
            <w:tcBorders>
              <w:top w:val="nil"/>
              <w:left w:val="single" w:sz="4" w:space="0" w:color="auto"/>
              <w:bottom w:val="single" w:sz="4" w:space="0" w:color="000000"/>
              <w:right w:val="single" w:sz="4" w:space="0" w:color="auto"/>
            </w:tcBorders>
            <w:vAlign w:val="center"/>
            <w:hideMark/>
          </w:tcPr>
          <w:p w14:paraId="4E432C09" w14:textId="77777777" w:rsidR="003120AA" w:rsidRPr="003120AA" w:rsidRDefault="003120AA" w:rsidP="003120AA">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01FD3542"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11.11.2020</w:t>
            </w:r>
          </w:p>
        </w:tc>
        <w:tc>
          <w:tcPr>
            <w:tcW w:w="560" w:type="dxa"/>
            <w:tcBorders>
              <w:top w:val="nil"/>
              <w:left w:val="nil"/>
              <w:bottom w:val="single" w:sz="4" w:space="0" w:color="auto"/>
              <w:right w:val="single" w:sz="4" w:space="0" w:color="auto"/>
            </w:tcBorders>
            <w:shd w:val="clear" w:color="000000" w:fill="E2EFDA"/>
            <w:vAlign w:val="bottom"/>
            <w:hideMark/>
          </w:tcPr>
          <w:p w14:paraId="69F0CC3D"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We</w:t>
            </w:r>
          </w:p>
        </w:tc>
        <w:tc>
          <w:tcPr>
            <w:tcW w:w="5511" w:type="dxa"/>
            <w:tcBorders>
              <w:top w:val="nil"/>
              <w:left w:val="nil"/>
              <w:bottom w:val="single" w:sz="4" w:space="0" w:color="auto"/>
              <w:right w:val="single" w:sz="4" w:space="0" w:color="auto"/>
            </w:tcBorders>
            <w:shd w:val="clear" w:color="000000" w:fill="E2EFDA"/>
            <w:vAlign w:val="bottom"/>
            <w:hideMark/>
          </w:tcPr>
          <w:p w14:paraId="55D820E5"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Weekly Meeting</w:t>
            </w:r>
          </w:p>
        </w:tc>
        <w:tc>
          <w:tcPr>
            <w:tcW w:w="992" w:type="dxa"/>
            <w:tcBorders>
              <w:top w:val="nil"/>
              <w:left w:val="nil"/>
              <w:bottom w:val="single" w:sz="4" w:space="0" w:color="auto"/>
              <w:right w:val="single" w:sz="4" w:space="0" w:color="auto"/>
            </w:tcBorders>
            <w:shd w:val="clear" w:color="000000" w:fill="E2EFDA"/>
            <w:vAlign w:val="bottom"/>
            <w:hideMark/>
          </w:tcPr>
          <w:p w14:paraId="5F72CEC6"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PT S</w:t>
            </w:r>
          </w:p>
        </w:tc>
      </w:tr>
      <w:tr w:rsidR="004959A7" w:rsidRPr="003120AA" w14:paraId="10121338" w14:textId="77777777" w:rsidTr="004959A7">
        <w:trPr>
          <w:trHeight w:val="292"/>
        </w:trPr>
        <w:tc>
          <w:tcPr>
            <w:tcW w:w="624" w:type="dxa"/>
            <w:vMerge w:val="restart"/>
            <w:tcBorders>
              <w:top w:val="nil"/>
              <w:left w:val="single" w:sz="4" w:space="0" w:color="auto"/>
              <w:bottom w:val="single" w:sz="4" w:space="0" w:color="000000"/>
              <w:right w:val="single" w:sz="4" w:space="0" w:color="auto"/>
            </w:tcBorders>
            <w:shd w:val="clear" w:color="auto" w:fill="auto"/>
            <w:vAlign w:val="center"/>
            <w:hideMark/>
          </w:tcPr>
          <w:p w14:paraId="33938CB0"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47</w:t>
            </w:r>
          </w:p>
        </w:tc>
        <w:tc>
          <w:tcPr>
            <w:tcW w:w="1380" w:type="dxa"/>
            <w:tcBorders>
              <w:top w:val="nil"/>
              <w:left w:val="nil"/>
              <w:bottom w:val="single" w:sz="4" w:space="0" w:color="auto"/>
              <w:right w:val="single" w:sz="4" w:space="0" w:color="auto"/>
            </w:tcBorders>
            <w:shd w:val="clear" w:color="000000" w:fill="FFFF99"/>
            <w:vAlign w:val="bottom"/>
            <w:hideMark/>
          </w:tcPr>
          <w:p w14:paraId="3E891CE5"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F99"/>
            <w:vAlign w:val="bottom"/>
            <w:hideMark/>
          </w:tcPr>
          <w:p w14:paraId="2D2658AE"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511" w:type="dxa"/>
            <w:tcBorders>
              <w:top w:val="nil"/>
              <w:left w:val="nil"/>
              <w:bottom w:val="single" w:sz="4" w:space="0" w:color="auto"/>
              <w:right w:val="single" w:sz="4" w:space="0" w:color="auto"/>
            </w:tcBorders>
            <w:shd w:val="clear" w:color="000000" w:fill="FFFF99"/>
            <w:vAlign w:val="bottom"/>
            <w:hideMark/>
          </w:tcPr>
          <w:p w14:paraId="3324DCBC"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implement experiment</w:t>
            </w:r>
          </w:p>
        </w:tc>
        <w:tc>
          <w:tcPr>
            <w:tcW w:w="992" w:type="dxa"/>
            <w:tcBorders>
              <w:top w:val="nil"/>
              <w:left w:val="nil"/>
              <w:bottom w:val="single" w:sz="4" w:space="0" w:color="auto"/>
              <w:right w:val="single" w:sz="4" w:space="0" w:color="auto"/>
            </w:tcBorders>
            <w:shd w:val="clear" w:color="000000" w:fill="FFFF99"/>
            <w:vAlign w:val="bottom"/>
            <w:hideMark/>
          </w:tcPr>
          <w:p w14:paraId="2834E3C0" w14:textId="272A3966" w:rsidR="003120AA" w:rsidRPr="003120AA" w:rsidRDefault="00361FDA" w:rsidP="003120AA">
            <w:pPr>
              <w:spacing w:after="0" w:line="240" w:lineRule="auto"/>
              <w:jc w:val="left"/>
              <w:rPr>
                <w:rFonts w:ascii="Consolas" w:eastAsia="Times New Roman" w:hAnsi="Consolas" w:cs="Calibri"/>
                <w:color w:val="000000"/>
                <w:lang w:eastAsia="de-CH"/>
              </w:rPr>
            </w:pPr>
            <w:r>
              <w:rPr>
                <w:rFonts w:ascii="Consolas" w:eastAsia="Times New Roman" w:hAnsi="Consolas" w:cs="Calibri"/>
                <w:color w:val="000000"/>
                <w:lang w:eastAsia="de-CH"/>
              </w:rPr>
              <w:t>PT</w:t>
            </w:r>
          </w:p>
        </w:tc>
      </w:tr>
      <w:tr w:rsidR="004959A7" w:rsidRPr="003120AA" w14:paraId="5DBF260A" w14:textId="77777777" w:rsidTr="004959A7">
        <w:trPr>
          <w:trHeight w:val="292"/>
        </w:trPr>
        <w:tc>
          <w:tcPr>
            <w:tcW w:w="624" w:type="dxa"/>
            <w:vMerge/>
            <w:tcBorders>
              <w:top w:val="nil"/>
              <w:left w:val="single" w:sz="4" w:space="0" w:color="auto"/>
              <w:bottom w:val="single" w:sz="4" w:space="0" w:color="000000"/>
              <w:right w:val="single" w:sz="4" w:space="0" w:color="auto"/>
            </w:tcBorders>
            <w:vAlign w:val="center"/>
            <w:hideMark/>
          </w:tcPr>
          <w:p w14:paraId="20781659" w14:textId="77777777" w:rsidR="003120AA" w:rsidRPr="003120AA" w:rsidRDefault="003120AA" w:rsidP="003120AA">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FFF2CC"/>
            <w:vAlign w:val="bottom"/>
            <w:hideMark/>
          </w:tcPr>
          <w:p w14:paraId="39FE275A"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2CC"/>
            <w:vAlign w:val="bottom"/>
            <w:hideMark/>
          </w:tcPr>
          <w:p w14:paraId="66388B6C"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511" w:type="dxa"/>
            <w:tcBorders>
              <w:top w:val="nil"/>
              <w:left w:val="nil"/>
              <w:bottom w:val="single" w:sz="4" w:space="0" w:color="auto"/>
              <w:right w:val="single" w:sz="4" w:space="0" w:color="auto"/>
            </w:tcBorders>
            <w:shd w:val="clear" w:color="000000" w:fill="FFF2CC"/>
            <w:vAlign w:val="bottom"/>
            <w:hideMark/>
          </w:tcPr>
          <w:p w14:paraId="2249A55F"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Paper: Results</w:t>
            </w:r>
          </w:p>
        </w:tc>
        <w:tc>
          <w:tcPr>
            <w:tcW w:w="992" w:type="dxa"/>
            <w:tcBorders>
              <w:top w:val="nil"/>
              <w:left w:val="nil"/>
              <w:bottom w:val="single" w:sz="4" w:space="0" w:color="auto"/>
              <w:right w:val="single" w:sz="4" w:space="0" w:color="auto"/>
            </w:tcBorders>
            <w:shd w:val="clear" w:color="000000" w:fill="FFF2CC"/>
            <w:vAlign w:val="bottom"/>
            <w:hideMark/>
          </w:tcPr>
          <w:p w14:paraId="7E5A0001"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PT</w:t>
            </w:r>
          </w:p>
        </w:tc>
      </w:tr>
      <w:tr w:rsidR="004959A7" w:rsidRPr="003120AA" w14:paraId="5A975B53" w14:textId="77777777" w:rsidTr="004959A7">
        <w:trPr>
          <w:trHeight w:val="292"/>
        </w:trPr>
        <w:tc>
          <w:tcPr>
            <w:tcW w:w="624" w:type="dxa"/>
            <w:vMerge/>
            <w:tcBorders>
              <w:top w:val="nil"/>
              <w:left w:val="single" w:sz="4" w:space="0" w:color="auto"/>
              <w:bottom w:val="single" w:sz="4" w:space="0" w:color="auto"/>
              <w:right w:val="single" w:sz="4" w:space="0" w:color="auto"/>
            </w:tcBorders>
            <w:vAlign w:val="center"/>
            <w:hideMark/>
          </w:tcPr>
          <w:p w14:paraId="09233B42" w14:textId="77777777" w:rsidR="003120AA" w:rsidRPr="003120AA" w:rsidRDefault="003120AA" w:rsidP="003120AA">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27A4FC7D"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18.11.2020</w:t>
            </w:r>
          </w:p>
        </w:tc>
        <w:tc>
          <w:tcPr>
            <w:tcW w:w="560" w:type="dxa"/>
            <w:tcBorders>
              <w:top w:val="nil"/>
              <w:left w:val="nil"/>
              <w:bottom w:val="single" w:sz="4" w:space="0" w:color="auto"/>
              <w:right w:val="single" w:sz="4" w:space="0" w:color="auto"/>
            </w:tcBorders>
            <w:shd w:val="clear" w:color="000000" w:fill="E2EFDA"/>
            <w:vAlign w:val="bottom"/>
            <w:hideMark/>
          </w:tcPr>
          <w:p w14:paraId="7F771302"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We</w:t>
            </w:r>
          </w:p>
        </w:tc>
        <w:tc>
          <w:tcPr>
            <w:tcW w:w="5511" w:type="dxa"/>
            <w:tcBorders>
              <w:top w:val="nil"/>
              <w:left w:val="nil"/>
              <w:bottom w:val="single" w:sz="4" w:space="0" w:color="auto"/>
              <w:right w:val="single" w:sz="4" w:space="0" w:color="auto"/>
            </w:tcBorders>
            <w:shd w:val="clear" w:color="000000" w:fill="E2EFDA"/>
            <w:vAlign w:val="bottom"/>
            <w:hideMark/>
          </w:tcPr>
          <w:p w14:paraId="16213E7F"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Weekly Meeting</w:t>
            </w:r>
          </w:p>
        </w:tc>
        <w:tc>
          <w:tcPr>
            <w:tcW w:w="992" w:type="dxa"/>
            <w:tcBorders>
              <w:top w:val="nil"/>
              <w:left w:val="nil"/>
              <w:bottom w:val="single" w:sz="4" w:space="0" w:color="auto"/>
              <w:right w:val="single" w:sz="4" w:space="0" w:color="auto"/>
            </w:tcBorders>
            <w:shd w:val="clear" w:color="000000" w:fill="E2EFDA"/>
            <w:vAlign w:val="bottom"/>
            <w:hideMark/>
          </w:tcPr>
          <w:p w14:paraId="146750E7"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PT S</w:t>
            </w:r>
          </w:p>
        </w:tc>
      </w:tr>
      <w:tr w:rsidR="004959A7" w:rsidRPr="003120AA" w14:paraId="15EC387E" w14:textId="77777777" w:rsidTr="004959A7">
        <w:trPr>
          <w:trHeight w:val="519"/>
        </w:trPr>
        <w:tc>
          <w:tcPr>
            <w:tcW w:w="624"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B975BD6"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48</w:t>
            </w:r>
          </w:p>
        </w:tc>
        <w:tc>
          <w:tcPr>
            <w:tcW w:w="1380" w:type="dxa"/>
            <w:tcBorders>
              <w:top w:val="single" w:sz="4" w:space="0" w:color="auto"/>
              <w:left w:val="nil"/>
              <w:bottom w:val="single" w:sz="4" w:space="0" w:color="auto"/>
              <w:right w:val="single" w:sz="4" w:space="0" w:color="auto"/>
            </w:tcBorders>
            <w:shd w:val="clear" w:color="000000" w:fill="FFFF99"/>
            <w:vAlign w:val="bottom"/>
            <w:hideMark/>
          </w:tcPr>
          <w:p w14:paraId="78AB1507"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60" w:type="dxa"/>
            <w:tcBorders>
              <w:top w:val="single" w:sz="4" w:space="0" w:color="auto"/>
              <w:left w:val="nil"/>
              <w:bottom w:val="single" w:sz="4" w:space="0" w:color="auto"/>
              <w:right w:val="single" w:sz="4" w:space="0" w:color="auto"/>
            </w:tcBorders>
            <w:shd w:val="clear" w:color="000000" w:fill="FFFF99"/>
            <w:vAlign w:val="bottom"/>
            <w:hideMark/>
          </w:tcPr>
          <w:p w14:paraId="5652AA26"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511" w:type="dxa"/>
            <w:tcBorders>
              <w:top w:val="single" w:sz="4" w:space="0" w:color="auto"/>
              <w:left w:val="nil"/>
              <w:bottom w:val="single" w:sz="4" w:space="0" w:color="auto"/>
              <w:right w:val="single" w:sz="4" w:space="0" w:color="auto"/>
            </w:tcBorders>
            <w:shd w:val="clear" w:color="000000" w:fill="FFFF99"/>
            <w:vAlign w:val="bottom"/>
            <w:hideMark/>
          </w:tcPr>
          <w:p w14:paraId="3C565057" w14:textId="3282AF72" w:rsidR="003120AA" w:rsidRPr="003120AA" w:rsidRDefault="003120AA" w:rsidP="003120AA">
            <w:pPr>
              <w:spacing w:after="0" w:line="240" w:lineRule="auto"/>
              <w:jc w:val="left"/>
              <w:rPr>
                <w:rFonts w:ascii="Consolas" w:eastAsia="Times New Roman" w:hAnsi="Consolas" w:cs="Calibri"/>
                <w:color w:val="000000"/>
                <w:lang w:val="en-US" w:eastAsia="de-CH"/>
              </w:rPr>
            </w:pPr>
            <w:r w:rsidRPr="003120AA">
              <w:rPr>
                <w:rFonts w:ascii="Consolas" w:eastAsia="Times New Roman" w:hAnsi="Consolas" w:cs="Calibri"/>
                <w:color w:val="000000"/>
                <w:lang w:val="en-US" w:eastAsia="de-CH"/>
              </w:rPr>
              <w:t>experient with tools / frameworks and evaluate outcome / fitnes of methods</w:t>
            </w:r>
          </w:p>
        </w:tc>
        <w:tc>
          <w:tcPr>
            <w:tcW w:w="992" w:type="dxa"/>
            <w:tcBorders>
              <w:top w:val="single" w:sz="4" w:space="0" w:color="auto"/>
              <w:left w:val="nil"/>
              <w:bottom w:val="single" w:sz="4" w:space="0" w:color="auto"/>
              <w:right w:val="single" w:sz="4" w:space="0" w:color="auto"/>
            </w:tcBorders>
            <w:shd w:val="clear" w:color="000000" w:fill="FFFF99"/>
            <w:vAlign w:val="bottom"/>
            <w:hideMark/>
          </w:tcPr>
          <w:p w14:paraId="5654FFF5" w14:textId="1EB2EA15" w:rsidR="003120AA" w:rsidRPr="003120AA" w:rsidRDefault="00361FDA" w:rsidP="003120AA">
            <w:pPr>
              <w:spacing w:after="0" w:line="240" w:lineRule="auto"/>
              <w:jc w:val="left"/>
              <w:rPr>
                <w:rFonts w:ascii="Consolas" w:eastAsia="Times New Roman" w:hAnsi="Consolas" w:cs="Calibri"/>
                <w:color w:val="000000"/>
                <w:lang w:val="en-US" w:eastAsia="de-CH"/>
              </w:rPr>
            </w:pPr>
            <w:r>
              <w:rPr>
                <w:rFonts w:ascii="Consolas" w:eastAsia="Times New Roman" w:hAnsi="Consolas" w:cs="Calibri"/>
                <w:color w:val="000000"/>
                <w:lang w:val="en-US" w:eastAsia="de-CH"/>
              </w:rPr>
              <w:t>PT</w:t>
            </w:r>
          </w:p>
        </w:tc>
      </w:tr>
      <w:tr w:rsidR="004959A7" w:rsidRPr="003120AA" w14:paraId="184501CA" w14:textId="77777777" w:rsidTr="004959A7">
        <w:trPr>
          <w:trHeight w:val="292"/>
        </w:trPr>
        <w:tc>
          <w:tcPr>
            <w:tcW w:w="624" w:type="dxa"/>
            <w:vMerge/>
            <w:tcBorders>
              <w:top w:val="nil"/>
              <w:left w:val="single" w:sz="4" w:space="0" w:color="auto"/>
              <w:bottom w:val="single" w:sz="4" w:space="0" w:color="000000"/>
              <w:right w:val="single" w:sz="4" w:space="0" w:color="auto"/>
            </w:tcBorders>
            <w:vAlign w:val="center"/>
            <w:hideMark/>
          </w:tcPr>
          <w:p w14:paraId="223FEF20" w14:textId="77777777" w:rsidR="003120AA" w:rsidRPr="003120AA" w:rsidRDefault="003120AA" w:rsidP="003120AA">
            <w:pPr>
              <w:spacing w:after="0" w:line="240" w:lineRule="auto"/>
              <w:jc w:val="left"/>
              <w:rPr>
                <w:rFonts w:ascii="Consolas" w:eastAsia="Times New Roman" w:hAnsi="Consolas" w:cs="Calibri"/>
                <w:color w:val="000000"/>
                <w:lang w:val="en-US" w:eastAsia="de-CH"/>
              </w:rPr>
            </w:pPr>
          </w:p>
        </w:tc>
        <w:tc>
          <w:tcPr>
            <w:tcW w:w="1380" w:type="dxa"/>
            <w:tcBorders>
              <w:top w:val="nil"/>
              <w:left w:val="nil"/>
              <w:bottom w:val="single" w:sz="4" w:space="0" w:color="auto"/>
              <w:right w:val="single" w:sz="4" w:space="0" w:color="auto"/>
            </w:tcBorders>
            <w:shd w:val="clear" w:color="000000" w:fill="FFF2CC"/>
            <w:vAlign w:val="bottom"/>
            <w:hideMark/>
          </w:tcPr>
          <w:p w14:paraId="09C55EB1"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2CC"/>
            <w:vAlign w:val="bottom"/>
            <w:hideMark/>
          </w:tcPr>
          <w:p w14:paraId="73CE6B63"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511" w:type="dxa"/>
            <w:tcBorders>
              <w:top w:val="nil"/>
              <w:left w:val="nil"/>
              <w:bottom w:val="single" w:sz="4" w:space="0" w:color="auto"/>
              <w:right w:val="single" w:sz="4" w:space="0" w:color="auto"/>
            </w:tcBorders>
            <w:shd w:val="clear" w:color="000000" w:fill="FFF2CC"/>
            <w:vAlign w:val="bottom"/>
            <w:hideMark/>
          </w:tcPr>
          <w:p w14:paraId="50FAB2EB"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Paper: Discussion</w:t>
            </w:r>
          </w:p>
        </w:tc>
        <w:tc>
          <w:tcPr>
            <w:tcW w:w="992" w:type="dxa"/>
            <w:tcBorders>
              <w:top w:val="nil"/>
              <w:left w:val="nil"/>
              <w:bottom w:val="single" w:sz="4" w:space="0" w:color="auto"/>
              <w:right w:val="single" w:sz="4" w:space="0" w:color="auto"/>
            </w:tcBorders>
            <w:shd w:val="clear" w:color="000000" w:fill="FFF2CC"/>
            <w:vAlign w:val="bottom"/>
            <w:hideMark/>
          </w:tcPr>
          <w:p w14:paraId="3CAEC840"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PT</w:t>
            </w:r>
          </w:p>
        </w:tc>
      </w:tr>
      <w:tr w:rsidR="004959A7" w:rsidRPr="003120AA" w14:paraId="05B2BB76" w14:textId="77777777" w:rsidTr="004959A7">
        <w:trPr>
          <w:trHeight w:val="292"/>
        </w:trPr>
        <w:tc>
          <w:tcPr>
            <w:tcW w:w="624" w:type="dxa"/>
            <w:vMerge/>
            <w:tcBorders>
              <w:top w:val="nil"/>
              <w:left w:val="single" w:sz="4" w:space="0" w:color="auto"/>
              <w:bottom w:val="single" w:sz="4" w:space="0" w:color="auto"/>
              <w:right w:val="single" w:sz="4" w:space="0" w:color="auto"/>
            </w:tcBorders>
            <w:vAlign w:val="center"/>
            <w:hideMark/>
          </w:tcPr>
          <w:p w14:paraId="2A626140" w14:textId="77777777" w:rsidR="003120AA" w:rsidRPr="003120AA" w:rsidRDefault="003120AA" w:rsidP="003120AA">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1B3996F0"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25.11.2020</w:t>
            </w:r>
          </w:p>
        </w:tc>
        <w:tc>
          <w:tcPr>
            <w:tcW w:w="560" w:type="dxa"/>
            <w:tcBorders>
              <w:top w:val="nil"/>
              <w:left w:val="nil"/>
              <w:bottom w:val="single" w:sz="4" w:space="0" w:color="auto"/>
              <w:right w:val="single" w:sz="4" w:space="0" w:color="auto"/>
            </w:tcBorders>
            <w:shd w:val="clear" w:color="000000" w:fill="E2EFDA"/>
            <w:vAlign w:val="bottom"/>
            <w:hideMark/>
          </w:tcPr>
          <w:p w14:paraId="0B6041FE"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We</w:t>
            </w:r>
          </w:p>
        </w:tc>
        <w:tc>
          <w:tcPr>
            <w:tcW w:w="5511" w:type="dxa"/>
            <w:tcBorders>
              <w:top w:val="nil"/>
              <w:left w:val="nil"/>
              <w:bottom w:val="single" w:sz="4" w:space="0" w:color="auto"/>
              <w:right w:val="single" w:sz="4" w:space="0" w:color="auto"/>
            </w:tcBorders>
            <w:shd w:val="clear" w:color="000000" w:fill="E2EFDA"/>
            <w:vAlign w:val="bottom"/>
            <w:hideMark/>
          </w:tcPr>
          <w:p w14:paraId="06D067B9"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Weekly Meeting</w:t>
            </w:r>
          </w:p>
        </w:tc>
        <w:tc>
          <w:tcPr>
            <w:tcW w:w="992" w:type="dxa"/>
            <w:tcBorders>
              <w:top w:val="nil"/>
              <w:left w:val="nil"/>
              <w:bottom w:val="single" w:sz="4" w:space="0" w:color="auto"/>
              <w:right w:val="single" w:sz="4" w:space="0" w:color="auto"/>
            </w:tcBorders>
            <w:shd w:val="clear" w:color="000000" w:fill="E2EFDA"/>
            <w:vAlign w:val="bottom"/>
            <w:hideMark/>
          </w:tcPr>
          <w:p w14:paraId="0427CB66"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PT S</w:t>
            </w:r>
          </w:p>
        </w:tc>
      </w:tr>
    </w:tbl>
    <w:p w14:paraId="3A787F18" w14:textId="77777777" w:rsidR="004959A7" w:rsidRDefault="004959A7">
      <w:r>
        <w:br w:type="page"/>
      </w:r>
    </w:p>
    <w:tbl>
      <w:tblPr>
        <w:tblW w:w="9067" w:type="dxa"/>
        <w:tblCellMar>
          <w:left w:w="70" w:type="dxa"/>
          <w:right w:w="70" w:type="dxa"/>
        </w:tblCellMar>
        <w:tblLook w:val="04A0" w:firstRow="1" w:lastRow="0" w:firstColumn="1" w:lastColumn="0" w:noHBand="0" w:noVBand="1"/>
      </w:tblPr>
      <w:tblGrid>
        <w:gridCol w:w="624"/>
        <w:gridCol w:w="1380"/>
        <w:gridCol w:w="560"/>
        <w:gridCol w:w="5511"/>
        <w:gridCol w:w="992"/>
      </w:tblGrid>
      <w:tr w:rsidR="004959A7" w:rsidRPr="003120AA" w14:paraId="45392F60" w14:textId="77777777" w:rsidTr="00654B61">
        <w:trPr>
          <w:trHeight w:val="295"/>
        </w:trPr>
        <w:tc>
          <w:tcPr>
            <w:tcW w:w="624"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4CE4235"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lastRenderedPageBreak/>
              <w:t>49</w:t>
            </w:r>
          </w:p>
        </w:tc>
        <w:tc>
          <w:tcPr>
            <w:tcW w:w="1380" w:type="dxa"/>
            <w:tcBorders>
              <w:top w:val="single" w:sz="4" w:space="0" w:color="auto"/>
              <w:left w:val="nil"/>
              <w:bottom w:val="single" w:sz="4" w:space="0" w:color="auto"/>
              <w:right w:val="single" w:sz="4" w:space="0" w:color="auto"/>
            </w:tcBorders>
            <w:shd w:val="clear" w:color="000000" w:fill="FFFF99"/>
            <w:vAlign w:val="bottom"/>
            <w:hideMark/>
          </w:tcPr>
          <w:p w14:paraId="67CEC8C3"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60" w:type="dxa"/>
            <w:tcBorders>
              <w:top w:val="single" w:sz="4" w:space="0" w:color="auto"/>
              <w:left w:val="nil"/>
              <w:bottom w:val="single" w:sz="4" w:space="0" w:color="auto"/>
              <w:right w:val="single" w:sz="4" w:space="0" w:color="auto"/>
            </w:tcBorders>
            <w:shd w:val="clear" w:color="000000" w:fill="FFFF99"/>
            <w:vAlign w:val="bottom"/>
            <w:hideMark/>
          </w:tcPr>
          <w:p w14:paraId="02F8D50F"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511" w:type="dxa"/>
            <w:tcBorders>
              <w:top w:val="single" w:sz="4" w:space="0" w:color="auto"/>
              <w:left w:val="nil"/>
              <w:bottom w:val="single" w:sz="4" w:space="0" w:color="auto"/>
              <w:right w:val="single" w:sz="4" w:space="0" w:color="auto"/>
            </w:tcBorders>
            <w:shd w:val="clear" w:color="000000" w:fill="FFFF99"/>
            <w:vAlign w:val="bottom"/>
            <w:hideMark/>
          </w:tcPr>
          <w:p w14:paraId="1F12495D"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documentation of tools &amp; frameworks</w:t>
            </w:r>
          </w:p>
        </w:tc>
        <w:tc>
          <w:tcPr>
            <w:tcW w:w="992" w:type="dxa"/>
            <w:tcBorders>
              <w:top w:val="single" w:sz="4" w:space="0" w:color="auto"/>
              <w:left w:val="nil"/>
              <w:bottom w:val="single" w:sz="4" w:space="0" w:color="auto"/>
              <w:right w:val="single" w:sz="4" w:space="0" w:color="auto"/>
            </w:tcBorders>
            <w:shd w:val="clear" w:color="000000" w:fill="FFFF99"/>
            <w:vAlign w:val="bottom"/>
            <w:hideMark/>
          </w:tcPr>
          <w:p w14:paraId="1B952F02" w14:textId="74883E26" w:rsidR="003120AA" w:rsidRPr="003120AA" w:rsidRDefault="00361FDA" w:rsidP="003120AA">
            <w:pPr>
              <w:spacing w:after="0" w:line="240" w:lineRule="auto"/>
              <w:jc w:val="left"/>
              <w:rPr>
                <w:rFonts w:ascii="Consolas" w:eastAsia="Times New Roman" w:hAnsi="Consolas" w:cs="Calibri"/>
                <w:color w:val="000000"/>
                <w:lang w:eastAsia="de-CH"/>
              </w:rPr>
            </w:pPr>
            <w:r>
              <w:rPr>
                <w:rFonts w:ascii="Consolas" w:eastAsia="Times New Roman" w:hAnsi="Consolas" w:cs="Calibri"/>
                <w:color w:val="000000"/>
                <w:lang w:eastAsia="de-CH"/>
              </w:rPr>
              <w:t>PT</w:t>
            </w:r>
          </w:p>
        </w:tc>
      </w:tr>
      <w:tr w:rsidR="003120AA" w:rsidRPr="003120AA" w14:paraId="7E7E6265" w14:textId="77777777" w:rsidTr="004959A7">
        <w:trPr>
          <w:trHeight w:val="292"/>
        </w:trPr>
        <w:tc>
          <w:tcPr>
            <w:tcW w:w="624" w:type="dxa"/>
            <w:vMerge/>
            <w:tcBorders>
              <w:top w:val="nil"/>
              <w:left w:val="single" w:sz="4" w:space="0" w:color="auto"/>
              <w:bottom w:val="single" w:sz="4" w:space="0" w:color="000000"/>
              <w:right w:val="single" w:sz="4" w:space="0" w:color="auto"/>
            </w:tcBorders>
            <w:vAlign w:val="center"/>
            <w:hideMark/>
          </w:tcPr>
          <w:p w14:paraId="3DDB52F0" w14:textId="77777777" w:rsidR="003120AA" w:rsidRPr="003120AA" w:rsidRDefault="003120AA" w:rsidP="003120AA">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auto" w:fill="auto"/>
            <w:vAlign w:val="bottom"/>
            <w:hideMark/>
          </w:tcPr>
          <w:p w14:paraId="22098B98"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auto" w:fill="auto"/>
            <w:vAlign w:val="bottom"/>
            <w:hideMark/>
          </w:tcPr>
          <w:p w14:paraId="633D07DB"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511" w:type="dxa"/>
            <w:tcBorders>
              <w:top w:val="nil"/>
              <w:left w:val="nil"/>
              <w:bottom w:val="single" w:sz="4" w:space="0" w:color="auto"/>
              <w:right w:val="single" w:sz="4" w:space="0" w:color="auto"/>
            </w:tcBorders>
            <w:shd w:val="clear" w:color="auto" w:fill="auto"/>
            <w:vAlign w:val="bottom"/>
            <w:hideMark/>
          </w:tcPr>
          <w:p w14:paraId="37633AE5" w14:textId="77777777" w:rsidR="003120AA" w:rsidRPr="003120AA" w:rsidRDefault="003120AA" w:rsidP="003120AA">
            <w:pPr>
              <w:spacing w:after="0" w:line="240" w:lineRule="auto"/>
              <w:jc w:val="left"/>
              <w:rPr>
                <w:rFonts w:ascii="Consolas" w:eastAsia="Times New Roman" w:hAnsi="Consolas" w:cs="Calibri"/>
                <w:color w:val="000000"/>
                <w:lang w:val="en-US" w:eastAsia="de-CH"/>
              </w:rPr>
            </w:pPr>
            <w:r w:rsidRPr="003120AA">
              <w:rPr>
                <w:rFonts w:ascii="Consolas" w:eastAsia="Times New Roman" w:hAnsi="Consolas" w:cs="Calibri"/>
                <w:color w:val="000000"/>
                <w:lang w:val="en-US" w:eastAsia="de-CH"/>
              </w:rPr>
              <w:t>Hand in Paper for Feedback</w:t>
            </w:r>
          </w:p>
        </w:tc>
        <w:tc>
          <w:tcPr>
            <w:tcW w:w="992" w:type="dxa"/>
            <w:tcBorders>
              <w:top w:val="nil"/>
              <w:left w:val="nil"/>
              <w:bottom w:val="single" w:sz="4" w:space="0" w:color="auto"/>
              <w:right w:val="single" w:sz="4" w:space="0" w:color="auto"/>
            </w:tcBorders>
            <w:shd w:val="clear" w:color="auto" w:fill="auto"/>
            <w:vAlign w:val="bottom"/>
            <w:hideMark/>
          </w:tcPr>
          <w:p w14:paraId="74D730F7"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PT S</w:t>
            </w:r>
          </w:p>
        </w:tc>
      </w:tr>
      <w:tr w:rsidR="004959A7" w:rsidRPr="003120AA" w14:paraId="419900B8" w14:textId="77777777" w:rsidTr="004959A7">
        <w:trPr>
          <w:trHeight w:val="292"/>
        </w:trPr>
        <w:tc>
          <w:tcPr>
            <w:tcW w:w="624" w:type="dxa"/>
            <w:vMerge/>
            <w:tcBorders>
              <w:top w:val="nil"/>
              <w:left w:val="single" w:sz="4" w:space="0" w:color="auto"/>
              <w:bottom w:val="single" w:sz="4" w:space="0" w:color="000000"/>
              <w:right w:val="single" w:sz="4" w:space="0" w:color="auto"/>
            </w:tcBorders>
            <w:vAlign w:val="center"/>
            <w:hideMark/>
          </w:tcPr>
          <w:p w14:paraId="5191C7D5" w14:textId="77777777" w:rsidR="003120AA" w:rsidRPr="003120AA" w:rsidRDefault="003120AA" w:rsidP="003120AA">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FFF2CC"/>
            <w:vAlign w:val="bottom"/>
            <w:hideMark/>
          </w:tcPr>
          <w:p w14:paraId="60AC1C0E"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2CC"/>
            <w:vAlign w:val="bottom"/>
            <w:hideMark/>
          </w:tcPr>
          <w:p w14:paraId="45BD3195"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511" w:type="dxa"/>
            <w:tcBorders>
              <w:top w:val="nil"/>
              <w:left w:val="nil"/>
              <w:bottom w:val="single" w:sz="4" w:space="0" w:color="auto"/>
              <w:right w:val="single" w:sz="4" w:space="0" w:color="auto"/>
            </w:tcBorders>
            <w:shd w:val="clear" w:color="000000" w:fill="FFF2CC"/>
            <w:vAlign w:val="bottom"/>
            <w:hideMark/>
          </w:tcPr>
          <w:p w14:paraId="0623FB92"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Paper: Reviewing &amp; Correcting</w:t>
            </w:r>
          </w:p>
        </w:tc>
        <w:tc>
          <w:tcPr>
            <w:tcW w:w="992" w:type="dxa"/>
            <w:tcBorders>
              <w:top w:val="nil"/>
              <w:left w:val="nil"/>
              <w:bottom w:val="single" w:sz="4" w:space="0" w:color="auto"/>
              <w:right w:val="single" w:sz="4" w:space="0" w:color="auto"/>
            </w:tcBorders>
            <w:shd w:val="clear" w:color="000000" w:fill="FFF2CC"/>
            <w:vAlign w:val="bottom"/>
            <w:hideMark/>
          </w:tcPr>
          <w:p w14:paraId="2D76CCBC"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PT</w:t>
            </w:r>
          </w:p>
        </w:tc>
      </w:tr>
      <w:tr w:rsidR="004959A7" w:rsidRPr="003120AA" w14:paraId="0E18DC8F" w14:textId="77777777" w:rsidTr="004959A7">
        <w:trPr>
          <w:trHeight w:val="292"/>
        </w:trPr>
        <w:tc>
          <w:tcPr>
            <w:tcW w:w="624" w:type="dxa"/>
            <w:vMerge/>
            <w:tcBorders>
              <w:top w:val="nil"/>
              <w:left w:val="single" w:sz="4" w:space="0" w:color="auto"/>
              <w:bottom w:val="single" w:sz="4" w:space="0" w:color="000000"/>
              <w:right w:val="single" w:sz="4" w:space="0" w:color="auto"/>
            </w:tcBorders>
            <w:vAlign w:val="center"/>
            <w:hideMark/>
          </w:tcPr>
          <w:p w14:paraId="25BD6411" w14:textId="77777777" w:rsidR="003120AA" w:rsidRPr="003120AA" w:rsidRDefault="003120AA" w:rsidP="003120AA">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6DB4B61E"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02.12.2020</w:t>
            </w:r>
          </w:p>
        </w:tc>
        <w:tc>
          <w:tcPr>
            <w:tcW w:w="560" w:type="dxa"/>
            <w:tcBorders>
              <w:top w:val="nil"/>
              <w:left w:val="nil"/>
              <w:bottom w:val="single" w:sz="4" w:space="0" w:color="auto"/>
              <w:right w:val="single" w:sz="4" w:space="0" w:color="auto"/>
            </w:tcBorders>
            <w:shd w:val="clear" w:color="000000" w:fill="E2EFDA"/>
            <w:vAlign w:val="bottom"/>
            <w:hideMark/>
          </w:tcPr>
          <w:p w14:paraId="48BB83DA"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We</w:t>
            </w:r>
          </w:p>
        </w:tc>
        <w:tc>
          <w:tcPr>
            <w:tcW w:w="5511" w:type="dxa"/>
            <w:tcBorders>
              <w:top w:val="nil"/>
              <w:left w:val="nil"/>
              <w:bottom w:val="single" w:sz="4" w:space="0" w:color="auto"/>
              <w:right w:val="single" w:sz="4" w:space="0" w:color="auto"/>
            </w:tcBorders>
            <w:shd w:val="clear" w:color="000000" w:fill="E2EFDA"/>
            <w:vAlign w:val="bottom"/>
            <w:hideMark/>
          </w:tcPr>
          <w:p w14:paraId="5CBE0BD9"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Weekly Meeting</w:t>
            </w:r>
          </w:p>
        </w:tc>
        <w:tc>
          <w:tcPr>
            <w:tcW w:w="992" w:type="dxa"/>
            <w:tcBorders>
              <w:top w:val="nil"/>
              <w:left w:val="nil"/>
              <w:bottom w:val="single" w:sz="4" w:space="0" w:color="auto"/>
              <w:right w:val="single" w:sz="4" w:space="0" w:color="auto"/>
            </w:tcBorders>
            <w:shd w:val="clear" w:color="000000" w:fill="E2EFDA"/>
            <w:vAlign w:val="bottom"/>
            <w:hideMark/>
          </w:tcPr>
          <w:p w14:paraId="01D972E1"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PT S</w:t>
            </w:r>
          </w:p>
        </w:tc>
      </w:tr>
      <w:tr w:rsidR="004959A7" w:rsidRPr="003120AA" w14:paraId="6A7C0070" w14:textId="77777777" w:rsidTr="00654B61">
        <w:trPr>
          <w:trHeight w:val="295"/>
        </w:trPr>
        <w:tc>
          <w:tcPr>
            <w:tcW w:w="624" w:type="dxa"/>
            <w:vMerge w:val="restart"/>
            <w:tcBorders>
              <w:top w:val="nil"/>
              <w:left w:val="single" w:sz="4" w:space="0" w:color="auto"/>
              <w:bottom w:val="single" w:sz="4" w:space="0" w:color="000000"/>
              <w:right w:val="single" w:sz="4" w:space="0" w:color="auto"/>
            </w:tcBorders>
            <w:shd w:val="clear" w:color="auto" w:fill="auto"/>
            <w:vAlign w:val="center"/>
            <w:hideMark/>
          </w:tcPr>
          <w:p w14:paraId="6AD223FA"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50</w:t>
            </w:r>
          </w:p>
        </w:tc>
        <w:tc>
          <w:tcPr>
            <w:tcW w:w="1380" w:type="dxa"/>
            <w:tcBorders>
              <w:top w:val="nil"/>
              <w:left w:val="nil"/>
              <w:bottom w:val="single" w:sz="4" w:space="0" w:color="auto"/>
              <w:right w:val="single" w:sz="4" w:space="0" w:color="auto"/>
            </w:tcBorders>
            <w:shd w:val="clear" w:color="000000" w:fill="FFFF99"/>
            <w:vAlign w:val="bottom"/>
            <w:hideMark/>
          </w:tcPr>
          <w:p w14:paraId="1ABB3059"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F99"/>
            <w:vAlign w:val="bottom"/>
            <w:hideMark/>
          </w:tcPr>
          <w:p w14:paraId="1A3A89FF"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511" w:type="dxa"/>
            <w:tcBorders>
              <w:top w:val="nil"/>
              <w:left w:val="nil"/>
              <w:bottom w:val="single" w:sz="4" w:space="0" w:color="auto"/>
              <w:right w:val="single" w:sz="4" w:space="0" w:color="auto"/>
            </w:tcBorders>
            <w:shd w:val="clear" w:color="000000" w:fill="FFFF99"/>
            <w:vAlign w:val="bottom"/>
            <w:hideMark/>
          </w:tcPr>
          <w:p w14:paraId="52CCAFF0"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documentation of tools &amp; frameworks</w:t>
            </w:r>
          </w:p>
        </w:tc>
        <w:tc>
          <w:tcPr>
            <w:tcW w:w="992" w:type="dxa"/>
            <w:tcBorders>
              <w:top w:val="nil"/>
              <w:left w:val="nil"/>
              <w:bottom w:val="single" w:sz="4" w:space="0" w:color="auto"/>
              <w:right w:val="single" w:sz="4" w:space="0" w:color="auto"/>
            </w:tcBorders>
            <w:shd w:val="clear" w:color="000000" w:fill="FFFF99"/>
            <w:vAlign w:val="bottom"/>
            <w:hideMark/>
          </w:tcPr>
          <w:p w14:paraId="11865BCA" w14:textId="313065B5" w:rsidR="003120AA" w:rsidRPr="003120AA" w:rsidRDefault="00361FDA" w:rsidP="003120AA">
            <w:pPr>
              <w:spacing w:after="0" w:line="240" w:lineRule="auto"/>
              <w:jc w:val="left"/>
              <w:rPr>
                <w:rFonts w:ascii="Consolas" w:eastAsia="Times New Roman" w:hAnsi="Consolas" w:cs="Calibri"/>
                <w:color w:val="000000"/>
                <w:lang w:eastAsia="de-CH"/>
              </w:rPr>
            </w:pPr>
            <w:r>
              <w:rPr>
                <w:rFonts w:ascii="Consolas" w:eastAsia="Times New Roman" w:hAnsi="Consolas" w:cs="Calibri"/>
                <w:color w:val="000000"/>
                <w:lang w:eastAsia="de-CH"/>
              </w:rPr>
              <w:t>PT</w:t>
            </w:r>
          </w:p>
        </w:tc>
      </w:tr>
      <w:tr w:rsidR="004959A7" w:rsidRPr="003120AA" w14:paraId="24983D84" w14:textId="77777777" w:rsidTr="004959A7">
        <w:trPr>
          <w:trHeight w:val="292"/>
        </w:trPr>
        <w:tc>
          <w:tcPr>
            <w:tcW w:w="624" w:type="dxa"/>
            <w:vMerge/>
            <w:tcBorders>
              <w:top w:val="nil"/>
              <w:left w:val="single" w:sz="4" w:space="0" w:color="auto"/>
              <w:bottom w:val="single" w:sz="4" w:space="0" w:color="000000"/>
              <w:right w:val="single" w:sz="4" w:space="0" w:color="auto"/>
            </w:tcBorders>
            <w:vAlign w:val="center"/>
            <w:hideMark/>
          </w:tcPr>
          <w:p w14:paraId="3229C166" w14:textId="77777777" w:rsidR="003120AA" w:rsidRPr="003120AA" w:rsidRDefault="003120AA" w:rsidP="003120AA">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FFF2CC"/>
            <w:vAlign w:val="bottom"/>
            <w:hideMark/>
          </w:tcPr>
          <w:p w14:paraId="06ED3170"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000000" w:fill="FFF2CC"/>
            <w:vAlign w:val="bottom"/>
            <w:hideMark/>
          </w:tcPr>
          <w:p w14:paraId="548E3ED2"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511" w:type="dxa"/>
            <w:tcBorders>
              <w:top w:val="nil"/>
              <w:left w:val="nil"/>
              <w:bottom w:val="single" w:sz="4" w:space="0" w:color="auto"/>
              <w:right w:val="single" w:sz="4" w:space="0" w:color="auto"/>
            </w:tcBorders>
            <w:shd w:val="clear" w:color="000000" w:fill="FFF2CC"/>
            <w:vAlign w:val="bottom"/>
            <w:hideMark/>
          </w:tcPr>
          <w:p w14:paraId="700CF3C6"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Paper: Reviewing &amp; Correcting</w:t>
            </w:r>
          </w:p>
        </w:tc>
        <w:tc>
          <w:tcPr>
            <w:tcW w:w="992" w:type="dxa"/>
            <w:tcBorders>
              <w:top w:val="nil"/>
              <w:left w:val="nil"/>
              <w:bottom w:val="single" w:sz="4" w:space="0" w:color="auto"/>
              <w:right w:val="single" w:sz="4" w:space="0" w:color="auto"/>
            </w:tcBorders>
            <w:shd w:val="clear" w:color="000000" w:fill="FFF2CC"/>
            <w:vAlign w:val="bottom"/>
            <w:hideMark/>
          </w:tcPr>
          <w:p w14:paraId="3BF0EBF1"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PT</w:t>
            </w:r>
          </w:p>
        </w:tc>
      </w:tr>
      <w:tr w:rsidR="004959A7" w:rsidRPr="003120AA" w14:paraId="69823ED3" w14:textId="77777777" w:rsidTr="004959A7">
        <w:trPr>
          <w:trHeight w:val="292"/>
        </w:trPr>
        <w:tc>
          <w:tcPr>
            <w:tcW w:w="624" w:type="dxa"/>
            <w:vMerge/>
            <w:tcBorders>
              <w:top w:val="nil"/>
              <w:left w:val="single" w:sz="4" w:space="0" w:color="auto"/>
              <w:bottom w:val="single" w:sz="4" w:space="0" w:color="000000"/>
              <w:right w:val="single" w:sz="4" w:space="0" w:color="auto"/>
            </w:tcBorders>
            <w:vAlign w:val="center"/>
            <w:hideMark/>
          </w:tcPr>
          <w:p w14:paraId="7F7CB6EF" w14:textId="77777777" w:rsidR="003120AA" w:rsidRPr="003120AA" w:rsidRDefault="003120AA" w:rsidP="003120AA">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E2EFDA"/>
            <w:vAlign w:val="bottom"/>
            <w:hideMark/>
          </w:tcPr>
          <w:p w14:paraId="6E82E1B0"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09.12.2020</w:t>
            </w:r>
          </w:p>
        </w:tc>
        <w:tc>
          <w:tcPr>
            <w:tcW w:w="560" w:type="dxa"/>
            <w:tcBorders>
              <w:top w:val="nil"/>
              <w:left w:val="nil"/>
              <w:bottom w:val="single" w:sz="4" w:space="0" w:color="auto"/>
              <w:right w:val="single" w:sz="4" w:space="0" w:color="auto"/>
            </w:tcBorders>
            <w:shd w:val="clear" w:color="000000" w:fill="E2EFDA"/>
            <w:vAlign w:val="bottom"/>
            <w:hideMark/>
          </w:tcPr>
          <w:p w14:paraId="2E190850"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We</w:t>
            </w:r>
          </w:p>
        </w:tc>
        <w:tc>
          <w:tcPr>
            <w:tcW w:w="5511" w:type="dxa"/>
            <w:tcBorders>
              <w:top w:val="nil"/>
              <w:left w:val="nil"/>
              <w:bottom w:val="single" w:sz="4" w:space="0" w:color="auto"/>
              <w:right w:val="single" w:sz="4" w:space="0" w:color="auto"/>
            </w:tcBorders>
            <w:shd w:val="clear" w:color="000000" w:fill="E2EFDA"/>
            <w:vAlign w:val="bottom"/>
            <w:hideMark/>
          </w:tcPr>
          <w:p w14:paraId="1160A3C8"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Weekly Meeting</w:t>
            </w:r>
          </w:p>
        </w:tc>
        <w:tc>
          <w:tcPr>
            <w:tcW w:w="992" w:type="dxa"/>
            <w:tcBorders>
              <w:top w:val="nil"/>
              <w:left w:val="nil"/>
              <w:bottom w:val="single" w:sz="4" w:space="0" w:color="auto"/>
              <w:right w:val="single" w:sz="4" w:space="0" w:color="auto"/>
            </w:tcBorders>
            <w:shd w:val="clear" w:color="000000" w:fill="E2EFDA"/>
            <w:vAlign w:val="bottom"/>
            <w:hideMark/>
          </w:tcPr>
          <w:p w14:paraId="4377E468"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PT S</w:t>
            </w:r>
          </w:p>
        </w:tc>
      </w:tr>
      <w:tr w:rsidR="003120AA" w:rsidRPr="003120AA" w14:paraId="60E7C8E3" w14:textId="77777777" w:rsidTr="004959A7">
        <w:trPr>
          <w:trHeight w:val="292"/>
        </w:trPr>
        <w:tc>
          <w:tcPr>
            <w:tcW w:w="624" w:type="dxa"/>
            <w:vMerge w:val="restart"/>
            <w:tcBorders>
              <w:top w:val="nil"/>
              <w:left w:val="single" w:sz="4" w:space="0" w:color="auto"/>
              <w:bottom w:val="single" w:sz="4" w:space="0" w:color="000000"/>
              <w:right w:val="single" w:sz="4" w:space="0" w:color="auto"/>
            </w:tcBorders>
            <w:shd w:val="clear" w:color="auto" w:fill="auto"/>
            <w:vAlign w:val="center"/>
            <w:hideMark/>
          </w:tcPr>
          <w:p w14:paraId="44B104B6"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51</w:t>
            </w:r>
          </w:p>
        </w:tc>
        <w:tc>
          <w:tcPr>
            <w:tcW w:w="1380" w:type="dxa"/>
            <w:tcBorders>
              <w:top w:val="nil"/>
              <w:left w:val="nil"/>
              <w:bottom w:val="single" w:sz="4" w:space="0" w:color="auto"/>
              <w:right w:val="single" w:sz="4" w:space="0" w:color="auto"/>
            </w:tcBorders>
            <w:shd w:val="clear" w:color="auto" w:fill="auto"/>
            <w:vAlign w:val="bottom"/>
            <w:hideMark/>
          </w:tcPr>
          <w:p w14:paraId="560E8EB6"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60" w:type="dxa"/>
            <w:tcBorders>
              <w:top w:val="nil"/>
              <w:left w:val="nil"/>
              <w:bottom w:val="single" w:sz="4" w:space="0" w:color="auto"/>
              <w:right w:val="single" w:sz="4" w:space="0" w:color="auto"/>
            </w:tcBorders>
            <w:shd w:val="clear" w:color="auto" w:fill="auto"/>
            <w:vAlign w:val="bottom"/>
            <w:hideMark/>
          </w:tcPr>
          <w:p w14:paraId="0785B8BB"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w:t>
            </w:r>
          </w:p>
        </w:tc>
        <w:tc>
          <w:tcPr>
            <w:tcW w:w="5511" w:type="dxa"/>
            <w:tcBorders>
              <w:top w:val="nil"/>
              <w:left w:val="nil"/>
              <w:bottom w:val="single" w:sz="4" w:space="0" w:color="auto"/>
              <w:right w:val="single" w:sz="4" w:space="0" w:color="auto"/>
            </w:tcBorders>
            <w:shd w:val="clear" w:color="auto" w:fill="auto"/>
            <w:vAlign w:val="bottom"/>
            <w:hideMark/>
          </w:tcPr>
          <w:p w14:paraId="300CA4E4"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Reserve</w:t>
            </w:r>
          </w:p>
        </w:tc>
        <w:tc>
          <w:tcPr>
            <w:tcW w:w="992" w:type="dxa"/>
            <w:tcBorders>
              <w:top w:val="nil"/>
              <w:left w:val="nil"/>
              <w:bottom w:val="single" w:sz="4" w:space="0" w:color="auto"/>
              <w:right w:val="single" w:sz="4" w:space="0" w:color="auto"/>
            </w:tcBorders>
            <w:shd w:val="clear" w:color="auto" w:fill="auto"/>
            <w:vAlign w:val="bottom"/>
            <w:hideMark/>
          </w:tcPr>
          <w:p w14:paraId="701E9930"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 </w:t>
            </w:r>
          </w:p>
        </w:tc>
      </w:tr>
      <w:tr w:rsidR="004959A7" w:rsidRPr="003120AA" w14:paraId="0BE375CE" w14:textId="77777777" w:rsidTr="004959A7">
        <w:trPr>
          <w:trHeight w:val="292"/>
        </w:trPr>
        <w:tc>
          <w:tcPr>
            <w:tcW w:w="624" w:type="dxa"/>
            <w:vMerge/>
            <w:tcBorders>
              <w:top w:val="nil"/>
              <w:left w:val="single" w:sz="4" w:space="0" w:color="auto"/>
              <w:bottom w:val="single" w:sz="4" w:space="0" w:color="000000"/>
              <w:right w:val="single" w:sz="4" w:space="0" w:color="auto"/>
            </w:tcBorders>
            <w:vAlign w:val="center"/>
            <w:hideMark/>
          </w:tcPr>
          <w:p w14:paraId="37128F72" w14:textId="77777777" w:rsidR="003120AA" w:rsidRPr="003120AA" w:rsidRDefault="003120AA" w:rsidP="003120AA">
            <w:pPr>
              <w:spacing w:after="0" w:line="240" w:lineRule="auto"/>
              <w:jc w:val="left"/>
              <w:rPr>
                <w:rFonts w:ascii="Consolas" w:eastAsia="Times New Roman" w:hAnsi="Consolas" w:cs="Calibri"/>
                <w:color w:val="000000"/>
                <w:lang w:eastAsia="de-CH"/>
              </w:rPr>
            </w:pPr>
          </w:p>
        </w:tc>
        <w:tc>
          <w:tcPr>
            <w:tcW w:w="1380" w:type="dxa"/>
            <w:tcBorders>
              <w:top w:val="nil"/>
              <w:left w:val="nil"/>
              <w:bottom w:val="single" w:sz="4" w:space="0" w:color="auto"/>
              <w:right w:val="single" w:sz="4" w:space="0" w:color="auto"/>
            </w:tcBorders>
            <w:shd w:val="clear" w:color="000000" w:fill="FF7C80"/>
            <w:vAlign w:val="bottom"/>
            <w:hideMark/>
          </w:tcPr>
          <w:p w14:paraId="5E15E03A" w14:textId="77777777" w:rsidR="003120AA" w:rsidRPr="003120AA" w:rsidRDefault="003120AA" w:rsidP="003120AA">
            <w:pPr>
              <w:spacing w:after="0" w:line="240" w:lineRule="auto"/>
              <w:jc w:val="right"/>
              <w:rPr>
                <w:rFonts w:ascii="Consolas" w:eastAsia="Times New Roman" w:hAnsi="Consolas" w:cs="Calibri"/>
                <w:color w:val="000000"/>
                <w:lang w:eastAsia="de-CH"/>
              </w:rPr>
            </w:pPr>
            <w:r w:rsidRPr="003120AA">
              <w:rPr>
                <w:rFonts w:ascii="Consolas" w:eastAsia="Times New Roman" w:hAnsi="Consolas" w:cs="Calibri"/>
                <w:color w:val="000000"/>
                <w:lang w:eastAsia="de-CH"/>
              </w:rPr>
              <w:t>19.12.2020</w:t>
            </w:r>
          </w:p>
        </w:tc>
        <w:tc>
          <w:tcPr>
            <w:tcW w:w="560" w:type="dxa"/>
            <w:tcBorders>
              <w:top w:val="nil"/>
              <w:left w:val="nil"/>
              <w:bottom w:val="single" w:sz="4" w:space="0" w:color="auto"/>
              <w:right w:val="single" w:sz="4" w:space="0" w:color="auto"/>
            </w:tcBorders>
            <w:shd w:val="clear" w:color="000000" w:fill="FF7C80"/>
            <w:vAlign w:val="bottom"/>
            <w:hideMark/>
          </w:tcPr>
          <w:p w14:paraId="08480CC8" w14:textId="77777777" w:rsidR="003120AA" w:rsidRPr="003120AA" w:rsidRDefault="003120AA" w:rsidP="003120AA">
            <w:pPr>
              <w:spacing w:after="0" w:line="240" w:lineRule="auto"/>
              <w:jc w:val="center"/>
              <w:rPr>
                <w:rFonts w:ascii="Consolas" w:eastAsia="Times New Roman" w:hAnsi="Consolas" w:cs="Calibri"/>
                <w:color w:val="000000"/>
                <w:lang w:eastAsia="de-CH"/>
              </w:rPr>
            </w:pPr>
            <w:r w:rsidRPr="003120AA">
              <w:rPr>
                <w:rFonts w:ascii="Consolas" w:eastAsia="Times New Roman" w:hAnsi="Consolas" w:cs="Calibri"/>
                <w:color w:val="000000"/>
                <w:lang w:eastAsia="de-CH"/>
              </w:rPr>
              <w:t>Sa</w:t>
            </w:r>
          </w:p>
        </w:tc>
        <w:tc>
          <w:tcPr>
            <w:tcW w:w="5511" w:type="dxa"/>
            <w:tcBorders>
              <w:top w:val="nil"/>
              <w:left w:val="nil"/>
              <w:bottom w:val="single" w:sz="4" w:space="0" w:color="auto"/>
              <w:right w:val="single" w:sz="4" w:space="0" w:color="auto"/>
            </w:tcBorders>
            <w:shd w:val="clear" w:color="000000" w:fill="FF7C80"/>
            <w:vAlign w:val="bottom"/>
            <w:hideMark/>
          </w:tcPr>
          <w:p w14:paraId="4F1F03DC" w14:textId="77777777" w:rsidR="003120AA" w:rsidRPr="003120AA" w:rsidRDefault="003120AA" w:rsidP="003120AA">
            <w:pPr>
              <w:spacing w:after="0" w:line="240" w:lineRule="auto"/>
              <w:jc w:val="left"/>
              <w:rPr>
                <w:rFonts w:ascii="Consolas" w:eastAsia="Times New Roman" w:hAnsi="Consolas" w:cs="Calibri"/>
                <w:color w:val="000000"/>
                <w:lang w:eastAsia="de-CH"/>
              </w:rPr>
            </w:pPr>
            <w:r w:rsidRPr="003120AA">
              <w:rPr>
                <w:rFonts w:ascii="Consolas" w:eastAsia="Times New Roman" w:hAnsi="Consolas" w:cs="Calibri"/>
                <w:color w:val="000000"/>
                <w:lang w:eastAsia="de-CH"/>
              </w:rPr>
              <w:t>Abgabe PA</w:t>
            </w:r>
          </w:p>
        </w:tc>
        <w:tc>
          <w:tcPr>
            <w:tcW w:w="992" w:type="dxa"/>
            <w:tcBorders>
              <w:top w:val="nil"/>
              <w:left w:val="nil"/>
              <w:bottom w:val="single" w:sz="4" w:space="0" w:color="auto"/>
              <w:right w:val="single" w:sz="4" w:space="0" w:color="auto"/>
            </w:tcBorders>
            <w:shd w:val="clear" w:color="000000" w:fill="FF7C80"/>
            <w:vAlign w:val="bottom"/>
            <w:hideMark/>
          </w:tcPr>
          <w:p w14:paraId="73E3F964" w14:textId="369F25AE" w:rsidR="003120AA" w:rsidRPr="003120AA" w:rsidRDefault="0034526E" w:rsidP="003120AA">
            <w:pPr>
              <w:spacing w:after="0" w:line="240" w:lineRule="auto"/>
              <w:jc w:val="left"/>
              <w:rPr>
                <w:rFonts w:ascii="Consolas" w:eastAsia="Times New Roman" w:hAnsi="Consolas" w:cs="Calibri"/>
                <w:color w:val="000000"/>
                <w:lang w:eastAsia="de-CH"/>
              </w:rPr>
            </w:pPr>
            <w:r>
              <w:rPr>
                <w:rFonts w:ascii="Consolas" w:eastAsia="Times New Roman" w:hAnsi="Consolas" w:cs="Calibri"/>
                <w:color w:val="000000"/>
                <w:lang w:eastAsia="de-CH"/>
              </w:rPr>
              <w:t>PT</w:t>
            </w:r>
          </w:p>
        </w:tc>
      </w:tr>
    </w:tbl>
    <w:p w14:paraId="5AEE1070" w14:textId="77777777" w:rsidR="00210E60" w:rsidRDefault="00210E60" w:rsidP="00210E60"/>
    <w:p w14:paraId="4F42E953" w14:textId="4984CFBB" w:rsidR="00210E60" w:rsidRPr="00210E60" w:rsidRDefault="00210E60" w:rsidP="00210E60">
      <w:pPr>
        <w:rPr>
          <w:b/>
          <w:bCs/>
        </w:rPr>
      </w:pPr>
      <w:r w:rsidRPr="00210E60">
        <w:rPr>
          <w:b/>
          <w:bCs/>
        </w:rPr>
        <w:t>Legende</w:t>
      </w:r>
    </w:p>
    <w:p w14:paraId="3C88924A" w14:textId="28141755" w:rsidR="00416AB3" w:rsidRDefault="00576AB2" w:rsidP="00576AB2">
      <w:pPr>
        <w:jc w:val="left"/>
        <w:rPr>
          <w:lang w:val="en-US"/>
        </w:rPr>
      </w:pPr>
      <w:r w:rsidRPr="00576AB2">
        <w:rPr>
          <w:lang w:val="en-US"/>
        </w:rPr>
        <w:t xml:space="preserve">PT: </w:t>
      </w:r>
      <w:r w:rsidR="00207C5D">
        <w:rPr>
          <w:lang w:val="en-US"/>
        </w:rPr>
        <w:tab/>
      </w:r>
      <w:r w:rsidRPr="00576AB2">
        <w:rPr>
          <w:lang w:val="en-US"/>
        </w:rPr>
        <w:t>Project Team</w:t>
      </w:r>
      <w:r w:rsidRPr="00576AB2">
        <w:rPr>
          <w:lang w:val="en-US"/>
        </w:rPr>
        <w:br/>
      </w:r>
      <w:r w:rsidRPr="008E6660">
        <w:rPr>
          <w:lang w:val="en-US"/>
        </w:rPr>
        <w:t xml:space="preserve">PT S: </w:t>
      </w:r>
      <w:r w:rsidR="00207C5D">
        <w:rPr>
          <w:lang w:val="en-US"/>
        </w:rPr>
        <w:tab/>
      </w:r>
      <w:r w:rsidRPr="008E6660">
        <w:rPr>
          <w:lang w:val="en-US"/>
        </w:rPr>
        <w:t>Project Team w</w:t>
      </w:r>
      <w:r>
        <w:rPr>
          <w:lang w:val="en-US"/>
        </w:rPr>
        <w:t>ith Supervisors</w:t>
      </w:r>
    </w:p>
    <w:tbl>
      <w:tblPr>
        <w:tblW w:w="1320" w:type="dxa"/>
        <w:tblCellMar>
          <w:left w:w="70" w:type="dxa"/>
          <w:right w:w="70" w:type="dxa"/>
        </w:tblCellMar>
        <w:tblLook w:val="04A0" w:firstRow="1" w:lastRow="0" w:firstColumn="1" w:lastColumn="0" w:noHBand="0" w:noVBand="1"/>
      </w:tblPr>
      <w:tblGrid>
        <w:gridCol w:w="1320"/>
      </w:tblGrid>
      <w:tr w:rsidR="00210E60" w:rsidRPr="00210E60" w14:paraId="79DF070C" w14:textId="77777777" w:rsidTr="002D7413">
        <w:trPr>
          <w:trHeight w:val="340"/>
        </w:trPr>
        <w:tc>
          <w:tcPr>
            <w:tcW w:w="1320" w:type="dxa"/>
            <w:tcBorders>
              <w:top w:val="nil"/>
              <w:left w:val="nil"/>
              <w:bottom w:val="nil"/>
              <w:right w:val="nil"/>
            </w:tcBorders>
            <w:shd w:val="clear" w:color="000000" w:fill="E2EFDA"/>
            <w:vAlign w:val="bottom"/>
            <w:hideMark/>
          </w:tcPr>
          <w:p w14:paraId="75813BC6" w14:textId="77777777" w:rsidR="00210E60" w:rsidRPr="00210E60" w:rsidRDefault="00210E60" w:rsidP="00210E60">
            <w:pPr>
              <w:spacing w:after="0" w:line="240" w:lineRule="auto"/>
              <w:jc w:val="left"/>
              <w:rPr>
                <w:rFonts w:ascii="Consolas" w:eastAsia="Times New Roman" w:hAnsi="Consolas" w:cs="Calibri"/>
                <w:color w:val="000000"/>
                <w:lang w:eastAsia="de-CH"/>
              </w:rPr>
            </w:pPr>
            <w:r w:rsidRPr="00210E60">
              <w:rPr>
                <w:rFonts w:ascii="Consolas" w:eastAsia="Times New Roman" w:hAnsi="Consolas" w:cs="Calibri"/>
                <w:color w:val="000000"/>
                <w:lang w:eastAsia="de-CH"/>
              </w:rPr>
              <w:t>Meetings</w:t>
            </w:r>
          </w:p>
        </w:tc>
      </w:tr>
      <w:tr w:rsidR="00210E60" w:rsidRPr="00210E60" w14:paraId="33B2F9D1" w14:textId="77777777" w:rsidTr="002D7413">
        <w:trPr>
          <w:trHeight w:val="340"/>
        </w:trPr>
        <w:tc>
          <w:tcPr>
            <w:tcW w:w="1320" w:type="dxa"/>
            <w:tcBorders>
              <w:top w:val="nil"/>
              <w:left w:val="nil"/>
              <w:bottom w:val="nil"/>
              <w:right w:val="nil"/>
            </w:tcBorders>
            <w:shd w:val="clear" w:color="000000" w:fill="FFF2CC"/>
            <w:vAlign w:val="bottom"/>
            <w:hideMark/>
          </w:tcPr>
          <w:p w14:paraId="7C1E5BC1" w14:textId="08496183" w:rsidR="00210E60" w:rsidRPr="00210E60" w:rsidRDefault="00210E60" w:rsidP="00210E60">
            <w:pPr>
              <w:spacing w:after="0" w:line="240" w:lineRule="auto"/>
              <w:jc w:val="left"/>
              <w:rPr>
                <w:rFonts w:ascii="Consolas" w:eastAsia="Times New Roman" w:hAnsi="Consolas" w:cs="Calibri"/>
                <w:color w:val="000000"/>
                <w:lang w:eastAsia="de-CH"/>
              </w:rPr>
            </w:pPr>
            <w:r w:rsidRPr="00210E60">
              <w:rPr>
                <w:rFonts w:ascii="Consolas" w:eastAsia="Times New Roman" w:hAnsi="Consolas" w:cs="Calibri"/>
                <w:color w:val="000000"/>
                <w:lang w:eastAsia="de-CH"/>
              </w:rPr>
              <w:t>Paper</w:t>
            </w:r>
          </w:p>
        </w:tc>
      </w:tr>
      <w:tr w:rsidR="00210E60" w:rsidRPr="00210E60" w14:paraId="09D84688" w14:textId="77777777" w:rsidTr="002D7413">
        <w:trPr>
          <w:trHeight w:val="340"/>
        </w:trPr>
        <w:tc>
          <w:tcPr>
            <w:tcW w:w="1320" w:type="dxa"/>
            <w:tcBorders>
              <w:top w:val="nil"/>
              <w:left w:val="nil"/>
              <w:bottom w:val="nil"/>
              <w:right w:val="nil"/>
            </w:tcBorders>
            <w:shd w:val="clear" w:color="000000" w:fill="D9E1F2"/>
            <w:vAlign w:val="bottom"/>
            <w:hideMark/>
          </w:tcPr>
          <w:p w14:paraId="7426A6C2" w14:textId="77777777" w:rsidR="00210E60" w:rsidRPr="00210E60" w:rsidRDefault="00210E60" w:rsidP="00210E60">
            <w:pPr>
              <w:spacing w:after="0" w:line="240" w:lineRule="auto"/>
              <w:jc w:val="left"/>
              <w:rPr>
                <w:rFonts w:ascii="Consolas" w:eastAsia="Times New Roman" w:hAnsi="Consolas" w:cs="Calibri"/>
                <w:color w:val="000000"/>
                <w:lang w:eastAsia="de-CH"/>
              </w:rPr>
            </w:pPr>
            <w:r w:rsidRPr="00210E60">
              <w:rPr>
                <w:rFonts w:ascii="Consolas" w:eastAsia="Times New Roman" w:hAnsi="Consolas" w:cs="Calibri"/>
                <w:color w:val="000000"/>
                <w:lang w:eastAsia="de-CH"/>
              </w:rPr>
              <w:t>Research</w:t>
            </w:r>
          </w:p>
        </w:tc>
      </w:tr>
      <w:tr w:rsidR="00210E60" w:rsidRPr="00210E60" w14:paraId="01F24F65" w14:textId="77777777" w:rsidTr="002D7413">
        <w:trPr>
          <w:trHeight w:val="340"/>
        </w:trPr>
        <w:tc>
          <w:tcPr>
            <w:tcW w:w="1320" w:type="dxa"/>
            <w:tcBorders>
              <w:top w:val="nil"/>
              <w:left w:val="nil"/>
              <w:bottom w:val="nil"/>
              <w:right w:val="nil"/>
            </w:tcBorders>
            <w:shd w:val="clear" w:color="000000" w:fill="FFFF99"/>
            <w:vAlign w:val="bottom"/>
            <w:hideMark/>
          </w:tcPr>
          <w:p w14:paraId="4916922B" w14:textId="05BD711D" w:rsidR="00210E60" w:rsidRPr="00210E60" w:rsidRDefault="00210E60" w:rsidP="00210E60">
            <w:pPr>
              <w:spacing w:after="0" w:line="240" w:lineRule="auto"/>
              <w:jc w:val="left"/>
              <w:rPr>
                <w:rFonts w:ascii="Consolas" w:eastAsia="Times New Roman" w:hAnsi="Consolas" w:cs="Calibri"/>
                <w:color w:val="000000"/>
                <w:lang w:eastAsia="de-CH"/>
              </w:rPr>
            </w:pPr>
            <w:r w:rsidRPr="00210E60">
              <w:rPr>
                <w:rFonts w:ascii="Consolas" w:eastAsia="Times New Roman" w:hAnsi="Consolas" w:cs="Calibri"/>
                <w:color w:val="000000"/>
                <w:lang w:eastAsia="de-CH"/>
              </w:rPr>
              <w:t>Coding</w:t>
            </w:r>
          </w:p>
        </w:tc>
      </w:tr>
    </w:tbl>
    <w:p w14:paraId="7AC75985" w14:textId="77777777" w:rsidR="00576AB2" w:rsidRDefault="00576AB2" w:rsidP="00416AB3">
      <w:pPr>
        <w:rPr>
          <w:ins w:id="3142" w:author="Cailleret Levi (cailllev)" w:date="2020-12-14T14:52:00Z"/>
          <w:lang w:val="en-US"/>
        </w:rPr>
      </w:pPr>
    </w:p>
    <w:p w14:paraId="01E04C8F" w14:textId="74EC50A3" w:rsidR="00082434" w:rsidRPr="00FA709A" w:rsidRDefault="005739F9" w:rsidP="00082434">
      <w:pPr>
        <w:pStyle w:val="Heading3"/>
        <w:rPr>
          <w:ins w:id="3143" w:author="Cailleret Levi (cailllev)" w:date="2020-12-14T14:52:00Z"/>
          <w:rPrChange w:id="3144" w:author="Cailleret Levi (cailllev)" w:date="2020-12-14T14:53:00Z">
            <w:rPr>
              <w:ins w:id="3145" w:author="Cailleret Levi (cailllev)" w:date="2020-12-14T14:52:00Z"/>
              <w:lang w:val="en-US"/>
            </w:rPr>
          </w:rPrChange>
        </w:rPr>
      </w:pPr>
      <w:bookmarkStart w:id="3146" w:name="_Toc59300874"/>
      <w:ins w:id="3147" w:author="Cailleret Levi (cailllev)" w:date="2020-12-14T14:59:00Z">
        <w:r>
          <w:t xml:space="preserve">Meeting </w:t>
        </w:r>
      </w:ins>
      <w:ins w:id="3148" w:author="Cailleret Levi (cailllev)" w:date="2020-12-14T14:52:00Z">
        <w:r w:rsidR="00082434" w:rsidRPr="00FA709A">
          <w:rPr>
            <w:rPrChange w:id="3149" w:author="Cailleret Levi (cailllev)" w:date="2020-12-14T14:53:00Z">
              <w:rPr>
                <w:lang w:val="en-US"/>
              </w:rPr>
            </w:rPrChange>
          </w:rPr>
          <w:t>Notizen</w:t>
        </w:r>
        <w:bookmarkEnd w:id="3146"/>
      </w:ins>
    </w:p>
    <w:p w14:paraId="343964A9" w14:textId="287C8E38" w:rsidR="00082434" w:rsidRDefault="00D52035" w:rsidP="00082434">
      <w:pPr>
        <w:rPr>
          <w:ins w:id="3150" w:author="Cailleret Levi (cailllev)" w:date="2020-12-14T14:55:00Z"/>
        </w:rPr>
      </w:pPr>
      <w:ins w:id="3151" w:author="Cailleret Levi (cailllev)" w:date="2020-12-14T14:52:00Z">
        <w:r w:rsidRPr="00D52035">
          <w:rPr>
            <w:rPrChange w:id="3152" w:author="Cailleret Levi (cailllev)" w:date="2020-12-14T14:52:00Z">
              <w:rPr>
                <w:lang w:val="en-US"/>
              </w:rPr>
            </w:rPrChange>
          </w:rPr>
          <w:t xml:space="preserve">Für </w:t>
        </w:r>
      </w:ins>
      <w:ins w:id="3153" w:author="Cailleret Levi (cailllev)" w:date="2020-12-14T14:55:00Z">
        <w:r w:rsidR="00976985">
          <w:t xml:space="preserve">das Kickoff Meeting und </w:t>
        </w:r>
      </w:ins>
      <w:ins w:id="3154" w:author="Cailleret Levi (cailllev)" w:date="2020-12-14T14:52:00Z">
        <w:r w:rsidRPr="00D52035">
          <w:rPr>
            <w:rPrChange w:id="3155" w:author="Cailleret Levi (cailllev)" w:date="2020-12-14T14:52:00Z">
              <w:rPr>
                <w:lang w:val="en-US"/>
              </w:rPr>
            </w:rPrChange>
          </w:rPr>
          <w:t xml:space="preserve">die </w:t>
        </w:r>
      </w:ins>
      <w:ins w:id="3156" w:author="Cailleret Levi (cailllev)" w:date="2020-12-14T14:55:00Z">
        <w:r w:rsidR="00BA4B1F" w:rsidRPr="008C4B4F">
          <w:t>erste</w:t>
        </w:r>
        <w:r w:rsidR="00BA4B1F">
          <w:t xml:space="preserve"> Besprechung</w:t>
        </w:r>
      </w:ins>
      <w:ins w:id="3157" w:author="Cailleret Levi (cailllev)" w:date="2020-12-14T14:52:00Z">
        <w:r>
          <w:t xml:space="preserve"> </w:t>
        </w:r>
        <w:r w:rsidR="000F38B3">
          <w:t xml:space="preserve">sind ausführliche </w:t>
        </w:r>
      </w:ins>
      <w:ins w:id="3158" w:author="Cailleret Levi (cailllev)" w:date="2020-12-14T14:53:00Z">
        <w:r w:rsidR="00AE65C7">
          <w:t xml:space="preserve">Notizen </w:t>
        </w:r>
        <w:r w:rsidR="00D23CAD">
          <w:t xml:space="preserve">erstellt worden. Für die restlichen </w:t>
        </w:r>
        <w:r w:rsidR="005B29A8">
          <w:t>B</w:t>
        </w:r>
      </w:ins>
      <w:ins w:id="3159" w:author="Cailleret Levi (cailllev)" w:date="2020-12-14T14:54:00Z">
        <w:r w:rsidR="005B29A8">
          <w:t xml:space="preserve">esprechungen sind die Notizen </w:t>
        </w:r>
        <w:r w:rsidR="003D400C">
          <w:t xml:space="preserve">in die Protokolle oder direkt in die Arbeit </w:t>
        </w:r>
      </w:ins>
      <w:ins w:id="3160" w:author="Cailleret Levi (cailllev)" w:date="2020-12-18T11:01:00Z">
        <w:r w:rsidR="003B4AAC">
          <w:t>ein</w:t>
        </w:r>
      </w:ins>
      <w:ins w:id="3161" w:author="Cailleret Levi (cailllev)" w:date="2020-12-14T14:54:00Z">
        <w:r w:rsidR="003D400C">
          <w:t>geflossen</w:t>
        </w:r>
        <w:r w:rsidR="002B58E3">
          <w:t>.</w:t>
        </w:r>
      </w:ins>
      <w:ins w:id="3162" w:author="Cailleret Levi (cailllev)" w:date="2020-12-14T14:55:00Z">
        <w:r w:rsidR="00976985">
          <w:t xml:space="preserve"> Die Notizen </w:t>
        </w:r>
        <w:r w:rsidR="00E74A2F">
          <w:t xml:space="preserve">sind </w:t>
        </w:r>
      </w:ins>
      <w:ins w:id="3163" w:author="Cailleret Levi (cailllev)" w:date="2020-12-18T11:02:00Z">
        <w:r w:rsidR="00CA1D75">
          <w:t>auf den folgenden Seiten ersichtlich</w:t>
        </w:r>
      </w:ins>
      <w:ins w:id="3164" w:author="Cailleret Levi (cailllev)" w:date="2020-12-14T14:55:00Z">
        <w:r w:rsidR="00301991">
          <w:t>.</w:t>
        </w:r>
      </w:ins>
    </w:p>
    <w:p w14:paraId="0F3E23AD" w14:textId="43D67B10" w:rsidR="005A6078" w:rsidRDefault="005A6078">
      <w:pPr>
        <w:jc w:val="left"/>
        <w:rPr>
          <w:ins w:id="3165" w:author="Cailleret Levi (cailllev)" w:date="2020-12-14T14:58:00Z"/>
          <w:b/>
          <w:bCs/>
        </w:rPr>
      </w:pPr>
    </w:p>
    <w:p w14:paraId="573FDDDD" w14:textId="1C6CA68D" w:rsidR="00301991" w:rsidRPr="001E2F1A" w:rsidRDefault="00301991" w:rsidP="00082434">
      <w:pPr>
        <w:rPr>
          <w:ins w:id="3166" w:author="Cailleret Levi (cailllev)" w:date="2020-12-14T14:57:00Z"/>
          <w:b/>
          <w:bCs/>
        </w:rPr>
      </w:pPr>
      <w:ins w:id="3167" w:author="Cailleret Levi (cailllev)" w:date="2020-12-14T14:55:00Z">
        <w:r w:rsidRPr="001E2F1A">
          <w:rPr>
            <w:b/>
            <w:bCs/>
            <w:rPrChange w:id="3168" w:author="Cailleret Levi (cailllev)" w:date="2020-12-15T15:32:00Z">
              <w:rPr/>
            </w:rPrChange>
          </w:rPr>
          <w:t>KW</w:t>
        </w:r>
      </w:ins>
      <w:ins w:id="3169" w:author="Cailleret Levi (cailllev)" w:date="2020-12-14T14:57:00Z">
        <w:r w:rsidR="00635F7F" w:rsidRPr="001E2F1A">
          <w:rPr>
            <w:b/>
            <w:bCs/>
            <w:rPrChange w:id="3170" w:author="Cailleret Levi (cailllev)" w:date="2020-12-15T15:32:00Z">
              <w:rPr/>
            </w:rPrChange>
          </w:rPr>
          <w:t xml:space="preserve"> 24</w:t>
        </w:r>
        <w:r w:rsidR="006861A8" w:rsidRPr="001E2F1A">
          <w:rPr>
            <w:b/>
            <w:bCs/>
          </w:rPr>
          <w:t xml:space="preserve"> – Kickoff Meeting</w:t>
        </w:r>
      </w:ins>
    </w:p>
    <w:p w14:paraId="43CA4D87" w14:textId="77777777" w:rsidR="005A6078" w:rsidRPr="001D67F1" w:rsidRDefault="005A6078">
      <w:pPr>
        <w:spacing w:line="240" w:lineRule="auto"/>
        <w:rPr>
          <w:ins w:id="3171" w:author="Cailleret Levi (cailllev)" w:date="2020-12-14T14:58:00Z"/>
        </w:rPr>
        <w:pPrChange w:id="3172" w:author="Cailleret Levi (cailllev)" w:date="2020-12-14T14:58:00Z">
          <w:pPr/>
        </w:pPrChange>
      </w:pPr>
      <w:ins w:id="3173" w:author="Cailleret Levi (cailllev)" w:date="2020-12-14T14:58:00Z">
        <w:r w:rsidRPr="001D67F1">
          <w:t>PA-Thesis Format</w:t>
        </w:r>
      </w:ins>
    </w:p>
    <w:p w14:paraId="430D11A1" w14:textId="710091EA" w:rsidR="005A6078" w:rsidRPr="00803BCF" w:rsidRDefault="005A6078">
      <w:pPr>
        <w:pStyle w:val="ListParagraph"/>
        <w:numPr>
          <w:ilvl w:val="0"/>
          <w:numId w:val="33"/>
        </w:numPr>
        <w:spacing w:line="240" w:lineRule="auto"/>
        <w:rPr>
          <w:ins w:id="3174" w:author="Cailleret Levi (cailllev)" w:date="2020-12-14T14:58:00Z"/>
          <w:lang w:val="en-US"/>
          <w:rPrChange w:id="3175" w:author="Cailleret Levi (cailllev)" w:date="2020-12-14T15:00:00Z">
            <w:rPr>
              <w:ins w:id="3176" w:author="Cailleret Levi (cailllev)" w:date="2020-12-14T14:58:00Z"/>
            </w:rPr>
          </w:rPrChange>
        </w:rPr>
        <w:pPrChange w:id="3177" w:author="Cailleret Levi (cailllev)" w:date="2020-12-14T15:00:00Z">
          <w:pPr/>
        </w:pPrChange>
      </w:pPr>
      <w:ins w:id="3178" w:author="Cailleret Levi (cailllev)" w:date="2020-12-14T14:58:00Z">
        <w:r w:rsidRPr="00803BCF">
          <w:rPr>
            <w:lang w:val="en-US"/>
            <w:rPrChange w:id="3179" w:author="Cailleret Levi (cailllev)" w:date="2020-12-14T15:00:00Z">
              <w:rPr/>
            </w:rPrChange>
          </w:rPr>
          <w:t>main part in German</w:t>
        </w:r>
      </w:ins>
    </w:p>
    <w:p w14:paraId="676A224E" w14:textId="0F396A46" w:rsidR="005A6078" w:rsidRPr="00803BCF" w:rsidRDefault="005A6078">
      <w:pPr>
        <w:pStyle w:val="ListParagraph"/>
        <w:numPr>
          <w:ilvl w:val="0"/>
          <w:numId w:val="33"/>
        </w:numPr>
        <w:spacing w:line="240" w:lineRule="auto"/>
        <w:rPr>
          <w:ins w:id="3180" w:author="Cailleret Levi (cailllev)" w:date="2020-12-14T14:58:00Z"/>
          <w:lang w:val="en-US"/>
          <w:rPrChange w:id="3181" w:author="Cailleret Levi (cailllev)" w:date="2020-12-14T15:00:00Z">
            <w:rPr>
              <w:ins w:id="3182" w:author="Cailleret Levi (cailllev)" w:date="2020-12-14T14:58:00Z"/>
            </w:rPr>
          </w:rPrChange>
        </w:rPr>
        <w:pPrChange w:id="3183" w:author="Cailleret Levi (cailllev)" w:date="2020-12-14T15:00:00Z">
          <w:pPr/>
        </w:pPrChange>
      </w:pPr>
      <w:ins w:id="3184" w:author="Cailleret Levi (cailllev)" w:date="2020-12-14T14:58:00Z">
        <w:r w:rsidRPr="00803BCF">
          <w:rPr>
            <w:lang w:val="en-US"/>
            <w:rPrChange w:id="3185" w:author="Cailleret Levi (cailllev)" w:date="2020-12-14T15:00:00Z">
              <w:rPr/>
            </w:rPrChange>
          </w:rPr>
          <w:t>small "summary" of Thesis in English</w:t>
        </w:r>
      </w:ins>
    </w:p>
    <w:p w14:paraId="6DB2FBDA" w14:textId="10E0F7B9" w:rsidR="005A6078" w:rsidRDefault="005A6078">
      <w:pPr>
        <w:pStyle w:val="ListParagraph"/>
        <w:numPr>
          <w:ilvl w:val="0"/>
          <w:numId w:val="33"/>
        </w:numPr>
        <w:spacing w:line="240" w:lineRule="auto"/>
        <w:rPr>
          <w:ins w:id="3186" w:author="Cailleret Levi (cailllev)" w:date="2020-12-14T14:58:00Z"/>
        </w:rPr>
        <w:pPrChange w:id="3187" w:author="Cailleret Levi (cailllev)" w:date="2020-12-14T15:00:00Z">
          <w:pPr/>
        </w:pPrChange>
      </w:pPr>
      <w:ins w:id="3188" w:author="Cailleret Levi (cailllev)" w:date="2020-12-14T14:58:00Z">
        <w:r>
          <w:t>Code-</w:t>
        </w:r>
        <w:r w:rsidRPr="002448B6">
          <w:rPr>
            <w:lang w:val="en-GB"/>
            <w:rPrChange w:id="3189" w:author="Cailleret Levi (cailllev)" w:date="2020-12-14T15:32:00Z">
              <w:rPr/>
            </w:rPrChange>
          </w:rPr>
          <w:t>Docu</w:t>
        </w:r>
      </w:ins>
      <w:ins w:id="3190" w:author="Cailleret Levi (cailllev)" w:date="2020-12-14T15:28:00Z">
        <w:r w:rsidR="001C541D" w:rsidRPr="002448B6">
          <w:rPr>
            <w:lang w:val="en-GB"/>
            <w:rPrChange w:id="3191" w:author="Cailleret Levi (cailllev)" w:date="2020-12-14T15:32:00Z">
              <w:rPr/>
            </w:rPrChange>
          </w:rPr>
          <w:t>mentation</w:t>
        </w:r>
      </w:ins>
      <w:ins w:id="3192" w:author="Cailleret Levi (cailllev)" w:date="2020-12-14T14:58:00Z">
        <w:r>
          <w:t xml:space="preserve"> in English</w:t>
        </w:r>
      </w:ins>
    </w:p>
    <w:p w14:paraId="0674BB28" w14:textId="1DCEAF81" w:rsidR="005A6078" w:rsidRDefault="005A6078">
      <w:pPr>
        <w:pStyle w:val="ListParagraph"/>
        <w:numPr>
          <w:ilvl w:val="0"/>
          <w:numId w:val="33"/>
        </w:numPr>
        <w:spacing w:line="240" w:lineRule="auto"/>
        <w:rPr>
          <w:ins w:id="3193" w:author="Cailleret Levi (cailllev)" w:date="2020-12-14T14:58:00Z"/>
        </w:rPr>
        <w:pPrChange w:id="3194" w:author="Cailleret Levi (cailllev)" w:date="2020-12-14T15:00:00Z">
          <w:pPr/>
        </w:pPrChange>
      </w:pPr>
      <w:ins w:id="3195" w:author="Cailleret Levi (cailllev)" w:date="2020-12-14T14:58:00Z">
        <w:r>
          <w:t>UI in English</w:t>
        </w:r>
      </w:ins>
    </w:p>
    <w:p w14:paraId="473CA2CE" w14:textId="77777777" w:rsidR="005A6078" w:rsidRDefault="005A6078">
      <w:pPr>
        <w:spacing w:line="240" w:lineRule="auto"/>
        <w:rPr>
          <w:ins w:id="3196" w:author="Cailleret Levi (cailllev)" w:date="2020-12-14T14:58:00Z"/>
        </w:rPr>
        <w:pPrChange w:id="3197" w:author="Cailleret Levi (cailllev)" w:date="2020-12-14T14:58:00Z">
          <w:pPr/>
        </w:pPrChange>
      </w:pPr>
    </w:p>
    <w:p w14:paraId="7C3E984B" w14:textId="77777777" w:rsidR="005A6078" w:rsidRPr="005A6078" w:rsidRDefault="005A6078">
      <w:pPr>
        <w:spacing w:line="240" w:lineRule="auto"/>
        <w:rPr>
          <w:ins w:id="3198" w:author="Cailleret Levi (cailllev)" w:date="2020-12-14T14:58:00Z"/>
          <w:lang w:val="en-US"/>
          <w:rPrChange w:id="3199" w:author="Cailleret Levi (cailllev)" w:date="2020-12-14T14:58:00Z">
            <w:rPr>
              <w:ins w:id="3200" w:author="Cailleret Levi (cailllev)" w:date="2020-12-14T14:58:00Z"/>
            </w:rPr>
          </w:rPrChange>
        </w:rPr>
        <w:pPrChange w:id="3201" w:author="Cailleret Levi (cailllev)" w:date="2020-12-14T14:58:00Z">
          <w:pPr/>
        </w:pPrChange>
      </w:pPr>
      <w:ins w:id="3202" w:author="Cailleret Levi (cailllev)" w:date="2020-12-14T14:58:00Z">
        <w:r w:rsidRPr="005A6078">
          <w:rPr>
            <w:lang w:val="en-US"/>
            <w:rPrChange w:id="3203" w:author="Cailleret Levi (cailllev)" w:date="2020-12-14T14:58:00Z">
              <w:rPr/>
            </w:rPrChange>
          </w:rPr>
          <w:t>Research</w:t>
        </w:r>
      </w:ins>
    </w:p>
    <w:p w14:paraId="08655ED3" w14:textId="6B1F8FB5" w:rsidR="005A6078" w:rsidRPr="00803BCF" w:rsidRDefault="005A6078">
      <w:pPr>
        <w:pStyle w:val="ListParagraph"/>
        <w:numPr>
          <w:ilvl w:val="0"/>
          <w:numId w:val="31"/>
        </w:numPr>
        <w:spacing w:line="240" w:lineRule="auto"/>
        <w:rPr>
          <w:ins w:id="3204" w:author="Cailleret Levi (cailllev)" w:date="2020-12-14T14:58:00Z"/>
          <w:lang w:val="en-US"/>
          <w:rPrChange w:id="3205" w:author="Cailleret Levi (cailllev)" w:date="2020-12-14T14:59:00Z">
            <w:rPr>
              <w:ins w:id="3206" w:author="Cailleret Levi (cailllev)" w:date="2020-12-14T14:58:00Z"/>
            </w:rPr>
          </w:rPrChange>
        </w:rPr>
        <w:pPrChange w:id="3207" w:author="Cailleret Levi (cailllev)" w:date="2020-12-14T14:59:00Z">
          <w:pPr/>
        </w:pPrChange>
      </w:pPr>
      <w:ins w:id="3208" w:author="Cailleret Levi (cailllev)" w:date="2020-12-14T14:58:00Z">
        <w:r w:rsidRPr="00803BCF">
          <w:rPr>
            <w:lang w:val="en-US"/>
            <w:rPrChange w:id="3209" w:author="Cailleret Levi (cailllev)" w:date="2020-12-14T14:59:00Z">
              <w:rPr/>
            </w:rPrChange>
          </w:rPr>
          <w:t>search "survey MTD"</w:t>
        </w:r>
      </w:ins>
    </w:p>
    <w:p w14:paraId="33F37595" w14:textId="66B850C2" w:rsidR="005A6078" w:rsidRPr="00803BCF" w:rsidRDefault="005A6078">
      <w:pPr>
        <w:pStyle w:val="ListParagraph"/>
        <w:numPr>
          <w:ilvl w:val="0"/>
          <w:numId w:val="31"/>
        </w:numPr>
        <w:spacing w:line="240" w:lineRule="auto"/>
        <w:rPr>
          <w:ins w:id="3210" w:author="Cailleret Levi (cailllev)" w:date="2020-12-14T14:58:00Z"/>
          <w:lang w:val="en-US"/>
          <w:rPrChange w:id="3211" w:author="Cailleret Levi (cailllev)" w:date="2020-12-14T14:59:00Z">
            <w:rPr>
              <w:ins w:id="3212" w:author="Cailleret Levi (cailllev)" w:date="2020-12-14T14:58:00Z"/>
            </w:rPr>
          </w:rPrChange>
        </w:rPr>
        <w:pPrChange w:id="3213" w:author="Cailleret Levi (cailllev)" w:date="2020-12-14T14:59:00Z">
          <w:pPr/>
        </w:pPrChange>
      </w:pPr>
      <w:ins w:id="3214" w:author="Cailleret Levi (cailllev)" w:date="2020-12-14T14:58:00Z">
        <w:r w:rsidRPr="00803BCF">
          <w:rPr>
            <w:lang w:val="en-US"/>
            <w:rPrChange w:id="3215" w:author="Cailleret Levi (cailllev)" w:date="2020-12-14T14:59:00Z">
              <w:rPr/>
            </w:rPrChange>
          </w:rPr>
          <w:t>use well known journals</w:t>
        </w:r>
      </w:ins>
    </w:p>
    <w:p w14:paraId="1DF2A00F" w14:textId="708930FA" w:rsidR="005A6078" w:rsidRPr="00803BCF" w:rsidRDefault="005A6078">
      <w:pPr>
        <w:pStyle w:val="ListParagraph"/>
        <w:numPr>
          <w:ilvl w:val="0"/>
          <w:numId w:val="31"/>
        </w:numPr>
        <w:spacing w:line="240" w:lineRule="auto"/>
        <w:rPr>
          <w:ins w:id="3216" w:author="Cailleret Levi (cailllev)" w:date="2020-12-14T14:58:00Z"/>
          <w:lang w:val="en-US"/>
          <w:rPrChange w:id="3217" w:author="Cailleret Levi (cailllev)" w:date="2020-12-14T14:59:00Z">
            <w:rPr>
              <w:ins w:id="3218" w:author="Cailleret Levi (cailllev)" w:date="2020-12-14T14:58:00Z"/>
            </w:rPr>
          </w:rPrChange>
        </w:rPr>
        <w:pPrChange w:id="3219" w:author="Cailleret Levi (cailllev)" w:date="2020-12-14T14:59:00Z">
          <w:pPr/>
        </w:pPrChange>
      </w:pPr>
      <w:ins w:id="3220" w:author="Cailleret Levi (cailllev)" w:date="2020-12-14T14:58:00Z">
        <w:r w:rsidRPr="00803BCF">
          <w:rPr>
            <w:lang w:val="en-US"/>
            <w:rPrChange w:id="3221" w:author="Cailleret Levi (cailllev)" w:date="2020-12-14T14:59:00Z">
              <w:rPr/>
            </w:rPrChange>
          </w:rPr>
          <w:t>&gt; 60 citations on survey (well known)</w:t>
        </w:r>
      </w:ins>
    </w:p>
    <w:p w14:paraId="7FF32B7F" w14:textId="336AD53F" w:rsidR="005A6078" w:rsidRPr="00803BCF" w:rsidRDefault="005A6078">
      <w:pPr>
        <w:pStyle w:val="ListParagraph"/>
        <w:numPr>
          <w:ilvl w:val="0"/>
          <w:numId w:val="31"/>
        </w:numPr>
        <w:spacing w:line="240" w:lineRule="auto"/>
        <w:rPr>
          <w:ins w:id="3222" w:author="Cailleret Levi (cailllev)" w:date="2020-12-14T14:58:00Z"/>
          <w:lang w:val="en-US"/>
          <w:rPrChange w:id="3223" w:author="Cailleret Levi (cailllev)" w:date="2020-12-14T14:59:00Z">
            <w:rPr>
              <w:ins w:id="3224" w:author="Cailleret Levi (cailllev)" w:date="2020-12-14T14:58:00Z"/>
            </w:rPr>
          </w:rPrChange>
        </w:rPr>
        <w:pPrChange w:id="3225" w:author="Cailleret Levi (cailllev)" w:date="2020-12-14T14:59:00Z">
          <w:pPr/>
        </w:pPrChange>
      </w:pPr>
      <w:ins w:id="3226" w:author="Cailleret Levi (cailllev)" w:date="2020-12-14T14:58:00Z">
        <w:r w:rsidRPr="00803BCF">
          <w:rPr>
            <w:lang w:val="en-US"/>
            <w:rPrChange w:id="3227" w:author="Cailleret Levi (cailllev)" w:date="2020-12-14T14:59:00Z">
              <w:rPr/>
            </w:rPrChange>
          </w:rPr>
          <w:t>use help from tebe, gueu</w:t>
        </w:r>
      </w:ins>
    </w:p>
    <w:p w14:paraId="7E8A562E" w14:textId="287AD695" w:rsidR="005A6078" w:rsidRPr="005A6078" w:rsidRDefault="00E17015">
      <w:pPr>
        <w:jc w:val="left"/>
        <w:rPr>
          <w:ins w:id="3228" w:author="Cailleret Levi (cailllev)" w:date="2020-12-14T14:58:00Z"/>
          <w:lang w:val="en-US"/>
          <w:rPrChange w:id="3229" w:author="Cailleret Levi (cailllev)" w:date="2020-12-14T14:58:00Z">
            <w:rPr>
              <w:ins w:id="3230" w:author="Cailleret Levi (cailllev)" w:date="2020-12-14T14:58:00Z"/>
            </w:rPr>
          </w:rPrChange>
        </w:rPr>
        <w:pPrChange w:id="3231" w:author="Cailleret Levi (cailllev)" w:date="2020-12-14T15:29:00Z">
          <w:pPr/>
        </w:pPrChange>
      </w:pPr>
      <w:ins w:id="3232" w:author="Cailleret Levi (cailllev)" w:date="2020-12-14T15:29:00Z">
        <w:r>
          <w:rPr>
            <w:lang w:val="en-US"/>
          </w:rPr>
          <w:br w:type="page"/>
        </w:r>
      </w:ins>
    </w:p>
    <w:p w14:paraId="4AB20E3E" w14:textId="77777777" w:rsidR="005A6078" w:rsidRPr="005A6078" w:rsidRDefault="005A6078">
      <w:pPr>
        <w:spacing w:line="240" w:lineRule="auto"/>
        <w:rPr>
          <w:ins w:id="3233" w:author="Cailleret Levi (cailllev)" w:date="2020-12-14T14:58:00Z"/>
          <w:lang w:val="en-US"/>
          <w:rPrChange w:id="3234" w:author="Cailleret Levi (cailllev)" w:date="2020-12-14T14:58:00Z">
            <w:rPr>
              <w:ins w:id="3235" w:author="Cailleret Levi (cailllev)" w:date="2020-12-14T14:58:00Z"/>
            </w:rPr>
          </w:rPrChange>
        </w:rPr>
        <w:pPrChange w:id="3236" w:author="Cailleret Levi (cailllev)" w:date="2020-12-14T14:58:00Z">
          <w:pPr/>
        </w:pPrChange>
      </w:pPr>
      <w:ins w:id="3237" w:author="Cailleret Levi (cailllev)" w:date="2020-12-14T14:58:00Z">
        <w:r w:rsidRPr="005A6078">
          <w:rPr>
            <w:lang w:val="en-US"/>
            <w:rPrChange w:id="3238" w:author="Cailleret Levi (cailllev)" w:date="2020-12-14T14:58:00Z">
              <w:rPr/>
            </w:rPrChange>
          </w:rPr>
          <w:lastRenderedPageBreak/>
          <w:t>Product</w:t>
        </w:r>
      </w:ins>
    </w:p>
    <w:p w14:paraId="2BD9447B" w14:textId="0421C9F4" w:rsidR="005A6078" w:rsidRPr="00803BCF" w:rsidRDefault="005A6078">
      <w:pPr>
        <w:pStyle w:val="ListParagraph"/>
        <w:numPr>
          <w:ilvl w:val="0"/>
          <w:numId w:val="31"/>
        </w:numPr>
        <w:spacing w:line="240" w:lineRule="auto"/>
        <w:rPr>
          <w:ins w:id="3239" w:author="Cailleret Levi (cailllev)" w:date="2020-12-14T14:58:00Z"/>
          <w:lang w:val="en-US"/>
          <w:rPrChange w:id="3240" w:author="Cailleret Levi (cailllev)" w:date="2020-12-14T15:00:00Z">
            <w:rPr>
              <w:ins w:id="3241" w:author="Cailleret Levi (cailllev)" w:date="2020-12-14T14:58:00Z"/>
            </w:rPr>
          </w:rPrChange>
        </w:rPr>
        <w:pPrChange w:id="3242" w:author="Cailleret Levi (cailllev)" w:date="2020-12-14T15:00:00Z">
          <w:pPr/>
        </w:pPrChange>
      </w:pPr>
      <w:ins w:id="3243" w:author="Cailleret Levi (cailllev)" w:date="2020-12-14T14:58:00Z">
        <w:r w:rsidRPr="00803BCF">
          <w:rPr>
            <w:lang w:val="en-US"/>
            <w:rPrChange w:id="3244" w:author="Cailleret Levi (cailllev)" w:date="2020-12-14T15:00:00Z">
              <w:rPr/>
            </w:rPrChange>
          </w:rPr>
          <w:t>RL for MTD (Network- / Cybersecurity)</w:t>
        </w:r>
      </w:ins>
    </w:p>
    <w:p w14:paraId="4924E1FF" w14:textId="30C8EA9E" w:rsidR="005A6078" w:rsidRPr="00803BCF" w:rsidRDefault="005A6078">
      <w:pPr>
        <w:pStyle w:val="ListParagraph"/>
        <w:numPr>
          <w:ilvl w:val="0"/>
          <w:numId w:val="31"/>
        </w:numPr>
        <w:spacing w:line="240" w:lineRule="auto"/>
        <w:rPr>
          <w:ins w:id="3245" w:author="Cailleret Levi (cailllev)" w:date="2020-12-14T14:58:00Z"/>
          <w:lang w:val="en-US"/>
          <w:rPrChange w:id="3246" w:author="Cailleret Levi (cailllev)" w:date="2020-12-14T15:00:00Z">
            <w:rPr>
              <w:ins w:id="3247" w:author="Cailleret Levi (cailllev)" w:date="2020-12-14T14:58:00Z"/>
            </w:rPr>
          </w:rPrChange>
        </w:rPr>
        <w:pPrChange w:id="3248" w:author="Cailleret Levi (cailllev)" w:date="2020-12-14T15:00:00Z">
          <w:pPr/>
        </w:pPrChange>
      </w:pPr>
      <w:ins w:id="3249" w:author="Cailleret Levi (cailllev)" w:date="2020-12-14T14:58:00Z">
        <w:r w:rsidRPr="00803BCF">
          <w:rPr>
            <w:lang w:val="en-US"/>
            <w:rPrChange w:id="3250" w:author="Cailleret Levi (cailllev)" w:date="2020-12-14T15:00:00Z">
              <w:rPr/>
            </w:rPrChange>
          </w:rPr>
          <w:t>pretty open defined Use-Cases (Network</w:t>
        </w:r>
      </w:ins>
      <w:ins w:id="3251" w:author="Cailleret Levi (cailllev)" w:date="2020-12-14T15:28:00Z">
        <w:r w:rsidR="001C541D">
          <w:rPr>
            <w:lang w:val="en-US"/>
          </w:rPr>
          <w:t xml:space="preserve"> S</w:t>
        </w:r>
      </w:ins>
      <w:ins w:id="3252" w:author="Cailleret Levi (cailllev)" w:date="2020-12-14T14:58:00Z">
        <w:r w:rsidRPr="00803BCF">
          <w:rPr>
            <w:lang w:val="en-US"/>
            <w:rPrChange w:id="3253" w:author="Cailleret Levi (cailllev)" w:date="2020-12-14T15:00:00Z">
              <w:rPr/>
            </w:rPrChange>
          </w:rPr>
          <w:t>ec)</w:t>
        </w:r>
      </w:ins>
    </w:p>
    <w:p w14:paraId="26FEE022" w14:textId="1A19E153" w:rsidR="005A6078" w:rsidRPr="00803BCF" w:rsidRDefault="005A6078">
      <w:pPr>
        <w:pStyle w:val="ListParagraph"/>
        <w:numPr>
          <w:ilvl w:val="0"/>
          <w:numId w:val="31"/>
        </w:numPr>
        <w:spacing w:line="240" w:lineRule="auto"/>
        <w:rPr>
          <w:ins w:id="3254" w:author="Cailleret Levi (cailllev)" w:date="2020-12-14T14:58:00Z"/>
          <w:lang w:val="en-US"/>
          <w:rPrChange w:id="3255" w:author="Cailleret Levi (cailllev)" w:date="2020-12-14T15:00:00Z">
            <w:rPr>
              <w:ins w:id="3256" w:author="Cailleret Levi (cailllev)" w:date="2020-12-14T14:58:00Z"/>
            </w:rPr>
          </w:rPrChange>
        </w:rPr>
        <w:pPrChange w:id="3257" w:author="Cailleret Levi (cailllev)" w:date="2020-12-14T15:00:00Z">
          <w:pPr/>
        </w:pPrChange>
      </w:pPr>
      <w:ins w:id="3258" w:author="Cailleret Levi (cailllev)" w:date="2020-12-14T14:58:00Z">
        <w:r w:rsidRPr="00803BCF">
          <w:rPr>
            <w:lang w:val="en-US"/>
            <w:rPrChange w:id="3259" w:author="Cailleret Levi (cailllev)" w:date="2020-12-14T15:00:00Z">
              <w:rPr/>
            </w:rPrChange>
          </w:rPr>
          <w:t>3 Aspects</w:t>
        </w:r>
      </w:ins>
    </w:p>
    <w:p w14:paraId="1AE952CB" w14:textId="754B0DAB" w:rsidR="005A6078" w:rsidRPr="00803BCF" w:rsidRDefault="005A6078">
      <w:pPr>
        <w:pStyle w:val="ListParagraph"/>
        <w:numPr>
          <w:ilvl w:val="1"/>
          <w:numId w:val="31"/>
        </w:numPr>
        <w:spacing w:line="240" w:lineRule="auto"/>
        <w:rPr>
          <w:ins w:id="3260" w:author="Cailleret Levi (cailllev)" w:date="2020-12-14T14:58:00Z"/>
          <w:lang w:val="en-US"/>
          <w:rPrChange w:id="3261" w:author="Cailleret Levi (cailllev)" w:date="2020-12-14T15:00:00Z">
            <w:rPr>
              <w:ins w:id="3262" w:author="Cailleret Levi (cailllev)" w:date="2020-12-14T14:58:00Z"/>
            </w:rPr>
          </w:rPrChange>
        </w:rPr>
        <w:pPrChange w:id="3263" w:author="Cailleret Levi (cailllev)" w:date="2020-12-14T15:29:00Z">
          <w:pPr/>
        </w:pPrChange>
      </w:pPr>
      <w:ins w:id="3264" w:author="Cailleret Levi (cailllev)" w:date="2020-12-14T14:58:00Z">
        <w:r w:rsidRPr="00803BCF">
          <w:rPr>
            <w:lang w:val="en-US"/>
            <w:rPrChange w:id="3265" w:author="Cailleret Levi (cailllev)" w:date="2020-12-14T15:00:00Z">
              <w:rPr/>
            </w:rPrChange>
          </w:rPr>
          <w:t>MTD</w:t>
        </w:r>
      </w:ins>
    </w:p>
    <w:p w14:paraId="0419F271" w14:textId="64E397F9" w:rsidR="005A6078" w:rsidRPr="00803BCF" w:rsidRDefault="005A6078">
      <w:pPr>
        <w:pStyle w:val="ListParagraph"/>
        <w:numPr>
          <w:ilvl w:val="1"/>
          <w:numId w:val="31"/>
        </w:numPr>
        <w:spacing w:line="240" w:lineRule="auto"/>
        <w:rPr>
          <w:ins w:id="3266" w:author="Cailleret Levi (cailllev)" w:date="2020-12-14T14:58:00Z"/>
          <w:lang w:val="en-US"/>
          <w:rPrChange w:id="3267" w:author="Cailleret Levi (cailllev)" w:date="2020-12-14T15:00:00Z">
            <w:rPr>
              <w:ins w:id="3268" w:author="Cailleret Levi (cailllev)" w:date="2020-12-14T14:58:00Z"/>
            </w:rPr>
          </w:rPrChange>
        </w:rPr>
        <w:pPrChange w:id="3269" w:author="Cailleret Levi (cailllev)" w:date="2020-12-14T15:29:00Z">
          <w:pPr/>
        </w:pPrChange>
      </w:pPr>
      <w:ins w:id="3270" w:author="Cailleret Levi (cailllev)" w:date="2020-12-14T14:58:00Z">
        <w:r w:rsidRPr="00803BCF">
          <w:rPr>
            <w:lang w:val="en-US"/>
            <w:rPrChange w:id="3271" w:author="Cailleret Levi (cailllev)" w:date="2020-12-14T15:00:00Z">
              <w:rPr/>
            </w:rPrChange>
          </w:rPr>
          <w:t>RL</w:t>
        </w:r>
      </w:ins>
    </w:p>
    <w:p w14:paraId="72769178" w14:textId="3B82B40E" w:rsidR="005A6078" w:rsidRPr="00803BCF" w:rsidRDefault="005A6078">
      <w:pPr>
        <w:pStyle w:val="ListParagraph"/>
        <w:numPr>
          <w:ilvl w:val="1"/>
          <w:numId w:val="31"/>
        </w:numPr>
        <w:spacing w:line="240" w:lineRule="auto"/>
        <w:rPr>
          <w:ins w:id="3272" w:author="Cailleret Levi (cailllev)" w:date="2020-12-14T14:58:00Z"/>
          <w:lang w:val="en-US"/>
          <w:rPrChange w:id="3273" w:author="Cailleret Levi (cailllev)" w:date="2020-12-14T15:00:00Z">
            <w:rPr>
              <w:ins w:id="3274" w:author="Cailleret Levi (cailllev)" w:date="2020-12-14T14:58:00Z"/>
            </w:rPr>
          </w:rPrChange>
        </w:rPr>
        <w:pPrChange w:id="3275" w:author="Cailleret Levi (cailllev)" w:date="2020-12-14T15:29:00Z">
          <w:pPr/>
        </w:pPrChange>
      </w:pPr>
      <w:ins w:id="3276" w:author="Cailleret Levi (cailllev)" w:date="2020-12-14T14:58:00Z">
        <w:r w:rsidRPr="00803BCF">
          <w:rPr>
            <w:lang w:val="en-US"/>
            <w:rPrChange w:id="3277" w:author="Cailleret Levi (cailllev)" w:date="2020-12-14T15:00:00Z">
              <w:rPr/>
            </w:rPrChange>
          </w:rPr>
          <w:t>Network Security</w:t>
        </w:r>
      </w:ins>
    </w:p>
    <w:p w14:paraId="49B7A02E" w14:textId="77777777" w:rsidR="005A6078" w:rsidRPr="005A6078" w:rsidRDefault="005A6078">
      <w:pPr>
        <w:spacing w:line="240" w:lineRule="auto"/>
        <w:rPr>
          <w:ins w:id="3278" w:author="Cailleret Levi (cailllev)" w:date="2020-12-14T14:58:00Z"/>
          <w:lang w:val="en-US"/>
          <w:rPrChange w:id="3279" w:author="Cailleret Levi (cailllev)" w:date="2020-12-14T14:58:00Z">
            <w:rPr>
              <w:ins w:id="3280" w:author="Cailleret Levi (cailllev)" w:date="2020-12-14T14:58:00Z"/>
            </w:rPr>
          </w:rPrChange>
        </w:rPr>
        <w:pPrChange w:id="3281" w:author="Cailleret Levi (cailllev)" w:date="2020-12-14T14:58:00Z">
          <w:pPr/>
        </w:pPrChange>
      </w:pPr>
    </w:p>
    <w:p w14:paraId="2488DAA8" w14:textId="77777777" w:rsidR="005A6078" w:rsidRPr="005A6078" w:rsidRDefault="005A6078">
      <w:pPr>
        <w:spacing w:line="240" w:lineRule="auto"/>
        <w:rPr>
          <w:ins w:id="3282" w:author="Cailleret Levi (cailllev)" w:date="2020-12-14T14:58:00Z"/>
          <w:lang w:val="en-US"/>
          <w:rPrChange w:id="3283" w:author="Cailleret Levi (cailllev)" w:date="2020-12-14T14:58:00Z">
            <w:rPr>
              <w:ins w:id="3284" w:author="Cailleret Levi (cailllev)" w:date="2020-12-14T14:58:00Z"/>
            </w:rPr>
          </w:rPrChange>
        </w:rPr>
        <w:pPrChange w:id="3285" w:author="Cailleret Levi (cailllev)" w:date="2020-12-14T14:58:00Z">
          <w:pPr/>
        </w:pPrChange>
      </w:pPr>
      <w:ins w:id="3286" w:author="Cailleret Levi (cailllev)" w:date="2020-12-14T14:58:00Z">
        <w:r w:rsidRPr="005A6078">
          <w:rPr>
            <w:lang w:val="en-US"/>
            <w:rPrChange w:id="3287" w:author="Cailleret Levi (cailllev)" w:date="2020-12-14T14:58:00Z">
              <w:rPr/>
            </w:rPrChange>
          </w:rPr>
          <w:t>Tasks</w:t>
        </w:r>
      </w:ins>
    </w:p>
    <w:p w14:paraId="31391F9F" w14:textId="051264C8" w:rsidR="005A6078" w:rsidRPr="00803BCF" w:rsidRDefault="005A6078">
      <w:pPr>
        <w:pStyle w:val="ListParagraph"/>
        <w:numPr>
          <w:ilvl w:val="0"/>
          <w:numId w:val="31"/>
        </w:numPr>
        <w:spacing w:line="240" w:lineRule="auto"/>
        <w:rPr>
          <w:ins w:id="3288" w:author="Cailleret Levi (cailllev)" w:date="2020-12-14T14:58:00Z"/>
          <w:lang w:val="en-US"/>
          <w:rPrChange w:id="3289" w:author="Cailleret Levi (cailllev)" w:date="2020-12-14T15:00:00Z">
            <w:rPr>
              <w:ins w:id="3290" w:author="Cailleret Levi (cailllev)" w:date="2020-12-14T14:58:00Z"/>
            </w:rPr>
          </w:rPrChange>
        </w:rPr>
        <w:pPrChange w:id="3291" w:author="Cailleret Levi (cailllev)" w:date="2020-12-14T15:00:00Z">
          <w:pPr/>
        </w:pPrChange>
      </w:pPr>
      <w:ins w:id="3292" w:author="Cailleret Levi (cailllev)" w:date="2020-12-14T14:58:00Z">
        <w:r w:rsidRPr="00803BCF">
          <w:rPr>
            <w:lang w:val="en-US"/>
            <w:rPrChange w:id="3293" w:author="Cailleret Levi (cailllev)" w:date="2020-12-14T15:00:00Z">
              <w:rPr/>
            </w:rPrChange>
          </w:rPr>
          <w:t>kickoff meeting (middle or end of first week)</w:t>
        </w:r>
      </w:ins>
    </w:p>
    <w:p w14:paraId="777EE043" w14:textId="4F66D615" w:rsidR="005A6078" w:rsidRPr="00803BCF" w:rsidRDefault="005A6078">
      <w:pPr>
        <w:pStyle w:val="ListParagraph"/>
        <w:numPr>
          <w:ilvl w:val="0"/>
          <w:numId w:val="31"/>
        </w:numPr>
        <w:spacing w:line="240" w:lineRule="auto"/>
        <w:rPr>
          <w:ins w:id="3294" w:author="Cailleret Levi (cailllev)" w:date="2020-12-14T14:58:00Z"/>
          <w:lang w:val="en-US"/>
          <w:rPrChange w:id="3295" w:author="Cailleret Levi (cailllev)" w:date="2020-12-14T15:00:00Z">
            <w:rPr>
              <w:ins w:id="3296" w:author="Cailleret Levi (cailllev)" w:date="2020-12-14T14:58:00Z"/>
            </w:rPr>
          </w:rPrChange>
        </w:rPr>
        <w:pPrChange w:id="3297" w:author="Cailleret Levi (cailllev)" w:date="2020-12-14T15:00:00Z">
          <w:pPr/>
        </w:pPrChange>
      </w:pPr>
      <w:ins w:id="3298" w:author="Cailleret Levi (cailllev)" w:date="2020-12-14T14:58:00Z">
        <w:r w:rsidRPr="00803BCF">
          <w:rPr>
            <w:lang w:val="en-US"/>
            <w:rPrChange w:id="3299" w:author="Cailleret Levi (cailllev)" w:date="2020-12-14T15:00:00Z">
              <w:rPr/>
            </w:rPrChange>
          </w:rPr>
          <w:t>what do we do, when do we do it</w:t>
        </w:r>
      </w:ins>
    </w:p>
    <w:p w14:paraId="596E71CF" w14:textId="40E555FE" w:rsidR="005A6078" w:rsidRPr="00803BCF" w:rsidRDefault="005A6078">
      <w:pPr>
        <w:pStyle w:val="ListParagraph"/>
        <w:numPr>
          <w:ilvl w:val="0"/>
          <w:numId w:val="31"/>
        </w:numPr>
        <w:spacing w:line="240" w:lineRule="auto"/>
        <w:rPr>
          <w:ins w:id="3300" w:author="Cailleret Levi (cailllev)" w:date="2020-12-14T14:58:00Z"/>
          <w:lang w:val="en-US"/>
          <w:rPrChange w:id="3301" w:author="Cailleret Levi (cailllev)" w:date="2020-12-14T15:00:00Z">
            <w:rPr>
              <w:ins w:id="3302" w:author="Cailleret Levi (cailllev)" w:date="2020-12-14T14:58:00Z"/>
            </w:rPr>
          </w:rPrChange>
        </w:rPr>
        <w:pPrChange w:id="3303" w:author="Cailleret Levi (cailllev)" w:date="2020-12-14T15:00:00Z">
          <w:pPr/>
        </w:pPrChange>
      </w:pPr>
      <w:ins w:id="3304" w:author="Cailleret Levi (cailllev)" w:date="2020-12-14T14:58:00Z">
        <w:r w:rsidRPr="00803BCF">
          <w:rPr>
            <w:lang w:val="en-US"/>
            <w:rPrChange w:id="3305" w:author="Cailleret Levi (cailllev)" w:date="2020-12-14T15:00:00Z">
              <w:rPr/>
            </w:rPrChange>
          </w:rPr>
          <w:t>small understanding of whole subject</w:t>
        </w:r>
      </w:ins>
    </w:p>
    <w:p w14:paraId="7D10FB9F" w14:textId="0D75D6D5" w:rsidR="005A6078" w:rsidRPr="005A6078" w:rsidRDefault="005A6078">
      <w:pPr>
        <w:spacing w:line="240" w:lineRule="auto"/>
        <w:ind w:firstLine="51"/>
        <w:rPr>
          <w:ins w:id="3306" w:author="Cailleret Levi (cailllev)" w:date="2020-12-14T14:58:00Z"/>
          <w:lang w:val="en-US"/>
          <w:rPrChange w:id="3307" w:author="Cailleret Levi (cailllev)" w:date="2020-12-14T14:58:00Z">
            <w:rPr>
              <w:ins w:id="3308" w:author="Cailleret Levi (cailllev)" w:date="2020-12-14T14:58:00Z"/>
            </w:rPr>
          </w:rPrChange>
        </w:rPr>
        <w:pPrChange w:id="3309" w:author="Cailleret Levi (cailllev)" w:date="2020-12-14T15:00:00Z">
          <w:pPr/>
        </w:pPrChange>
      </w:pPr>
    </w:p>
    <w:p w14:paraId="0F91F268" w14:textId="4C210CED" w:rsidR="005A6078" w:rsidRPr="00803BCF" w:rsidRDefault="005A6078">
      <w:pPr>
        <w:pStyle w:val="ListParagraph"/>
        <w:numPr>
          <w:ilvl w:val="0"/>
          <w:numId w:val="31"/>
        </w:numPr>
        <w:spacing w:line="240" w:lineRule="auto"/>
        <w:rPr>
          <w:ins w:id="3310" w:author="Cailleret Levi (cailllev)" w:date="2020-12-14T14:58:00Z"/>
          <w:lang w:val="en-US"/>
          <w:rPrChange w:id="3311" w:author="Cailleret Levi (cailllev)" w:date="2020-12-14T15:00:00Z">
            <w:rPr>
              <w:ins w:id="3312" w:author="Cailleret Levi (cailllev)" w:date="2020-12-14T14:58:00Z"/>
            </w:rPr>
          </w:rPrChange>
        </w:rPr>
        <w:pPrChange w:id="3313" w:author="Cailleret Levi (cailllev)" w:date="2020-12-14T15:00:00Z">
          <w:pPr/>
        </w:pPrChange>
      </w:pPr>
      <w:ins w:id="3314" w:author="Cailleret Levi (cailllev)" w:date="2020-12-14T14:58:00Z">
        <w:r w:rsidRPr="00803BCF">
          <w:rPr>
            <w:lang w:val="en-US"/>
            <w:rPrChange w:id="3315" w:author="Cailleret Levi (cailllev)" w:date="2020-12-14T15:00:00Z">
              <w:rPr/>
            </w:rPrChange>
          </w:rPr>
          <w:t>read up on MTD, RL, Network</w:t>
        </w:r>
      </w:ins>
      <w:ins w:id="3316" w:author="Cailleret Levi (cailllev)" w:date="2020-12-14T15:29:00Z">
        <w:r w:rsidR="00E17015">
          <w:rPr>
            <w:lang w:val="en-US"/>
          </w:rPr>
          <w:t xml:space="preserve"> Sec</w:t>
        </w:r>
      </w:ins>
    </w:p>
    <w:p w14:paraId="6D0D4C21" w14:textId="76CDFBA2" w:rsidR="005A6078" w:rsidRPr="00803BCF" w:rsidRDefault="005A6078">
      <w:pPr>
        <w:pStyle w:val="ListParagraph"/>
        <w:numPr>
          <w:ilvl w:val="0"/>
          <w:numId w:val="31"/>
        </w:numPr>
        <w:spacing w:line="240" w:lineRule="auto"/>
        <w:rPr>
          <w:ins w:id="3317" w:author="Cailleret Levi (cailllev)" w:date="2020-12-14T14:58:00Z"/>
          <w:lang w:val="en-US"/>
          <w:rPrChange w:id="3318" w:author="Cailleret Levi (cailllev)" w:date="2020-12-14T15:00:00Z">
            <w:rPr>
              <w:ins w:id="3319" w:author="Cailleret Levi (cailllev)" w:date="2020-12-14T14:58:00Z"/>
            </w:rPr>
          </w:rPrChange>
        </w:rPr>
        <w:pPrChange w:id="3320" w:author="Cailleret Levi (cailllev)" w:date="2020-12-14T15:00:00Z">
          <w:pPr/>
        </w:pPrChange>
      </w:pPr>
      <w:ins w:id="3321" w:author="Cailleret Levi (cailllev)" w:date="2020-12-14T14:58:00Z">
        <w:r w:rsidRPr="00803BCF">
          <w:rPr>
            <w:lang w:val="en-US"/>
            <w:rPrChange w:id="3322" w:author="Cailleret Levi (cailllev)" w:date="2020-12-14T15:00:00Z">
              <w:rPr/>
            </w:rPrChange>
          </w:rPr>
          <w:t>create "general" Use-Cases</w:t>
        </w:r>
      </w:ins>
    </w:p>
    <w:p w14:paraId="322E91B7" w14:textId="77BC3D05" w:rsidR="005A6078" w:rsidRPr="00803BCF" w:rsidRDefault="005A6078">
      <w:pPr>
        <w:pStyle w:val="ListParagraph"/>
        <w:numPr>
          <w:ilvl w:val="0"/>
          <w:numId w:val="31"/>
        </w:numPr>
        <w:spacing w:line="240" w:lineRule="auto"/>
        <w:rPr>
          <w:ins w:id="3323" w:author="Cailleret Levi (cailllev)" w:date="2020-12-14T14:58:00Z"/>
          <w:lang w:val="en-US"/>
          <w:rPrChange w:id="3324" w:author="Cailleret Levi (cailllev)" w:date="2020-12-14T15:00:00Z">
            <w:rPr>
              <w:ins w:id="3325" w:author="Cailleret Levi (cailllev)" w:date="2020-12-14T14:58:00Z"/>
            </w:rPr>
          </w:rPrChange>
        </w:rPr>
        <w:pPrChange w:id="3326" w:author="Cailleret Levi (cailllev)" w:date="2020-12-14T15:00:00Z">
          <w:pPr/>
        </w:pPrChange>
      </w:pPr>
      <w:ins w:id="3327" w:author="Cailleret Levi (cailllev)" w:date="2020-12-14T14:58:00Z">
        <w:r w:rsidRPr="00803BCF">
          <w:rPr>
            <w:lang w:val="en-US"/>
            <w:rPrChange w:id="3328" w:author="Cailleret Levi (cailllev)" w:date="2020-12-14T15:00:00Z">
              <w:rPr/>
            </w:rPrChange>
          </w:rPr>
          <w:t>research, read surveys</w:t>
        </w:r>
      </w:ins>
    </w:p>
    <w:p w14:paraId="3F98D98B" w14:textId="65D696B9" w:rsidR="005A6078" w:rsidRPr="00803BCF" w:rsidRDefault="005A6078">
      <w:pPr>
        <w:pStyle w:val="ListParagraph"/>
        <w:numPr>
          <w:ilvl w:val="0"/>
          <w:numId w:val="31"/>
        </w:numPr>
        <w:spacing w:line="240" w:lineRule="auto"/>
        <w:rPr>
          <w:ins w:id="3329" w:author="Cailleret Levi (cailllev)" w:date="2020-12-14T14:58:00Z"/>
          <w:lang w:val="en-US"/>
          <w:rPrChange w:id="3330" w:author="Cailleret Levi (cailllev)" w:date="2020-12-14T15:00:00Z">
            <w:rPr>
              <w:ins w:id="3331" w:author="Cailleret Levi (cailllev)" w:date="2020-12-14T14:58:00Z"/>
            </w:rPr>
          </w:rPrChange>
        </w:rPr>
        <w:pPrChange w:id="3332" w:author="Cailleret Levi (cailllev)" w:date="2020-12-14T15:00:00Z">
          <w:pPr/>
        </w:pPrChange>
      </w:pPr>
      <w:ins w:id="3333" w:author="Cailleret Levi (cailllev)" w:date="2020-12-14T14:58:00Z">
        <w:r w:rsidRPr="00803BCF">
          <w:rPr>
            <w:lang w:val="en-US"/>
            <w:rPrChange w:id="3334" w:author="Cailleret Levi (cailllev)" w:date="2020-12-14T15:00:00Z">
              <w:rPr/>
            </w:rPrChange>
          </w:rPr>
          <w:t>play around with tools / frameworks</w:t>
        </w:r>
      </w:ins>
    </w:p>
    <w:p w14:paraId="65DE8EF2" w14:textId="2B6FF7B2" w:rsidR="005A6078" w:rsidRPr="00803BCF" w:rsidRDefault="005A6078">
      <w:pPr>
        <w:pStyle w:val="ListParagraph"/>
        <w:numPr>
          <w:ilvl w:val="0"/>
          <w:numId w:val="35"/>
        </w:numPr>
        <w:spacing w:line="240" w:lineRule="auto"/>
        <w:rPr>
          <w:ins w:id="3335" w:author="Cailleret Levi (cailllev)" w:date="2020-12-14T14:58:00Z"/>
          <w:lang w:val="en-US"/>
          <w:rPrChange w:id="3336" w:author="Cailleret Levi (cailllev)" w:date="2020-12-14T15:00:00Z">
            <w:rPr>
              <w:ins w:id="3337" w:author="Cailleret Levi (cailllev)" w:date="2020-12-14T14:58:00Z"/>
            </w:rPr>
          </w:rPrChange>
        </w:rPr>
        <w:pPrChange w:id="3338" w:author="Cailleret Levi (cailllev)" w:date="2020-12-14T15:00:00Z">
          <w:pPr/>
        </w:pPrChange>
      </w:pPr>
      <w:ins w:id="3339" w:author="Cailleret Levi (cailllev)" w:date="2020-12-14T14:58:00Z">
        <w:r w:rsidRPr="00803BCF">
          <w:rPr>
            <w:lang w:val="en-US"/>
            <w:rPrChange w:id="3340" w:author="Cailleret Levi (cailllev)" w:date="2020-12-14T15:00:00Z">
              <w:rPr/>
            </w:rPrChange>
          </w:rPr>
          <w:t>------------- halftime ------------------</w:t>
        </w:r>
      </w:ins>
    </w:p>
    <w:p w14:paraId="261ED7DF" w14:textId="5DC53341" w:rsidR="005A6078" w:rsidRPr="00803BCF" w:rsidRDefault="005A6078">
      <w:pPr>
        <w:pStyle w:val="ListParagraph"/>
        <w:numPr>
          <w:ilvl w:val="0"/>
          <w:numId w:val="35"/>
        </w:numPr>
        <w:spacing w:line="240" w:lineRule="auto"/>
        <w:rPr>
          <w:ins w:id="3341" w:author="Cailleret Levi (cailllev)" w:date="2020-12-14T14:58:00Z"/>
          <w:lang w:val="en-US"/>
          <w:rPrChange w:id="3342" w:author="Cailleret Levi (cailllev)" w:date="2020-12-14T15:00:00Z">
            <w:rPr>
              <w:ins w:id="3343" w:author="Cailleret Levi (cailllev)" w:date="2020-12-14T14:58:00Z"/>
            </w:rPr>
          </w:rPrChange>
        </w:rPr>
        <w:pPrChange w:id="3344" w:author="Cailleret Levi (cailllev)" w:date="2020-12-14T15:00:00Z">
          <w:pPr/>
        </w:pPrChange>
      </w:pPr>
      <w:ins w:id="3345" w:author="Cailleret Levi (cailllev)" w:date="2020-12-14T14:58:00Z">
        <w:r w:rsidRPr="00803BCF">
          <w:rPr>
            <w:lang w:val="en-US"/>
            <w:rPrChange w:id="3346" w:author="Cailleret Levi (cailllev)" w:date="2020-12-14T15:00:00Z">
              <w:rPr/>
            </w:rPrChange>
          </w:rPr>
          <w:t>decide what surveys are useful</w:t>
        </w:r>
      </w:ins>
    </w:p>
    <w:p w14:paraId="084C4674" w14:textId="4E36243C" w:rsidR="005A6078" w:rsidRPr="00803BCF" w:rsidRDefault="005A6078">
      <w:pPr>
        <w:pStyle w:val="ListParagraph"/>
        <w:numPr>
          <w:ilvl w:val="0"/>
          <w:numId w:val="35"/>
        </w:numPr>
        <w:spacing w:line="240" w:lineRule="auto"/>
        <w:rPr>
          <w:ins w:id="3347" w:author="Cailleret Levi (cailllev)" w:date="2020-12-14T14:58:00Z"/>
          <w:lang w:val="en-US"/>
          <w:rPrChange w:id="3348" w:author="Cailleret Levi (cailllev)" w:date="2020-12-14T15:00:00Z">
            <w:rPr>
              <w:ins w:id="3349" w:author="Cailleret Levi (cailllev)" w:date="2020-12-14T14:58:00Z"/>
            </w:rPr>
          </w:rPrChange>
        </w:rPr>
        <w:pPrChange w:id="3350" w:author="Cailleret Levi (cailllev)" w:date="2020-12-14T15:00:00Z">
          <w:pPr/>
        </w:pPrChange>
      </w:pPr>
      <w:ins w:id="3351" w:author="Cailleret Levi (cailllev)" w:date="2020-12-14T14:58:00Z">
        <w:r w:rsidRPr="00803BCF">
          <w:rPr>
            <w:lang w:val="en-US"/>
            <w:rPrChange w:id="3352" w:author="Cailleret Levi (cailllev)" w:date="2020-12-14T15:00:00Z">
              <w:rPr/>
            </w:rPrChange>
          </w:rPr>
          <w:t xml:space="preserve">sort out Use-Cases, choose useful tools (surveys / </w:t>
        </w:r>
      </w:ins>
      <w:ins w:id="3353" w:author="Cailleret Levi (cailllev)" w:date="2020-12-14T15:30:00Z">
        <w:r w:rsidR="003D6B70" w:rsidRPr="008C4B4F">
          <w:rPr>
            <w:lang w:val="en-US"/>
          </w:rPr>
          <w:t>open-source</w:t>
        </w:r>
      </w:ins>
      <w:ins w:id="3354" w:author="Cailleret Levi (cailllev)" w:date="2020-12-14T14:58:00Z">
        <w:r w:rsidRPr="00803BCF">
          <w:rPr>
            <w:lang w:val="en-US"/>
            <w:rPrChange w:id="3355" w:author="Cailleret Levi (cailllev)" w:date="2020-12-14T15:00:00Z">
              <w:rPr/>
            </w:rPrChange>
          </w:rPr>
          <w:t xml:space="preserve"> tools)</w:t>
        </w:r>
      </w:ins>
    </w:p>
    <w:p w14:paraId="71378BB5" w14:textId="08C97182" w:rsidR="005A6078" w:rsidRPr="00803BCF" w:rsidRDefault="005A6078">
      <w:pPr>
        <w:pStyle w:val="ListParagraph"/>
        <w:numPr>
          <w:ilvl w:val="0"/>
          <w:numId w:val="35"/>
        </w:numPr>
        <w:spacing w:line="240" w:lineRule="auto"/>
        <w:rPr>
          <w:ins w:id="3356" w:author="Cailleret Levi (cailllev)" w:date="2020-12-14T14:58:00Z"/>
          <w:lang w:val="en-US"/>
          <w:rPrChange w:id="3357" w:author="Cailleret Levi (cailllev)" w:date="2020-12-14T15:00:00Z">
            <w:rPr>
              <w:ins w:id="3358" w:author="Cailleret Levi (cailllev)" w:date="2020-12-14T14:58:00Z"/>
            </w:rPr>
          </w:rPrChange>
        </w:rPr>
        <w:pPrChange w:id="3359" w:author="Cailleret Levi (cailllev)" w:date="2020-12-14T15:00:00Z">
          <w:pPr/>
        </w:pPrChange>
      </w:pPr>
      <w:ins w:id="3360" w:author="Cailleret Levi (cailllev)" w:date="2020-12-14T14:58:00Z">
        <w:r w:rsidRPr="00803BCF">
          <w:rPr>
            <w:lang w:val="en-US"/>
            <w:rPrChange w:id="3361" w:author="Cailleret Levi (cailllev)" w:date="2020-12-14T15:00:00Z">
              <w:rPr/>
            </w:rPrChange>
          </w:rPr>
          <w:t>define what our product is really about (what methods for what)</w:t>
        </w:r>
      </w:ins>
    </w:p>
    <w:p w14:paraId="7AF7881A" w14:textId="67553E2F" w:rsidR="005A6078" w:rsidRPr="00803BCF" w:rsidRDefault="005A6078">
      <w:pPr>
        <w:pStyle w:val="ListParagraph"/>
        <w:numPr>
          <w:ilvl w:val="0"/>
          <w:numId w:val="35"/>
        </w:numPr>
        <w:spacing w:line="240" w:lineRule="auto"/>
        <w:rPr>
          <w:ins w:id="3362" w:author="Cailleret Levi (cailllev)" w:date="2020-12-14T14:58:00Z"/>
          <w:lang w:val="en-US"/>
          <w:rPrChange w:id="3363" w:author="Cailleret Levi (cailllev)" w:date="2020-12-14T15:00:00Z">
            <w:rPr>
              <w:ins w:id="3364" w:author="Cailleret Levi (cailllev)" w:date="2020-12-14T14:58:00Z"/>
            </w:rPr>
          </w:rPrChange>
        </w:rPr>
        <w:pPrChange w:id="3365" w:author="Cailleret Levi (cailllev)" w:date="2020-12-14T15:00:00Z">
          <w:pPr/>
        </w:pPrChange>
      </w:pPr>
      <w:ins w:id="3366" w:author="Cailleret Levi (cailllev)" w:date="2020-12-14T14:58:00Z">
        <w:r w:rsidRPr="00803BCF">
          <w:rPr>
            <w:lang w:val="en-US"/>
            <w:rPrChange w:id="3367" w:author="Cailleret Levi (cailllev)" w:date="2020-12-14T15:00:00Z">
              <w:rPr/>
            </w:rPrChange>
          </w:rPr>
          <w:t>set up tools, pick specific Use-Cases for further / final work</w:t>
        </w:r>
      </w:ins>
    </w:p>
    <w:p w14:paraId="052D3646" w14:textId="77777777" w:rsidR="005A6078" w:rsidRPr="005A6078" w:rsidRDefault="005A6078">
      <w:pPr>
        <w:spacing w:line="240" w:lineRule="auto"/>
        <w:rPr>
          <w:ins w:id="3368" w:author="Cailleret Levi (cailllev)" w:date="2020-12-14T14:58:00Z"/>
          <w:lang w:val="en-US"/>
          <w:rPrChange w:id="3369" w:author="Cailleret Levi (cailllev)" w:date="2020-12-14T14:58:00Z">
            <w:rPr>
              <w:ins w:id="3370" w:author="Cailleret Levi (cailllev)" w:date="2020-12-14T14:58:00Z"/>
            </w:rPr>
          </w:rPrChange>
        </w:rPr>
        <w:pPrChange w:id="3371" w:author="Cailleret Levi (cailllev)" w:date="2020-12-14T14:58:00Z">
          <w:pPr/>
        </w:pPrChange>
      </w:pPr>
      <w:ins w:id="3372" w:author="Cailleret Levi (cailllev)" w:date="2020-12-14T14:58:00Z">
        <w:r w:rsidRPr="005A6078">
          <w:rPr>
            <w:lang w:val="en-US"/>
            <w:rPrChange w:id="3373" w:author="Cailleret Levi (cailllev)" w:date="2020-12-14T14:58:00Z">
              <w:rPr/>
            </w:rPrChange>
          </w:rPr>
          <w:t xml:space="preserve"> </w:t>
        </w:r>
      </w:ins>
    </w:p>
    <w:p w14:paraId="3287D367" w14:textId="77777777" w:rsidR="005A6078" w:rsidRPr="005A6078" w:rsidRDefault="005A6078">
      <w:pPr>
        <w:spacing w:line="240" w:lineRule="auto"/>
        <w:rPr>
          <w:ins w:id="3374" w:author="Cailleret Levi (cailllev)" w:date="2020-12-14T14:58:00Z"/>
          <w:lang w:val="en-US"/>
          <w:rPrChange w:id="3375" w:author="Cailleret Levi (cailllev)" w:date="2020-12-14T14:58:00Z">
            <w:rPr>
              <w:ins w:id="3376" w:author="Cailleret Levi (cailllev)" w:date="2020-12-14T14:58:00Z"/>
            </w:rPr>
          </w:rPrChange>
        </w:rPr>
        <w:pPrChange w:id="3377" w:author="Cailleret Levi (cailllev)" w:date="2020-12-14T14:58:00Z">
          <w:pPr/>
        </w:pPrChange>
      </w:pPr>
      <w:ins w:id="3378" w:author="Cailleret Levi (cailllev)" w:date="2020-12-14T14:58:00Z">
        <w:r w:rsidRPr="005A6078">
          <w:rPr>
            <w:lang w:val="en-US"/>
            <w:rPrChange w:id="3379" w:author="Cailleret Levi (cailllev)" w:date="2020-12-14T14:58:00Z">
              <w:rPr/>
            </w:rPrChange>
          </w:rPr>
          <w:t>Target</w:t>
        </w:r>
      </w:ins>
    </w:p>
    <w:p w14:paraId="1FC5E432" w14:textId="1DAE2E7D" w:rsidR="005A6078" w:rsidRPr="00803BCF" w:rsidRDefault="005A6078">
      <w:pPr>
        <w:pStyle w:val="ListParagraph"/>
        <w:numPr>
          <w:ilvl w:val="0"/>
          <w:numId w:val="35"/>
        </w:numPr>
        <w:spacing w:line="240" w:lineRule="auto"/>
        <w:rPr>
          <w:ins w:id="3380" w:author="Cailleret Levi (cailllev)" w:date="2020-12-14T14:58:00Z"/>
          <w:lang w:val="en-US"/>
          <w:rPrChange w:id="3381" w:author="Cailleret Levi (cailllev)" w:date="2020-12-14T15:00:00Z">
            <w:rPr>
              <w:ins w:id="3382" w:author="Cailleret Levi (cailllev)" w:date="2020-12-14T14:58:00Z"/>
            </w:rPr>
          </w:rPrChange>
        </w:rPr>
        <w:pPrChange w:id="3383" w:author="Cailleret Levi (cailllev)" w:date="2020-12-14T15:00:00Z">
          <w:pPr/>
        </w:pPrChange>
      </w:pPr>
      <w:ins w:id="3384" w:author="Cailleret Levi (cailllev)" w:date="2020-12-14T14:58:00Z">
        <w:r w:rsidRPr="00803BCF">
          <w:rPr>
            <w:lang w:val="en-US"/>
            <w:rPrChange w:id="3385" w:author="Cailleret Levi (cailllev)" w:date="2020-12-14T15:00:00Z">
              <w:rPr/>
            </w:rPrChange>
          </w:rPr>
          <w:t>at the end of the PA-Thesis, it must be at a state where we or someone else can pick up the work</w:t>
        </w:r>
      </w:ins>
    </w:p>
    <w:p w14:paraId="05D01A79" w14:textId="3CEB1D11" w:rsidR="005A6078" w:rsidRPr="00803BCF" w:rsidRDefault="005A6078">
      <w:pPr>
        <w:pStyle w:val="ListParagraph"/>
        <w:numPr>
          <w:ilvl w:val="0"/>
          <w:numId w:val="35"/>
        </w:numPr>
        <w:spacing w:line="240" w:lineRule="auto"/>
        <w:rPr>
          <w:ins w:id="3386" w:author="Cailleret Levi (cailllev)" w:date="2020-12-14T14:58:00Z"/>
          <w:lang w:val="en-US"/>
          <w:rPrChange w:id="3387" w:author="Cailleret Levi (cailllev)" w:date="2020-12-14T15:00:00Z">
            <w:rPr>
              <w:ins w:id="3388" w:author="Cailleret Levi (cailllev)" w:date="2020-12-14T14:58:00Z"/>
            </w:rPr>
          </w:rPrChange>
        </w:rPr>
        <w:pPrChange w:id="3389" w:author="Cailleret Levi (cailllev)" w:date="2020-12-14T15:00:00Z">
          <w:pPr/>
        </w:pPrChange>
      </w:pPr>
      <w:ins w:id="3390" w:author="Cailleret Levi (cailllev)" w:date="2020-12-14T14:58:00Z">
        <w:r w:rsidRPr="00803BCF">
          <w:rPr>
            <w:lang w:val="en-US"/>
            <w:rPrChange w:id="3391" w:author="Cailleret Levi (cailllev)" w:date="2020-12-14T15:00:00Z">
              <w:rPr/>
            </w:rPrChange>
          </w:rPr>
          <w:t>at least tested our recommendations (software, learning, ...)</w:t>
        </w:r>
      </w:ins>
    </w:p>
    <w:p w14:paraId="1B94524D" w14:textId="77777777" w:rsidR="005A6078" w:rsidRPr="005A6078" w:rsidRDefault="005A6078">
      <w:pPr>
        <w:spacing w:line="240" w:lineRule="auto"/>
        <w:rPr>
          <w:ins w:id="3392" w:author="Cailleret Levi (cailllev)" w:date="2020-12-14T14:58:00Z"/>
          <w:lang w:val="en-US"/>
          <w:rPrChange w:id="3393" w:author="Cailleret Levi (cailllev)" w:date="2020-12-14T14:58:00Z">
            <w:rPr>
              <w:ins w:id="3394" w:author="Cailleret Levi (cailllev)" w:date="2020-12-14T14:58:00Z"/>
            </w:rPr>
          </w:rPrChange>
        </w:rPr>
        <w:pPrChange w:id="3395" w:author="Cailleret Levi (cailllev)" w:date="2020-12-14T14:58:00Z">
          <w:pPr/>
        </w:pPrChange>
      </w:pPr>
      <w:ins w:id="3396" w:author="Cailleret Levi (cailllev)" w:date="2020-12-14T14:58:00Z">
        <w:r w:rsidRPr="005A6078">
          <w:rPr>
            <w:lang w:val="en-US"/>
            <w:rPrChange w:id="3397" w:author="Cailleret Levi (cailllev)" w:date="2020-12-14T14:58:00Z">
              <w:rPr/>
            </w:rPrChange>
          </w:rPr>
          <w:t xml:space="preserve"> </w:t>
        </w:r>
      </w:ins>
    </w:p>
    <w:p w14:paraId="24260C3F" w14:textId="1D19C7E0" w:rsidR="005A6078" w:rsidRPr="005A6078" w:rsidRDefault="000E5B1C">
      <w:pPr>
        <w:spacing w:line="240" w:lineRule="auto"/>
        <w:rPr>
          <w:ins w:id="3398" w:author="Cailleret Levi (cailllev)" w:date="2020-12-14T14:58:00Z"/>
          <w:lang w:val="en-US"/>
          <w:rPrChange w:id="3399" w:author="Cailleret Levi (cailllev)" w:date="2020-12-14T14:58:00Z">
            <w:rPr>
              <w:ins w:id="3400" w:author="Cailleret Levi (cailllev)" w:date="2020-12-14T14:58:00Z"/>
            </w:rPr>
          </w:rPrChange>
        </w:rPr>
        <w:pPrChange w:id="3401" w:author="Cailleret Levi (cailllev)" w:date="2020-12-14T14:58:00Z">
          <w:pPr/>
        </w:pPrChange>
      </w:pPr>
      <w:ins w:id="3402" w:author="Cailleret Levi (cailllev)" w:date="2020-12-14T15:28:00Z">
        <w:r w:rsidRPr="008C4B4F">
          <w:rPr>
            <w:lang w:val="en-US"/>
          </w:rPr>
          <w:t>Organization</w:t>
        </w:r>
      </w:ins>
    </w:p>
    <w:p w14:paraId="62B0902C" w14:textId="5639FD69" w:rsidR="005A6078" w:rsidRPr="00803BCF" w:rsidRDefault="005A6078">
      <w:pPr>
        <w:pStyle w:val="ListParagraph"/>
        <w:numPr>
          <w:ilvl w:val="0"/>
          <w:numId w:val="35"/>
        </w:numPr>
        <w:spacing w:line="240" w:lineRule="auto"/>
        <w:rPr>
          <w:ins w:id="3403" w:author="Cailleret Levi (cailllev)" w:date="2020-12-14T14:58:00Z"/>
          <w:lang w:val="en-US"/>
          <w:rPrChange w:id="3404" w:author="Cailleret Levi (cailllev)" w:date="2020-12-14T15:00:00Z">
            <w:rPr>
              <w:ins w:id="3405" w:author="Cailleret Levi (cailllev)" w:date="2020-12-14T14:58:00Z"/>
            </w:rPr>
          </w:rPrChange>
        </w:rPr>
        <w:pPrChange w:id="3406" w:author="Cailleret Levi (cailllev)" w:date="2020-12-14T15:00:00Z">
          <w:pPr/>
        </w:pPrChange>
      </w:pPr>
      <w:ins w:id="3407" w:author="Cailleret Levi (cailllev)" w:date="2020-12-14T14:58:00Z">
        <w:r w:rsidRPr="00803BCF">
          <w:rPr>
            <w:lang w:val="en-US"/>
            <w:rPrChange w:id="3408" w:author="Cailleret Levi (cailllev)" w:date="2020-12-14T15:00:00Z">
              <w:rPr/>
            </w:rPrChange>
          </w:rPr>
          <w:t>weekly short update meeting (show our work)</w:t>
        </w:r>
      </w:ins>
    </w:p>
    <w:p w14:paraId="2A97C62C" w14:textId="1C77B07D" w:rsidR="005A6078" w:rsidRPr="00803BCF" w:rsidRDefault="005A6078">
      <w:pPr>
        <w:pStyle w:val="ListParagraph"/>
        <w:numPr>
          <w:ilvl w:val="0"/>
          <w:numId w:val="35"/>
        </w:numPr>
        <w:spacing w:line="240" w:lineRule="auto"/>
        <w:rPr>
          <w:ins w:id="3409" w:author="Cailleret Levi (cailllev)" w:date="2020-12-14T14:58:00Z"/>
          <w:lang w:val="en-US"/>
          <w:rPrChange w:id="3410" w:author="Cailleret Levi (cailllev)" w:date="2020-12-14T15:00:00Z">
            <w:rPr>
              <w:ins w:id="3411" w:author="Cailleret Levi (cailllev)" w:date="2020-12-14T14:58:00Z"/>
            </w:rPr>
          </w:rPrChange>
        </w:rPr>
        <w:pPrChange w:id="3412" w:author="Cailleret Levi (cailllev)" w:date="2020-12-14T15:00:00Z">
          <w:pPr/>
        </w:pPrChange>
      </w:pPr>
      <w:ins w:id="3413" w:author="Cailleret Levi (cailllev)" w:date="2020-12-14T14:58:00Z">
        <w:r w:rsidRPr="00803BCF">
          <w:rPr>
            <w:lang w:val="en-US"/>
            <w:rPrChange w:id="3414" w:author="Cailleret Levi (cailllev)" w:date="2020-12-14T15:00:00Z">
              <w:rPr/>
            </w:rPrChange>
          </w:rPr>
          <w:t>pull principle (ask advisors for assistance, not vice versa)</w:t>
        </w:r>
      </w:ins>
    </w:p>
    <w:p w14:paraId="1B9A45D3" w14:textId="77777777" w:rsidR="005A6078" w:rsidRPr="005A6078" w:rsidRDefault="005A6078">
      <w:pPr>
        <w:spacing w:line="240" w:lineRule="auto"/>
        <w:rPr>
          <w:ins w:id="3415" w:author="Cailleret Levi (cailllev)" w:date="2020-12-14T14:58:00Z"/>
          <w:lang w:val="en-US"/>
          <w:rPrChange w:id="3416" w:author="Cailleret Levi (cailllev)" w:date="2020-12-14T14:58:00Z">
            <w:rPr>
              <w:ins w:id="3417" w:author="Cailleret Levi (cailllev)" w:date="2020-12-14T14:58:00Z"/>
            </w:rPr>
          </w:rPrChange>
        </w:rPr>
        <w:pPrChange w:id="3418" w:author="Cailleret Levi (cailllev)" w:date="2020-12-14T14:58:00Z">
          <w:pPr/>
        </w:pPrChange>
      </w:pPr>
    </w:p>
    <w:p w14:paraId="08758034" w14:textId="77777777" w:rsidR="005A6078" w:rsidRPr="005A6078" w:rsidRDefault="005A6078">
      <w:pPr>
        <w:spacing w:line="240" w:lineRule="auto"/>
        <w:rPr>
          <w:ins w:id="3419" w:author="Cailleret Levi (cailllev)" w:date="2020-12-14T14:58:00Z"/>
          <w:lang w:val="en-US"/>
          <w:rPrChange w:id="3420" w:author="Cailleret Levi (cailllev)" w:date="2020-12-14T14:58:00Z">
            <w:rPr>
              <w:ins w:id="3421" w:author="Cailleret Levi (cailllev)" w:date="2020-12-14T14:58:00Z"/>
            </w:rPr>
          </w:rPrChange>
        </w:rPr>
        <w:pPrChange w:id="3422" w:author="Cailleret Levi (cailllev)" w:date="2020-12-14T14:58:00Z">
          <w:pPr/>
        </w:pPrChange>
      </w:pPr>
      <w:ins w:id="3423" w:author="Cailleret Levi (cailllev)" w:date="2020-12-14T14:58:00Z">
        <w:r w:rsidRPr="005A6078">
          <w:rPr>
            <w:lang w:val="en-US"/>
            <w:rPrChange w:id="3424" w:author="Cailleret Levi (cailllev)" w:date="2020-12-14T14:58:00Z">
              <w:rPr/>
            </w:rPrChange>
          </w:rPr>
          <w:t>1. Phase</w:t>
        </w:r>
      </w:ins>
    </w:p>
    <w:p w14:paraId="1EC4087C" w14:textId="4324A2DE" w:rsidR="005A6078" w:rsidRPr="005A6078" w:rsidRDefault="005A6078">
      <w:pPr>
        <w:spacing w:line="240" w:lineRule="auto"/>
        <w:rPr>
          <w:ins w:id="3425" w:author="Cailleret Levi (cailllev)" w:date="2020-12-14T14:58:00Z"/>
          <w:lang w:val="en-US"/>
          <w:rPrChange w:id="3426" w:author="Cailleret Levi (cailllev)" w:date="2020-12-14T14:58:00Z">
            <w:rPr>
              <w:ins w:id="3427" w:author="Cailleret Levi (cailllev)" w:date="2020-12-14T14:58:00Z"/>
            </w:rPr>
          </w:rPrChange>
        </w:rPr>
        <w:pPrChange w:id="3428" w:author="Cailleret Levi (cailllev)" w:date="2020-12-14T14:58:00Z">
          <w:pPr/>
        </w:pPrChange>
      </w:pPr>
      <w:ins w:id="3429" w:author="Cailleret Levi (cailllev)" w:date="2020-12-14T14:58:00Z">
        <w:r w:rsidRPr="005A6078">
          <w:rPr>
            <w:lang w:val="en-US"/>
            <w:rPrChange w:id="3430" w:author="Cailleret Levi (cailllev)" w:date="2020-12-14T14:58:00Z">
              <w:rPr/>
            </w:rPrChange>
          </w:rPr>
          <w:t xml:space="preserve">PA </w:t>
        </w:r>
      </w:ins>
      <w:ins w:id="3431" w:author="Cailleret Levi (cailllev)" w:date="2020-12-18T11:02:00Z">
        <w:r w:rsidR="00C82F87">
          <w:rPr>
            <w:lang w:val="en-US"/>
          </w:rPr>
          <w:t>–</w:t>
        </w:r>
      </w:ins>
      <w:ins w:id="3432" w:author="Cailleret Levi (cailllev)" w:date="2020-12-14T14:58:00Z">
        <w:r w:rsidRPr="005A6078">
          <w:rPr>
            <w:lang w:val="en-US"/>
            <w:rPrChange w:id="3433" w:author="Cailleret Levi (cailllev)" w:date="2020-12-14T14:58:00Z">
              <w:rPr/>
            </w:rPrChange>
          </w:rPr>
          <w:t xml:space="preserve"> Thesis</w:t>
        </w:r>
      </w:ins>
      <w:ins w:id="3434" w:author="Cailleret Levi (cailllev)" w:date="2020-12-18T11:02:00Z">
        <w:r w:rsidR="00C82F87">
          <w:rPr>
            <w:lang w:val="en-US"/>
          </w:rPr>
          <w:t xml:space="preserve"> </w:t>
        </w:r>
      </w:ins>
    </w:p>
    <w:p w14:paraId="61863C5C" w14:textId="77777777" w:rsidR="005A6078" w:rsidRPr="005A6078" w:rsidRDefault="005A6078">
      <w:pPr>
        <w:spacing w:line="240" w:lineRule="auto"/>
        <w:rPr>
          <w:ins w:id="3435" w:author="Cailleret Levi (cailllev)" w:date="2020-12-14T14:58:00Z"/>
          <w:lang w:val="en-US"/>
          <w:rPrChange w:id="3436" w:author="Cailleret Levi (cailllev)" w:date="2020-12-14T14:58:00Z">
            <w:rPr>
              <w:ins w:id="3437" w:author="Cailleret Levi (cailllev)" w:date="2020-12-14T14:58:00Z"/>
            </w:rPr>
          </w:rPrChange>
        </w:rPr>
        <w:pPrChange w:id="3438" w:author="Cailleret Levi (cailllev)" w:date="2020-12-14T14:58:00Z">
          <w:pPr/>
        </w:pPrChange>
      </w:pPr>
    </w:p>
    <w:p w14:paraId="75C681EA" w14:textId="77777777" w:rsidR="005A6078" w:rsidRPr="005A6078" w:rsidRDefault="005A6078">
      <w:pPr>
        <w:spacing w:line="240" w:lineRule="auto"/>
        <w:rPr>
          <w:ins w:id="3439" w:author="Cailleret Levi (cailllev)" w:date="2020-12-14T14:58:00Z"/>
          <w:lang w:val="en-US"/>
          <w:rPrChange w:id="3440" w:author="Cailleret Levi (cailllev)" w:date="2020-12-14T14:58:00Z">
            <w:rPr>
              <w:ins w:id="3441" w:author="Cailleret Levi (cailllev)" w:date="2020-12-14T14:58:00Z"/>
            </w:rPr>
          </w:rPrChange>
        </w:rPr>
        <w:pPrChange w:id="3442" w:author="Cailleret Levi (cailllev)" w:date="2020-12-14T14:58:00Z">
          <w:pPr/>
        </w:pPrChange>
      </w:pPr>
      <w:ins w:id="3443" w:author="Cailleret Levi (cailllev)" w:date="2020-12-14T14:58:00Z">
        <w:r w:rsidRPr="005A6078">
          <w:rPr>
            <w:lang w:val="en-US"/>
            <w:rPrChange w:id="3444" w:author="Cailleret Levi (cailllev)" w:date="2020-12-14T14:58:00Z">
              <w:rPr/>
            </w:rPrChange>
          </w:rPr>
          <w:t>2. Phase?</w:t>
        </w:r>
      </w:ins>
    </w:p>
    <w:p w14:paraId="6C11E1EF" w14:textId="7A5D7A0F" w:rsidR="006861A8" w:rsidRDefault="005A6078" w:rsidP="00303AE6">
      <w:pPr>
        <w:spacing w:line="240" w:lineRule="auto"/>
        <w:rPr>
          <w:ins w:id="3445" w:author="Cailleret Levi (cailllev)" w:date="2020-12-14T14:58:00Z"/>
          <w:lang w:val="en-US"/>
        </w:rPr>
      </w:pPr>
      <w:ins w:id="3446" w:author="Cailleret Levi (cailllev)" w:date="2020-12-14T14:58:00Z">
        <w:r w:rsidRPr="005A6078">
          <w:rPr>
            <w:lang w:val="en-US"/>
            <w:rPrChange w:id="3447" w:author="Cailleret Levi (cailllev)" w:date="2020-12-14T14:58:00Z">
              <w:rPr/>
            </w:rPrChange>
          </w:rPr>
          <w:t xml:space="preserve">BA </w:t>
        </w:r>
        <w:r w:rsidR="00303AE6">
          <w:rPr>
            <w:lang w:val="en-US"/>
          </w:rPr>
          <w:t>–</w:t>
        </w:r>
        <w:r w:rsidRPr="005A6078">
          <w:rPr>
            <w:lang w:val="en-US"/>
            <w:rPrChange w:id="3448" w:author="Cailleret Levi (cailllev)" w:date="2020-12-14T14:58:00Z">
              <w:rPr/>
            </w:rPrChange>
          </w:rPr>
          <w:t xml:space="preserve"> Thesis</w:t>
        </w:r>
      </w:ins>
    </w:p>
    <w:p w14:paraId="15DD3BB8" w14:textId="414C6436" w:rsidR="00803BCF" w:rsidRDefault="00803BCF">
      <w:pPr>
        <w:jc w:val="left"/>
        <w:rPr>
          <w:ins w:id="3449" w:author="Cailleret Levi (cailllev)" w:date="2020-12-14T15:00:00Z"/>
          <w:lang w:val="en-US"/>
        </w:rPr>
      </w:pPr>
      <w:ins w:id="3450" w:author="Cailleret Levi (cailllev)" w:date="2020-12-14T15:00:00Z">
        <w:r>
          <w:rPr>
            <w:lang w:val="en-US"/>
          </w:rPr>
          <w:br w:type="page"/>
        </w:r>
      </w:ins>
    </w:p>
    <w:p w14:paraId="6B9C54FA" w14:textId="540395D1" w:rsidR="000D46CE" w:rsidRDefault="000D46CE" w:rsidP="00303AE6">
      <w:pPr>
        <w:spacing w:line="240" w:lineRule="auto"/>
        <w:rPr>
          <w:ins w:id="3451" w:author="Cailleret Levi (cailllev)" w:date="2020-12-14T14:59:00Z"/>
          <w:b/>
          <w:bCs/>
          <w:lang w:val="en-US"/>
        </w:rPr>
      </w:pPr>
      <w:ins w:id="3452" w:author="Cailleret Levi (cailllev)" w:date="2020-12-14T14:58:00Z">
        <w:r w:rsidRPr="000D46CE">
          <w:rPr>
            <w:b/>
            <w:bCs/>
            <w:lang w:val="en-US"/>
            <w:rPrChange w:id="3453" w:author="Cailleret Levi (cailllev)" w:date="2020-12-14T14:59:00Z">
              <w:rPr>
                <w:lang w:val="en-US"/>
              </w:rPr>
            </w:rPrChange>
          </w:rPr>
          <w:lastRenderedPageBreak/>
          <w:t xml:space="preserve">KW 38 – </w:t>
        </w:r>
      </w:ins>
      <w:ins w:id="3454" w:author="Cailleret Levi (cailllev)" w:date="2020-12-14T15:01:00Z">
        <w:r w:rsidR="00D94EAF">
          <w:rPr>
            <w:b/>
            <w:bCs/>
            <w:lang w:val="en-US"/>
          </w:rPr>
          <w:t>1.</w:t>
        </w:r>
      </w:ins>
      <w:ins w:id="3455" w:author="Cailleret Levi (cailllev)" w:date="2020-12-14T14:58:00Z">
        <w:r w:rsidRPr="000D46CE">
          <w:rPr>
            <w:b/>
            <w:bCs/>
            <w:lang w:val="en-US"/>
            <w:rPrChange w:id="3456" w:author="Cailleret Levi (cailllev)" w:date="2020-12-14T14:59:00Z">
              <w:rPr>
                <w:lang w:val="en-US"/>
              </w:rPr>
            </w:rPrChange>
          </w:rPr>
          <w:t xml:space="preserve"> </w:t>
        </w:r>
      </w:ins>
      <w:ins w:id="3457" w:author="Cailleret Levi (cailllev)" w:date="2020-12-14T15:33:00Z">
        <w:r w:rsidR="00256A01">
          <w:rPr>
            <w:b/>
            <w:bCs/>
            <w:lang w:val="en-US"/>
          </w:rPr>
          <w:t>Besprechung</w:t>
        </w:r>
      </w:ins>
    </w:p>
    <w:p w14:paraId="49A7A3B8" w14:textId="77777777" w:rsidR="00601250" w:rsidRPr="00601250" w:rsidRDefault="00601250" w:rsidP="008C4B4F">
      <w:pPr>
        <w:spacing w:line="240" w:lineRule="auto"/>
        <w:rPr>
          <w:ins w:id="3458" w:author="Cailleret Levi (cailllev)" w:date="2020-12-14T14:59:00Z"/>
          <w:lang w:val="en-US"/>
        </w:rPr>
      </w:pPr>
      <w:ins w:id="3459" w:author="Cailleret Levi (cailllev)" w:date="2020-12-14T14:59:00Z">
        <w:r w:rsidRPr="00601250">
          <w:rPr>
            <w:lang w:val="en-US"/>
          </w:rPr>
          <w:t>IT Sec Group -&gt; EU 5G Project -&gt; develop Sec Solution (Networks like 5G)</w:t>
        </w:r>
      </w:ins>
    </w:p>
    <w:p w14:paraId="3F409C0A" w14:textId="77777777" w:rsidR="00601250" w:rsidRPr="00601250" w:rsidRDefault="00601250" w:rsidP="002D303D">
      <w:pPr>
        <w:spacing w:line="240" w:lineRule="auto"/>
        <w:rPr>
          <w:ins w:id="3460" w:author="Cailleret Levi (cailllev)" w:date="2020-12-14T14:59:00Z"/>
          <w:lang w:val="en-US"/>
        </w:rPr>
      </w:pPr>
      <w:ins w:id="3461" w:author="Cailleret Levi (cailllev)" w:date="2020-12-14T14:59:00Z">
        <w:r w:rsidRPr="00601250">
          <w:rPr>
            <w:lang w:val="en-US"/>
          </w:rPr>
          <w:t>Gür: Group Leader</w:t>
        </w:r>
      </w:ins>
    </w:p>
    <w:p w14:paraId="2CAF0F70" w14:textId="77777777" w:rsidR="00601250" w:rsidRPr="00601250" w:rsidRDefault="00601250">
      <w:pPr>
        <w:spacing w:line="240" w:lineRule="auto"/>
        <w:rPr>
          <w:ins w:id="3462" w:author="Cailleret Levi (cailllev)" w:date="2020-12-14T14:59:00Z"/>
          <w:lang w:val="en-US"/>
        </w:rPr>
      </w:pPr>
      <w:ins w:id="3463" w:author="Cailleret Levi (cailllev)" w:date="2020-12-14T14:59:00Z">
        <w:r w:rsidRPr="00601250">
          <w:rPr>
            <w:lang w:val="en-US"/>
          </w:rPr>
          <w:t>MTD for some 5G Network functions -&gt; PA Target</w:t>
        </w:r>
      </w:ins>
    </w:p>
    <w:p w14:paraId="52F0136D" w14:textId="77777777" w:rsidR="00601250" w:rsidRPr="00601250" w:rsidRDefault="00601250">
      <w:pPr>
        <w:spacing w:line="240" w:lineRule="auto"/>
        <w:rPr>
          <w:ins w:id="3464" w:author="Cailleret Levi (cailllev)" w:date="2020-12-14T14:59:00Z"/>
          <w:lang w:val="en-US"/>
        </w:rPr>
      </w:pPr>
    </w:p>
    <w:p w14:paraId="5F263156" w14:textId="71CAC9B8" w:rsidR="00601250" w:rsidRPr="00601250" w:rsidRDefault="00601250">
      <w:pPr>
        <w:spacing w:line="240" w:lineRule="auto"/>
        <w:rPr>
          <w:ins w:id="3465" w:author="Cailleret Levi (cailllev)" w:date="2020-12-14T14:59:00Z"/>
          <w:lang w:val="en-US"/>
        </w:rPr>
      </w:pPr>
      <w:ins w:id="3466" w:author="Cailleret Levi (cailllev)" w:date="2020-12-14T14:59:00Z">
        <w:r w:rsidRPr="00601250">
          <w:rPr>
            <w:lang w:val="en-US"/>
          </w:rPr>
          <w:t xml:space="preserve">MTD: no disadvantage for defender with attack surface configuration, no scanning with </w:t>
        </w:r>
      </w:ins>
      <w:ins w:id="3467" w:author="Cailleret Levi (cailllev)" w:date="2020-12-14T15:30:00Z">
        <w:r w:rsidR="00B451E7" w:rsidRPr="00601250">
          <w:rPr>
            <w:lang w:val="en-US"/>
          </w:rPr>
          <w:t>low-cost</w:t>
        </w:r>
      </w:ins>
      <w:ins w:id="3468" w:author="Cailleret Levi (cailllev)" w:date="2020-12-14T14:59:00Z">
        <w:r w:rsidRPr="00601250">
          <w:rPr>
            <w:lang w:val="en-US"/>
          </w:rPr>
          <w:t xml:space="preserve"> effort</w:t>
        </w:r>
      </w:ins>
    </w:p>
    <w:p w14:paraId="573F89EE" w14:textId="77777777" w:rsidR="00601250" w:rsidRPr="00601250" w:rsidRDefault="00601250">
      <w:pPr>
        <w:spacing w:line="240" w:lineRule="auto"/>
        <w:rPr>
          <w:ins w:id="3469" w:author="Cailleret Levi (cailllev)" w:date="2020-12-14T14:59:00Z"/>
          <w:lang w:val="en-US"/>
        </w:rPr>
      </w:pPr>
      <w:ins w:id="3470" w:author="Cailleret Levi (cailllev)" w:date="2020-12-14T14:59:00Z">
        <w:r w:rsidRPr="00601250">
          <w:rPr>
            <w:lang w:val="en-US"/>
          </w:rPr>
          <w:t>more difficult to understand the system</w:t>
        </w:r>
      </w:ins>
    </w:p>
    <w:p w14:paraId="3B9B598F" w14:textId="77777777" w:rsidR="00601250" w:rsidRPr="00601250" w:rsidRDefault="00601250">
      <w:pPr>
        <w:spacing w:line="240" w:lineRule="auto"/>
        <w:rPr>
          <w:ins w:id="3471" w:author="Cailleret Levi (cailllev)" w:date="2020-12-14T14:59:00Z"/>
          <w:lang w:val="en-US"/>
        </w:rPr>
      </w:pPr>
    </w:p>
    <w:p w14:paraId="51C7A494" w14:textId="77777777" w:rsidR="00601250" w:rsidRPr="00601250" w:rsidRDefault="00601250">
      <w:pPr>
        <w:spacing w:line="240" w:lineRule="auto"/>
        <w:rPr>
          <w:ins w:id="3472" w:author="Cailleret Levi (cailllev)" w:date="2020-12-14T14:59:00Z"/>
          <w:lang w:val="en-US"/>
        </w:rPr>
      </w:pPr>
      <w:ins w:id="3473" w:author="Cailleret Levi (cailllev)" w:date="2020-12-14T14:59:00Z">
        <w:r w:rsidRPr="00601250">
          <w:rPr>
            <w:lang w:val="en-US"/>
          </w:rPr>
          <w:t>2: change ports for network services</w:t>
        </w:r>
      </w:ins>
    </w:p>
    <w:p w14:paraId="7301B59A" w14:textId="77777777" w:rsidR="00601250" w:rsidRPr="00601250" w:rsidRDefault="00601250">
      <w:pPr>
        <w:spacing w:line="240" w:lineRule="auto"/>
        <w:rPr>
          <w:ins w:id="3474" w:author="Cailleret Levi (cailllev)" w:date="2020-12-14T14:59:00Z"/>
          <w:lang w:val="en-US"/>
        </w:rPr>
      </w:pPr>
      <w:ins w:id="3475" w:author="Cailleret Levi (cailllev)" w:date="2020-12-14T14:59:00Z">
        <w:r w:rsidRPr="00601250">
          <w:rPr>
            <w:lang w:val="en-US"/>
          </w:rPr>
          <w:t>3: when to change it</w:t>
        </w:r>
      </w:ins>
    </w:p>
    <w:p w14:paraId="23A0CE1B" w14:textId="77777777" w:rsidR="00601250" w:rsidRPr="00601250" w:rsidRDefault="00601250">
      <w:pPr>
        <w:spacing w:line="240" w:lineRule="auto"/>
        <w:rPr>
          <w:ins w:id="3476" w:author="Cailleret Levi (cailllev)" w:date="2020-12-14T14:59:00Z"/>
          <w:lang w:val="en-US"/>
        </w:rPr>
      </w:pPr>
    </w:p>
    <w:p w14:paraId="6B0FB0B5" w14:textId="77777777" w:rsidR="00601250" w:rsidRPr="00601250" w:rsidRDefault="00601250">
      <w:pPr>
        <w:spacing w:line="240" w:lineRule="auto"/>
        <w:rPr>
          <w:ins w:id="3477" w:author="Cailleret Levi (cailllev)" w:date="2020-12-14T14:59:00Z"/>
          <w:lang w:val="en-US"/>
        </w:rPr>
      </w:pPr>
      <w:ins w:id="3478" w:author="Cailleret Levi (cailllev)" w:date="2020-12-14T14:59:00Z">
        <w:r w:rsidRPr="00601250">
          <w:rPr>
            <w:lang w:val="en-US"/>
          </w:rPr>
          <w:t>-&gt; Decision Problem</w:t>
        </w:r>
      </w:ins>
    </w:p>
    <w:p w14:paraId="53FAF3DB" w14:textId="77777777" w:rsidR="00601250" w:rsidRPr="00601250" w:rsidRDefault="00601250">
      <w:pPr>
        <w:spacing w:line="240" w:lineRule="auto"/>
        <w:rPr>
          <w:ins w:id="3479" w:author="Cailleret Levi (cailllev)" w:date="2020-12-14T14:59:00Z"/>
          <w:lang w:val="en-US"/>
        </w:rPr>
      </w:pPr>
    </w:p>
    <w:p w14:paraId="5D6A0C2C" w14:textId="013B888E" w:rsidR="00601250" w:rsidRPr="00601250" w:rsidRDefault="00601250">
      <w:pPr>
        <w:spacing w:line="240" w:lineRule="auto"/>
        <w:rPr>
          <w:ins w:id="3480" w:author="Cailleret Levi (cailllev)" w:date="2020-12-14T14:59:00Z"/>
          <w:lang w:val="en-US"/>
        </w:rPr>
      </w:pPr>
      <w:ins w:id="3481" w:author="Cailleret Levi (cailllev)" w:date="2020-12-14T14:59:00Z">
        <w:r w:rsidRPr="00601250">
          <w:rPr>
            <w:lang w:val="en-US"/>
          </w:rPr>
          <w:t xml:space="preserve">Rule based </w:t>
        </w:r>
      </w:ins>
      <w:ins w:id="3482" w:author="Cailleret Levi (cailllev)" w:date="2020-12-14T15:30:00Z">
        <w:r w:rsidR="00F87ED4" w:rsidRPr="00601250">
          <w:rPr>
            <w:lang w:val="en-US"/>
          </w:rPr>
          <w:t>approaches</w:t>
        </w:r>
      </w:ins>
      <w:ins w:id="3483" w:author="Cailleret Levi (cailllev)" w:date="2020-12-14T14:59:00Z">
        <w:r w:rsidRPr="00601250">
          <w:rPr>
            <w:lang w:val="en-US"/>
          </w:rPr>
          <w:t>, simple or complex rules to make decisions</w:t>
        </w:r>
      </w:ins>
    </w:p>
    <w:p w14:paraId="4861D83D" w14:textId="77777777" w:rsidR="00601250" w:rsidRPr="00601250" w:rsidRDefault="00601250">
      <w:pPr>
        <w:spacing w:line="240" w:lineRule="auto"/>
        <w:rPr>
          <w:ins w:id="3484" w:author="Cailleret Levi (cailllev)" w:date="2020-12-14T14:59:00Z"/>
          <w:lang w:val="en-US"/>
        </w:rPr>
      </w:pPr>
      <w:ins w:id="3485" w:author="Cailleret Levi (cailllev)" w:date="2020-12-14T14:59:00Z">
        <w:r w:rsidRPr="00601250">
          <w:rPr>
            <w:lang w:val="en-US"/>
          </w:rPr>
          <w:t>ML for decisions -&gt; Reinforcement Learning (trial and error)</w:t>
        </w:r>
      </w:ins>
    </w:p>
    <w:p w14:paraId="6CB17758" w14:textId="77777777" w:rsidR="00601250" w:rsidRPr="00601250" w:rsidRDefault="00601250">
      <w:pPr>
        <w:spacing w:line="240" w:lineRule="auto"/>
        <w:rPr>
          <w:ins w:id="3486" w:author="Cailleret Levi (cailllev)" w:date="2020-12-14T14:59:00Z"/>
          <w:lang w:val="en-US"/>
        </w:rPr>
      </w:pPr>
    </w:p>
    <w:p w14:paraId="6F3C6D57" w14:textId="77777777" w:rsidR="00601250" w:rsidRPr="00601250" w:rsidRDefault="00601250">
      <w:pPr>
        <w:spacing w:line="240" w:lineRule="auto"/>
        <w:rPr>
          <w:ins w:id="3487" w:author="Cailleret Levi (cailllev)" w:date="2020-12-14T14:59:00Z"/>
          <w:lang w:val="en-US"/>
        </w:rPr>
      </w:pPr>
      <w:ins w:id="3488" w:author="Cailleret Levi (cailllev)" w:date="2020-12-14T14:59:00Z">
        <w:r w:rsidRPr="00601250">
          <w:rPr>
            <w:lang w:val="en-US"/>
          </w:rPr>
          <w:t>make a model for the problem</w:t>
        </w:r>
      </w:ins>
    </w:p>
    <w:p w14:paraId="7C3BA4E7" w14:textId="77777777" w:rsidR="00601250" w:rsidRPr="00601250" w:rsidRDefault="00601250">
      <w:pPr>
        <w:spacing w:line="240" w:lineRule="auto"/>
        <w:rPr>
          <w:ins w:id="3489" w:author="Cailleret Levi (cailllev)" w:date="2020-12-14T14:59:00Z"/>
          <w:lang w:val="en-US"/>
        </w:rPr>
      </w:pPr>
      <w:ins w:id="3490" w:author="Cailleret Levi (cailllev)" w:date="2020-12-14T14:59:00Z">
        <w:r w:rsidRPr="00601250">
          <w:rPr>
            <w:lang w:val="en-US"/>
          </w:rPr>
          <w:t>most likely python library for RL</w:t>
        </w:r>
      </w:ins>
    </w:p>
    <w:p w14:paraId="17322D54" w14:textId="77777777" w:rsidR="00601250" w:rsidRPr="00601250" w:rsidRDefault="00601250">
      <w:pPr>
        <w:spacing w:line="240" w:lineRule="auto"/>
        <w:rPr>
          <w:ins w:id="3491" w:author="Cailleret Levi (cailllev)" w:date="2020-12-14T14:59:00Z"/>
          <w:lang w:val="en-US"/>
        </w:rPr>
      </w:pPr>
    </w:p>
    <w:p w14:paraId="7B01A948" w14:textId="77777777" w:rsidR="00601250" w:rsidRPr="00601250" w:rsidRDefault="00601250">
      <w:pPr>
        <w:spacing w:line="240" w:lineRule="auto"/>
        <w:rPr>
          <w:ins w:id="3492" w:author="Cailleret Levi (cailllev)" w:date="2020-12-14T14:59:00Z"/>
          <w:lang w:val="en-US"/>
        </w:rPr>
      </w:pPr>
      <w:ins w:id="3493" w:author="Cailleret Levi (cailllev)" w:date="2020-12-14T14:59:00Z">
        <w:r w:rsidRPr="00601250">
          <w:rPr>
            <w:lang w:val="en-US"/>
          </w:rPr>
          <w:t xml:space="preserve">PA Goals: </w:t>
        </w:r>
      </w:ins>
    </w:p>
    <w:p w14:paraId="09C83116" w14:textId="77777777" w:rsidR="00601250" w:rsidRPr="002D303D" w:rsidRDefault="00601250">
      <w:pPr>
        <w:pStyle w:val="ListParagraph"/>
        <w:numPr>
          <w:ilvl w:val="0"/>
          <w:numId w:val="50"/>
        </w:numPr>
        <w:spacing w:line="240" w:lineRule="auto"/>
        <w:rPr>
          <w:ins w:id="3494" w:author="Cailleret Levi (cailllev)" w:date="2020-12-14T14:59:00Z"/>
          <w:lang w:val="en-US"/>
        </w:rPr>
        <w:pPrChange w:id="3495" w:author="Cailleret Levi (cailllev)" w:date="2020-12-14T15:31:00Z">
          <w:pPr>
            <w:spacing w:line="240" w:lineRule="auto"/>
          </w:pPr>
        </w:pPrChange>
      </w:pPr>
      <w:ins w:id="3496" w:author="Cailleret Levi (cailllev)" w:date="2020-12-14T14:59:00Z">
        <w:r w:rsidRPr="008C4B4F">
          <w:rPr>
            <w:lang w:val="en-US"/>
          </w:rPr>
          <w:t>learn MTD, RL</w:t>
        </w:r>
      </w:ins>
    </w:p>
    <w:p w14:paraId="600FCB44" w14:textId="29567639" w:rsidR="00601250" w:rsidRPr="00482E80" w:rsidRDefault="00601250">
      <w:pPr>
        <w:pStyle w:val="ListParagraph"/>
        <w:numPr>
          <w:ilvl w:val="0"/>
          <w:numId w:val="50"/>
        </w:numPr>
        <w:spacing w:line="240" w:lineRule="auto"/>
        <w:rPr>
          <w:ins w:id="3497" w:author="Cailleret Levi (cailllev)" w:date="2020-12-14T14:59:00Z"/>
          <w:lang w:val="en-US"/>
        </w:rPr>
        <w:pPrChange w:id="3498" w:author="Cailleret Levi (cailllev)" w:date="2020-12-14T15:31:00Z">
          <w:pPr>
            <w:spacing w:line="240" w:lineRule="auto"/>
          </w:pPr>
        </w:pPrChange>
      </w:pPr>
      <w:ins w:id="3499" w:author="Cailleret Levi (cailllev)" w:date="2020-12-14T14:59:00Z">
        <w:r w:rsidRPr="00482E80">
          <w:rPr>
            <w:lang w:val="en-US"/>
          </w:rPr>
          <w:t xml:space="preserve">implement MTD in simulated </w:t>
        </w:r>
      </w:ins>
      <w:ins w:id="3500" w:author="Cailleret Levi (cailllev)" w:date="2020-12-14T15:31:00Z">
        <w:r w:rsidR="00482E80" w:rsidRPr="00482E80">
          <w:rPr>
            <w:lang w:val="en-US"/>
          </w:rPr>
          <w:t xml:space="preserve">environment </w:t>
        </w:r>
      </w:ins>
      <w:ins w:id="3501" w:author="Cailleret Levi (cailllev)" w:date="2020-12-14T14:59:00Z">
        <w:r w:rsidRPr="00482E80">
          <w:rPr>
            <w:lang w:val="en-US"/>
          </w:rPr>
          <w:t>with research grade</w:t>
        </w:r>
      </w:ins>
    </w:p>
    <w:p w14:paraId="58F5EB55" w14:textId="77777777" w:rsidR="00601250" w:rsidRPr="00482E80" w:rsidRDefault="00601250">
      <w:pPr>
        <w:pStyle w:val="ListParagraph"/>
        <w:numPr>
          <w:ilvl w:val="0"/>
          <w:numId w:val="50"/>
        </w:numPr>
        <w:spacing w:line="240" w:lineRule="auto"/>
        <w:rPr>
          <w:ins w:id="3502" w:author="Cailleret Levi (cailllev)" w:date="2020-12-14T14:59:00Z"/>
          <w:lang w:val="en-US"/>
        </w:rPr>
        <w:pPrChange w:id="3503" w:author="Cailleret Levi (cailllev)" w:date="2020-12-14T15:31:00Z">
          <w:pPr>
            <w:spacing w:line="240" w:lineRule="auto"/>
          </w:pPr>
        </w:pPrChange>
      </w:pPr>
      <w:ins w:id="3504" w:author="Cailleret Levi (cailllev)" w:date="2020-12-14T14:59:00Z">
        <w:r w:rsidRPr="00482E80">
          <w:rPr>
            <w:lang w:val="en-US"/>
          </w:rPr>
          <w:t>test it, investigate overhead -&gt; performance</w:t>
        </w:r>
      </w:ins>
    </w:p>
    <w:p w14:paraId="6D5210D7" w14:textId="77777777" w:rsidR="00601250" w:rsidRPr="00601250" w:rsidRDefault="00601250" w:rsidP="008C4B4F">
      <w:pPr>
        <w:spacing w:line="240" w:lineRule="auto"/>
        <w:rPr>
          <w:ins w:id="3505" w:author="Cailleret Levi (cailllev)" w:date="2020-12-14T14:59:00Z"/>
          <w:lang w:val="en-US"/>
        </w:rPr>
      </w:pPr>
    </w:p>
    <w:p w14:paraId="005CF6B4" w14:textId="56D54D0A" w:rsidR="00601250" w:rsidRPr="00601250" w:rsidRDefault="00601250" w:rsidP="002D303D">
      <w:pPr>
        <w:spacing w:line="240" w:lineRule="auto"/>
        <w:rPr>
          <w:ins w:id="3506" w:author="Cailleret Levi (cailllev)" w:date="2020-12-14T14:59:00Z"/>
          <w:lang w:val="en-US"/>
        </w:rPr>
      </w:pPr>
      <w:ins w:id="3507" w:author="Cailleret Levi (cailllev)" w:date="2020-12-14T14:59:00Z">
        <w:r w:rsidRPr="00601250">
          <w:rPr>
            <w:lang w:val="en-US"/>
          </w:rPr>
          <w:t xml:space="preserve">next </w:t>
        </w:r>
      </w:ins>
      <w:ins w:id="3508" w:author="Cailleret Levi (cailllev)" w:date="2020-12-14T15:31:00Z">
        <w:r w:rsidR="002D57C7" w:rsidRPr="00601250">
          <w:rPr>
            <w:lang w:val="en-US"/>
          </w:rPr>
          <w:t>meeting</w:t>
        </w:r>
      </w:ins>
      <w:ins w:id="3509" w:author="Cailleret Levi (cailllev)" w:date="2020-12-14T14:59:00Z">
        <w:r w:rsidRPr="00601250">
          <w:rPr>
            <w:lang w:val="en-US"/>
          </w:rPr>
          <w:t xml:space="preserve">: </w:t>
        </w:r>
      </w:ins>
    </w:p>
    <w:p w14:paraId="09710EC4" w14:textId="4B353DE9" w:rsidR="00601250" w:rsidRPr="008C4B4F" w:rsidRDefault="00601250">
      <w:pPr>
        <w:pStyle w:val="ListParagraph"/>
        <w:numPr>
          <w:ilvl w:val="0"/>
          <w:numId w:val="51"/>
        </w:numPr>
        <w:spacing w:line="240" w:lineRule="auto"/>
        <w:rPr>
          <w:ins w:id="3510" w:author="Cailleret Levi (cailllev)" w:date="2020-12-14T14:59:00Z"/>
          <w:lang w:val="en-US"/>
        </w:rPr>
        <w:pPrChange w:id="3511" w:author="Cailleret Levi (cailllev)" w:date="2020-12-14T15:32:00Z">
          <w:pPr>
            <w:spacing w:line="240" w:lineRule="auto"/>
          </w:pPr>
        </w:pPrChange>
      </w:pPr>
      <w:ins w:id="3512" w:author="Cailleret Levi (cailllev)" w:date="2020-12-14T14:59:00Z">
        <w:r w:rsidRPr="008C4B4F">
          <w:rPr>
            <w:lang w:val="en-US"/>
          </w:rPr>
          <w:t>small presentation, what we found, what would be suitable, what we furt</w:t>
        </w:r>
        <w:r w:rsidRPr="002D303D">
          <w:rPr>
            <w:lang w:val="en-US"/>
          </w:rPr>
          <w:t xml:space="preserve">her </w:t>
        </w:r>
      </w:ins>
      <w:ins w:id="3513" w:author="Cailleret Levi (cailllev)" w:date="2020-12-14T15:34:00Z">
        <w:r w:rsidR="00EE4B7E">
          <w:rPr>
            <w:lang w:val="en-US"/>
          </w:rPr>
          <w:t>look into</w:t>
        </w:r>
      </w:ins>
    </w:p>
    <w:p w14:paraId="51503199" w14:textId="060BE761" w:rsidR="00601250" w:rsidRPr="002D303D" w:rsidRDefault="00601250">
      <w:pPr>
        <w:pStyle w:val="ListParagraph"/>
        <w:numPr>
          <w:ilvl w:val="0"/>
          <w:numId w:val="51"/>
        </w:numPr>
        <w:spacing w:line="240" w:lineRule="auto"/>
        <w:rPr>
          <w:ins w:id="3514" w:author="Cailleret Levi (cailllev)" w:date="2020-12-14T14:59:00Z"/>
          <w:lang w:val="en-US"/>
        </w:rPr>
        <w:pPrChange w:id="3515" w:author="Cailleret Levi (cailllev)" w:date="2020-12-14T15:32:00Z">
          <w:pPr>
            <w:spacing w:line="240" w:lineRule="auto"/>
          </w:pPr>
        </w:pPrChange>
      </w:pPr>
      <w:ins w:id="3516" w:author="Cailleret Levi (cailllev)" w:date="2020-12-14T14:59:00Z">
        <w:r w:rsidRPr="002D303D">
          <w:rPr>
            <w:lang w:val="en-US"/>
          </w:rPr>
          <w:t>timetable</w:t>
        </w:r>
      </w:ins>
    </w:p>
    <w:p w14:paraId="3C16C94D" w14:textId="51355508" w:rsidR="000C0C8E" w:rsidRDefault="00601250" w:rsidP="00601250">
      <w:pPr>
        <w:pStyle w:val="ListParagraph"/>
        <w:numPr>
          <w:ilvl w:val="0"/>
          <w:numId w:val="51"/>
        </w:numPr>
        <w:spacing w:line="240" w:lineRule="auto"/>
        <w:rPr>
          <w:ins w:id="3517" w:author="Cailleret Levi (cailllev)" w:date="2020-12-14T15:33:00Z"/>
          <w:lang w:val="en-US"/>
        </w:rPr>
      </w:pPr>
      <w:ins w:id="3518" w:author="Cailleret Levi (cailllev)" w:date="2020-12-14T14:59:00Z">
        <w:r w:rsidRPr="00810CDF">
          <w:rPr>
            <w:lang w:val="en-US"/>
          </w:rPr>
          <w:t>repository</w:t>
        </w:r>
      </w:ins>
    </w:p>
    <w:p w14:paraId="6081B7A3" w14:textId="208C293D" w:rsidR="00601250" w:rsidRPr="002D303D" w:rsidRDefault="00601250">
      <w:pPr>
        <w:pStyle w:val="ListParagraph"/>
        <w:numPr>
          <w:ilvl w:val="0"/>
          <w:numId w:val="51"/>
        </w:numPr>
        <w:spacing w:line="240" w:lineRule="auto"/>
        <w:rPr>
          <w:ins w:id="3519" w:author="Cailleret Levi (cailllev)" w:date="2020-12-14T14:59:00Z"/>
          <w:lang w:val="en-US"/>
        </w:rPr>
        <w:pPrChange w:id="3520" w:author="Cailleret Levi (cailllev)" w:date="2020-12-14T14:59:00Z">
          <w:pPr>
            <w:spacing w:line="240" w:lineRule="auto"/>
          </w:pPr>
        </w:pPrChange>
      </w:pPr>
      <w:ins w:id="3521" w:author="Cailleret Levi (cailllev)" w:date="2020-12-14T14:59:00Z">
        <w:r w:rsidRPr="008C4B4F">
          <w:rPr>
            <w:lang w:val="en-US"/>
          </w:rPr>
          <w:t>word or latex for PA Report</w:t>
        </w:r>
      </w:ins>
    </w:p>
    <w:p w14:paraId="6B6EC8F2" w14:textId="77777777" w:rsidR="00601250" w:rsidRPr="00601250" w:rsidRDefault="00601250" w:rsidP="008C4B4F">
      <w:pPr>
        <w:spacing w:line="240" w:lineRule="auto"/>
        <w:rPr>
          <w:ins w:id="3522" w:author="Cailleret Levi (cailllev)" w:date="2020-12-14T14:59:00Z"/>
          <w:lang w:val="en-US"/>
        </w:rPr>
      </w:pPr>
    </w:p>
    <w:p w14:paraId="24CF4DF5" w14:textId="02A904C9" w:rsidR="00601250" w:rsidRDefault="00601250" w:rsidP="00601250">
      <w:pPr>
        <w:spacing w:line="240" w:lineRule="auto"/>
        <w:rPr>
          <w:ins w:id="3523" w:author="Cailleret Levi (cailllev)" w:date="2020-12-14T15:33:00Z"/>
          <w:lang w:val="en-US"/>
        </w:rPr>
      </w:pPr>
      <w:ins w:id="3524" w:author="Cailleret Levi (cailllev)" w:date="2020-12-14T14:59:00Z">
        <w:r w:rsidRPr="00601250">
          <w:rPr>
            <w:lang w:val="en-US"/>
          </w:rPr>
          <w:t xml:space="preserve">meeting fixed on </w:t>
        </w:r>
      </w:ins>
      <w:ins w:id="3525" w:author="Cailleret Levi (cailllev)" w:date="2020-12-14T15:33:00Z">
        <w:r w:rsidR="00613422" w:rsidRPr="00601250">
          <w:rPr>
            <w:lang w:val="en-US"/>
          </w:rPr>
          <w:t>Wednesdays</w:t>
        </w:r>
      </w:ins>
      <w:ins w:id="3526" w:author="Cailleret Levi (cailllev)" w:date="2020-12-14T14:59:00Z">
        <w:r w:rsidRPr="00601250">
          <w:rPr>
            <w:lang w:val="en-US"/>
          </w:rPr>
          <w:t>, 8:30</w:t>
        </w:r>
      </w:ins>
    </w:p>
    <w:p w14:paraId="163C7719" w14:textId="77777777" w:rsidR="000C0C8E" w:rsidRPr="00601250" w:rsidRDefault="000C0C8E" w:rsidP="008C4B4F">
      <w:pPr>
        <w:spacing w:line="240" w:lineRule="auto"/>
        <w:rPr>
          <w:ins w:id="3527" w:author="Cailleret Levi (cailllev)" w:date="2020-12-14T14:59:00Z"/>
          <w:lang w:val="en-US"/>
        </w:rPr>
      </w:pPr>
    </w:p>
    <w:p w14:paraId="00F42A1C" w14:textId="4E7FA2C5" w:rsidR="000C0C8E" w:rsidRDefault="00601250" w:rsidP="00601250">
      <w:pPr>
        <w:spacing w:line="240" w:lineRule="auto"/>
        <w:rPr>
          <w:ins w:id="3528" w:author="Cailleret Levi (cailllev)" w:date="2020-12-14T15:33:00Z"/>
          <w:lang w:val="en-US"/>
        </w:rPr>
      </w:pPr>
      <w:ins w:id="3529" w:author="Cailleret Levi (cailllev)" w:date="2020-12-14T14:59:00Z">
        <w:r w:rsidRPr="00601250">
          <w:rPr>
            <w:lang w:val="en-US"/>
          </w:rPr>
          <w:t>surveys &amp; papers for research in MTD from Mr. Gür</w:t>
        </w:r>
      </w:ins>
    </w:p>
    <w:p w14:paraId="1194349D" w14:textId="77777777" w:rsidR="000C0C8E" w:rsidRDefault="000C0C8E">
      <w:pPr>
        <w:jc w:val="left"/>
        <w:rPr>
          <w:ins w:id="3530" w:author="Cailleret Levi (cailllev)" w:date="2020-12-14T15:33:00Z"/>
          <w:lang w:val="en-US"/>
        </w:rPr>
      </w:pPr>
      <w:ins w:id="3531" w:author="Cailleret Levi (cailllev)" w:date="2020-12-14T15:33:00Z">
        <w:r>
          <w:rPr>
            <w:lang w:val="en-US"/>
          </w:rPr>
          <w:br w:type="page"/>
        </w:r>
      </w:ins>
    </w:p>
    <w:p w14:paraId="45DD1BC8" w14:textId="7DB324BA" w:rsidR="000D46CE" w:rsidRPr="008C4B4F" w:rsidDel="000C0C8E" w:rsidRDefault="000D46CE">
      <w:pPr>
        <w:spacing w:line="240" w:lineRule="auto"/>
        <w:rPr>
          <w:del w:id="3532" w:author="Cailleret Levi (cailllev)" w:date="2020-12-14T15:33:00Z"/>
          <w:lang w:val="en-US"/>
        </w:rPr>
        <w:pPrChange w:id="3533" w:author="Cailleret Levi (cailllev)" w:date="2020-12-14T14:59:00Z">
          <w:pPr/>
        </w:pPrChange>
      </w:pPr>
      <w:bookmarkStart w:id="3534" w:name="_Toc58941814"/>
      <w:bookmarkStart w:id="3535" w:name="_Toc58942212"/>
      <w:bookmarkStart w:id="3536" w:name="_Toc58942283"/>
      <w:bookmarkStart w:id="3537" w:name="_Toc58945003"/>
      <w:bookmarkStart w:id="3538" w:name="_Toc58955778"/>
      <w:bookmarkStart w:id="3539" w:name="_Toc58955860"/>
      <w:bookmarkStart w:id="3540" w:name="_Toc59005238"/>
      <w:bookmarkStart w:id="3541" w:name="_Toc59005311"/>
      <w:bookmarkStart w:id="3542" w:name="_Toc59179622"/>
      <w:bookmarkStart w:id="3543" w:name="_Toc59179694"/>
      <w:bookmarkStart w:id="3544" w:name="_Toc59300875"/>
      <w:bookmarkEnd w:id="3534"/>
      <w:bookmarkEnd w:id="3535"/>
      <w:bookmarkEnd w:id="3536"/>
      <w:bookmarkEnd w:id="3537"/>
      <w:bookmarkEnd w:id="3538"/>
      <w:bookmarkEnd w:id="3539"/>
      <w:bookmarkEnd w:id="3540"/>
      <w:bookmarkEnd w:id="3541"/>
      <w:bookmarkEnd w:id="3542"/>
      <w:bookmarkEnd w:id="3543"/>
      <w:bookmarkEnd w:id="3544"/>
    </w:p>
    <w:p w14:paraId="4696E506" w14:textId="69294E37" w:rsidR="00416AB3" w:rsidRDefault="00416AB3" w:rsidP="00416AB3">
      <w:pPr>
        <w:pStyle w:val="Heading3"/>
      </w:pPr>
      <w:bookmarkStart w:id="3545" w:name="_Toc59300876"/>
      <w:r>
        <w:t>Protokolle</w:t>
      </w:r>
      <w:bookmarkEnd w:id="3545"/>
    </w:p>
    <w:p w14:paraId="516F7349" w14:textId="3C097BCA" w:rsidR="00F538AA" w:rsidRPr="00F538AA" w:rsidRDefault="00F538AA" w:rsidP="00F538AA">
      <w:r>
        <w:t xml:space="preserve">An jeder </w:t>
      </w:r>
      <w:r w:rsidR="006C4D47">
        <w:t>Besprechung</w:t>
      </w:r>
      <w:r>
        <w:t xml:space="preserve"> mit </w:t>
      </w:r>
      <w:r w:rsidR="00D26B55">
        <w:t>den</w:t>
      </w:r>
      <w:r>
        <w:t xml:space="preserve"> Betreuern </w:t>
      </w:r>
      <w:r w:rsidR="00D26B55">
        <w:t>wird</w:t>
      </w:r>
      <w:r>
        <w:t xml:space="preserve"> ein Protokoll erstellt. Darauf sind die </w:t>
      </w:r>
      <w:r w:rsidR="006C4D47">
        <w:t>Pendenzen bis zur nächsten Besprechung</w:t>
      </w:r>
      <w:r w:rsidR="00874901">
        <w:t xml:space="preserve"> festgehalten.</w:t>
      </w:r>
      <w:r w:rsidR="0099795B">
        <w:t xml:space="preserve"> Im ersten Absatz </w:t>
      </w:r>
      <w:r w:rsidR="00D26B55">
        <w:t xml:space="preserve">sind </w:t>
      </w:r>
      <w:r w:rsidR="003D7B4F">
        <w:t xml:space="preserve">die Pendenzen </w:t>
      </w:r>
      <w:r w:rsidR="00D26B55">
        <w:t xml:space="preserve">aufgelistet, </w:t>
      </w:r>
      <w:r w:rsidR="003D7B4F">
        <w:t xml:space="preserve">die alle </w:t>
      </w:r>
      <w:r w:rsidR="00D26B55">
        <w:t>betreffen</w:t>
      </w:r>
      <w:r w:rsidR="003D7B4F">
        <w:t xml:space="preserve">, </w:t>
      </w:r>
      <w:r w:rsidR="001F4C75">
        <w:t xml:space="preserve">im </w:t>
      </w:r>
      <w:r w:rsidR="0001515A">
        <w:t>folgend</w:t>
      </w:r>
      <w:r w:rsidR="001F4C75">
        <w:t>en</w:t>
      </w:r>
      <w:r w:rsidR="00495F6D">
        <w:t xml:space="preserve"> Absatz</w:t>
      </w:r>
      <w:r w:rsidR="001F4C75">
        <w:t xml:space="preserve"> </w:t>
      </w:r>
      <w:r w:rsidR="0001515A">
        <w:t>die</w:t>
      </w:r>
      <w:r w:rsidR="00495F6D">
        <w:t xml:space="preserve"> Pendenzen</w:t>
      </w:r>
      <w:r w:rsidR="0001515A">
        <w:t xml:space="preserve"> für </w:t>
      </w:r>
      <w:r w:rsidR="00614C23">
        <w:t>das Projektteam und abschliessend die der Betreuer.</w:t>
      </w:r>
    </w:p>
    <w:p w14:paraId="227D7DE4" w14:textId="545A69ED" w:rsidR="00574D17" w:rsidRDefault="00574D17" w:rsidP="00574D17">
      <w:pPr>
        <w:spacing w:line="240" w:lineRule="auto"/>
        <w:rPr>
          <w:ins w:id="3546" w:author="Cailleret Levi (cailllev)" w:date="2020-12-14T15:09:00Z"/>
          <w:b/>
          <w:bCs/>
        </w:rPr>
      </w:pPr>
      <w:ins w:id="3547" w:author="Cailleret Levi (cailllev)" w:date="2020-12-14T15:07:00Z">
        <w:r w:rsidRPr="00D871D9">
          <w:rPr>
            <w:b/>
            <w:bCs/>
            <w:rPrChange w:id="3548" w:author="Cailleret Levi (cailllev)" w:date="2020-12-14T15:09:00Z">
              <w:rPr>
                <w:b/>
                <w:bCs/>
                <w:lang w:val="en-US"/>
              </w:rPr>
            </w:rPrChange>
          </w:rPr>
          <w:t xml:space="preserve">KW 38 – 1. </w:t>
        </w:r>
      </w:ins>
      <w:ins w:id="3549" w:author="Cailleret Levi (cailllev)" w:date="2020-12-14T15:08:00Z">
        <w:r w:rsidRPr="00D871D9">
          <w:rPr>
            <w:b/>
            <w:bCs/>
            <w:rPrChange w:id="3550" w:author="Cailleret Levi (cailllev)" w:date="2020-12-14T15:09:00Z">
              <w:rPr>
                <w:b/>
                <w:bCs/>
                <w:lang w:val="en-US"/>
              </w:rPr>
            </w:rPrChange>
          </w:rPr>
          <w:t>Besprechung</w:t>
        </w:r>
      </w:ins>
    </w:p>
    <w:p w14:paraId="5EB1AE94" w14:textId="77777777" w:rsidR="002364D1" w:rsidRDefault="002364D1" w:rsidP="002364D1">
      <w:pPr>
        <w:spacing w:line="240" w:lineRule="auto"/>
        <w:rPr>
          <w:ins w:id="3551" w:author="Cailleret Levi (cailllev)" w:date="2020-12-14T15:10:00Z"/>
          <w:lang w:val="en-US"/>
        </w:rPr>
      </w:pPr>
      <w:ins w:id="3552" w:author="Cailleret Levi (cailllev)" w:date="2020-12-14T15:09:00Z">
        <w:r w:rsidRPr="002364D1">
          <w:rPr>
            <w:lang w:val="en-US"/>
            <w:rPrChange w:id="3553" w:author="Cailleret Levi (cailllev)" w:date="2020-12-14T15:09:00Z">
              <w:rPr>
                <w:b/>
                <w:bCs/>
              </w:rPr>
            </w:rPrChange>
          </w:rPr>
          <w:t>All</w:t>
        </w:r>
      </w:ins>
    </w:p>
    <w:p w14:paraId="10F4090A" w14:textId="28039CC6" w:rsidR="002364D1" w:rsidRPr="00847810" w:rsidRDefault="002364D1">
      <w:pPr>
        <w:pStyle w:val="ListParagraph"/>
        <w:numPr>
          <w:ilvl w:val="0"/>
          <w:numId w:val="35"/>
        </w:numPr>
        <w:spacing w:line="240" w:lineRule="auto"/>
        <w:rPr>
          <w:ins w:id="3554" w:author="Cailleret Levi (cailllev)" w:date="2020-12-14T15:09:00Z"/>
          <w:lang w:val="en-US"/>
          <w:rPrChange w:id="3555" w:author="Cailleret Levi (cailllev)" w:date="2020-12-14T15:17:00Z">
            <w:rPr>
              <w:ins w:id="3556" w:author="Cailleret Levi (cailllev)" w:date="2020-12-14T15:09:00Z"/>
              <w:b/>
              <w:bCs/>
            </w:rPr>
          </w:rPrChange>
        </w:rPr>
        <w:pPrChange w:id="3557" w:author="Cailleret Levi (cailllev)" w:date="2020-12-14T15:17:00Z">
          <w:pPr>
            <w:spacing w:line="240" w:lineRule="auto"/>
          </w:pPr>
        </w:pPrChange>
      </w:pPr>
      <w:ins w:id="3558" w:author="Cailleret Levi (cailllev)" w:date="2020-12-14T15:09:00Z">
        <w:r w:rsidRPr="00847810">
          <w:rPr>
            <w:lang w:val="en-US"/>
            <w:rPrChange w:id="3559" w:author="Cailleret Levi (cailllev)" w:date="2020-12-14T15:17:00Z">
              <w:rPr>
                <w:b/>
                <w:bCs/>
              </w:rPr>
            </w:rPrChange>
          </w:rPr>
          <w:t xml:space="preserve">meetings will now have a standard timeslot on </w:t>
        </w:r>
      </w:ins>
      <w:ins w:id="3560" w:author="Cailleret Levi (cailllev)" w:date="2020-12-14T15:18:00Z">
        <w:r w:rsidR="008B7F17" w:rsidRPr="008C4B4F">
          <w:rPr>
            <w:lang w:val="en-US"/>
          </w:rPr>
          <w:t>Wednesday</w:t>
        </w:r>
      </w:ins>
      <w:ins w:id="3561" w:author="Cailleret Levi (cailllev)" w:date="2020-12-14T15:09:00Z">
        <w:r w:rsidRPr="00847810">
          <w:rPr>
            <w:lang w:val="en-US"/>
            <w:rPrChange w:id="3562" w:author="Cailleret Levi (cailllev)" w:date="2020-12-14T15:17:00Z">
              <w:rPr>
                <w:b/>
                <w:bCs/>
              </w:rPr>
            </w:rPrChange>
          </w:rPr>
          <w:t xml:space="preserve"> 8.30 - 9.30.</w:t>
        </w:r>
      </w:ins>
    </w:p>
    <w:p w14:paraId="7D0B70C3" w14:textId="77777777" w:rsidR="002364D1" w:rsidRPr="002364D1" w:rsidRDefault="002364D1" w:rsidP="002364D1">
      <w:pPr>
        <w:spacing w:line="240" w:lineRule="auto"/>
        <w:rPr>
          <w:ins w:id="3563" w:author="Cailleret Levi (cailllev)" w:date="2020-12-14T15:09:00Z"/>
          <w:lang w:val="en-US"/>
          <w:rPrChange w:id="3564" w:author="Cailleret Levi (cailllev)" w:date="2020-12-14T15:09:00Z">
            <w:rPr>
              <w:ins w:id="3565" w:author="Cailleret Levi (cailllev)" w:date="2020-12-14T15:09:00Z"/>
              <w:b/>
              <w:bCs/>
            </w:rPr>
          </w:rPrChange>
        </w:rPr>
      </w:pPr>
    </w:p>
    <w:p w14:paraId="06462DCC" w14:textId="77777777" w:rsidR="002364D1" w:rsidRDefault="002364D1" w:rsidP="002364D1">
      <w:pPr>
        <w:spacing w:line="240" w:lineRule="auto"/>
        <w:rPr>
          <w:ins w:id="3566" w:author="Cailleret Levi (cailllev)" w:date="2020-12-14T15:10:00Z"/>
          <w:lang w:val="en-US"/>
        </w:rPr>
      </w:pPr>
      <w:ins w:id="3567" w:author="Cailleret Levi (cailllev)" w:date="2020-12-14T15:09:00Z">
        <w:r w:rsidRPr="002364D1">
          <w:rPr>
            <w:lang w:val="en-US"/>
            <w:rPrChange w:id="3568" w:author="Cailleret Levi (cailllev)" w:date="2020-12-14T15:09:00Z">
              <w:rPr>
                <w:b/>
                <w:bCs/>
              </w:rPr>
            </w:rPrChange>
          </w:rPr>
          <w:t>Students</w:t>
        </w:r>
      </w:ins>
    </w:p>
    <w:p w14:paraId="4919C047" w14:textId="27299888" w:rsidR="002364D1" w:rsidRPr="00847810" w:rsidRDefault="002364D1">
      <w:pPr>
        <w:pStyle w:val="ListParagraph"/>
        <w:numPr>
          <w:ilvl w:val="0"/>
          <w:numId w:val="38"/>
        </w:numPr>
        <w:spacing w:line="240" w:lineRule="auto"/>
        <w:rPr>
          <w:ins w:id="3569" w:author="Cailleret Levi (cailllev)" w:date="2020-12-14T15:09:00Z"/>
          <w:lang w:val="en-US"/>
          <w:rPrChange w:id="3570" w:author="Cailleret Levi (cailllev)" w:date="2020-12-14T15:17:00Z">
            <w:rPr>
              <w:ins w:id="3571" w:author="Cailleret Levi (cailllev)" w:date="2020-12-14T15:09:00Z"/>
              <w:b/>
              <w:bCs/>
            </w:rPr>
          </w:rPrChange>
        </w:rPr>
        <w:pPrChange w:id="3572" w:author="Cailleret Levi (cailllev)" w:date="2020-12-14T15:17:00Z">
          <w:pPr>
            <w:spacing w:line="240" w:lineRule="auto"/>
          </w:pPr>
        </w:pPrChange>
      </w:pPr>
      <w:ins w:id="3573" w:author="Cailleret Levi (cailllev)" w:date="2020-12-14T15:09:00Z">
        <w:r w:rsidRPr="00847810">
          <w:rPr>
            <w:lang w:val="en-US"/>
            <w:rPrChange w:id="3574" w:author="Cailleret Levi (cailllev)" w:date="2020-12-14T15:17:00Z">
              <w:rPr>
                <w:b/>
                <w:bCs/>
              </w:rPr>
            </w:rPrChange>
          </w:rPr>
          <w:t>get a basic overview regarding different MTD approaches and reinforcements learning and "present" them next week.</w:t>
        </w:r>
      </w:ins>
    </w:p>
    <w:p w14:paraId="7BF22F8B" w14:textId="2136700A" w:rsidR="002364D1" w:rsidRPr="002364D1" w:rsidRDefault="002364D1">
      <w:pPr>
        <w:pStyle w:val="ListParagraph"/>
        <w:numPr>
          <w:ilvl w:val="0"/>
          <w:numId w:val="38"/>
        </w:numPr>
        <w:spacing w:line="240" w:lineRule="auto"/>
        <w:rPr>
          <w:ins w:id="3575" w:author="Cailleret Levi (cailllev)" w:date="2020-12-14T15:09:00Z"/>
          <w:lang w:val="en-US"/>
          <w:rPrChange w:id="3576" w:author="Cailleret Levi (cailllev)" w:date="2020-12-14T15:10:00Z">
            <w:rPr>
              <w:ins w:id="3577" w:author="Cailleret Levi (cailllev)" w:date="2020-12-14T15:09:00Z"/>
              <w:b/>
              <w:bCs/>
            </w:rPr>
          </w:rPrChange>
        </w:rPr>
        <w:pPrChange w:id="3578" w:author="Cailleret Levi (cailllev)" w:date="2020-12-14T15:10:00Z">
          <w:pPr>
            <w:spacing w:line="240" w:lineRule="auto"/>
          </w:pPr>
        </w:pPrChange>
      </w:pPr>
      <w:ins w:id="3579" w:author="Cailleret Levi (cailllev)" w:date="2020-12-14T15:09:00Z">
        <w:r w:rsidRPr="002364D1">
          <w:rPr>
            <w:lang w:val="en-US"/>
            <w:rPrChange w:id="3580" w:author="Cailleret Levi (cailllev)" w:date="2020-12-14T15:10:00Z">
              <w:rPr>
                <w:b/>
                <w:bCs/>
              </w:rPr>
            </w:rPrChange>
          </w:rPr>
          <w:t>create a repository for information exchange between students and supervisors.</w:t>
        </w:r>
      </w:ins>
    </w:p>
    <w:p w14:paraId="1516D9D7" w14:textId="5EEFC9E2" w:rsidR="002364D1" w:rsidRPr="002364D1" w:rsidRDefault="002364D1">
      <w:pPr>
        <w:pStyle w:val="ListParagraph"/>
        <w:numPr>
          <w:ilvl w:val="0"/>
          <w:numId w:val="38"/>
        </w:numPr>
        <w:spacing w:line="240" w:lineRule="auto"/>
        <w:rPr>
          <w:ins w:id="3581" w:author="Cailleret Levi (cailllev)" w:date="2020-12-14T15:09:00Z"/>
          <w:lang w:val="en-US"/>
          <w:rPrChange w:id="3582" w:author="Cailleret Levi (cailllev)" w:date="2020-12-14T15:10:00Z">
            <w:rPr>
              <w:ins w:id="3583" w:author="Cailleret Levi (cailllev)" w:date="2020-12-14T15:09:00Z"/>
              <w:b/>
              <w:bCs/>
            </w:rPr>
          </w:rPrChange>
        </w:rPr>
        <w:pPrChange w:id="3584" w:author="Cailleret Levi (cailllev)" w:date="2020-12-14T15:10:00Z">
          <w:pPr>
            <w:spacing w:line="240" w:lineRule="auto"/>
          </w:pPr>
        </w:pPrChange>
      </w:pPr>
      <w:ins w:id="3585" w:author="Cailleret Levi (cailllev)" w:date="2020-12-14T15:09:00Z">
        <w:r w:rsidRPr="002364D1">
          <w:rPr>
            <w:lang w:val="en-US"/>
            <w:rPrChange w:id="3586" w:author="Cailleret Levi (cailllev)" w:date="2020-12-14T15:10:00Z">
              <w:rPr>
                <w:b/>
                <w:bCs/>
              </w:rPr>
            </w:rPrChange>
          </w:rPr>
          <w:t xml:space="preserve">create a </w:t>
        </w:r>
      </w:ins>
      <w:ins w:id="3587" w:author="Cailleret Levi (cailllev)" w:date="2020-12-14T15:17:00Z">
        <w:r w:rsidR="002F18CB" w:rsidRPr="008C4B4F">
          <w:rPr>
            <w:lang w:val="en-US"/>
          </w:rPr>
          <w:t>time plan</w:t>
        </w:r>
      </w:ins>
      <w:ins w:id="3588" w:author="Cailleret Levi (cailllev)" w:date="2020-12-14T15:09:00Z">
        <w:r w:rsidRPr="002364D1">
          <w:rPr>
            <w:lang w:val="en-US"/>
            <w:rPrChange w:id="3589" w:author="Cailleret Levi (cailllev)" w:date="2020-12-14T15:10:00Z">
              <w:rPr>
                <w:b/>
                <w:bCs/>
              </w:rPr>
            </w:rPrChange>
          </w:rPr>
          <w:t xml:space="preserve"> that can be discussed next week.</w:t>
        </w:r>
      </w:ins>
    </w:p>
    <w:p w14:paraId="28AFC7C7" w14:textId="5F30DB3B" w:rsidR="002364D1" w:rsidRPr="002364D1" w:rsidRDefault="002364D1">
      <w:pPr>
        <w:pStyle w:val="ListParagraph"/>
        <w:numPr>
          <w:ilvl w:val="0"/>
          <w:numId w:val="38"/>
        </w:numPr>
        <w:spacing w:line="240" w:lineRule="auto"/>
        <w:rPr>
          <w:ins w:id="3590" w:author="Cailleret Levi (cailllev)" w:date="2020-12-14T15:09:00Z"/>
          <w:lang w:val="en-US"/>
          <w:rPrChange w:id="3591" w:author="Cailleret Levi (cailllev)" w:date="2020-12-14T15:10:00Z">
            <w:rPr>
              <w:ins w:id="3592" w:author="Cailleret Levi (cailllev)" w:date="2020-12-14T15:09:00Z"/>
              <w:b/>
              <w:bCs/>
            </w:rPr>
          </w:rPrChange>
        </w:rPr>
        <w:pPrChange w:id="3593" w:author="Cailleret Levi (cailllev)" w:date="2020-12-14T15:10:00Z">
          <w:pPr>
            <w:spacing w:line="240" w:lineRule="auto"/>
          </w:pPr>
        </w:pPrChange>
      </w:pPr>
      <w:ins w:id="3594" w:author="Cailleret Levi (cailllev)" w:date="2020-12-14T15:09:00Z">
        <w:r w:rsidRPr="002364D1">
          <w:rPr>
            <w:lang w:val="en-US"/>
            <w:rPrChange w:id="3595" w:author="Cailleret Levi (cailllev)" w:date="2020-12-14T15:10:00Z">
              <w:rPr>
                <w:b/>
                <w:bCs/>
              </w:rPr>
            </w:rPrChange>
          </w:rPr>
          <w:t>decide what tool to use regarding the paperwork of the PA (Office, Latex).</w:t>
        </w:r>
      </w:ins>
    </w:p>
    <w:p w14:paraId="7A8FD962" w14:textId="722B4000" w:rsidR="002364D1" w:rsidRPr="002364D1" w:rsidRDefault="002364D1">
      <w:pPr>
        <w:pStyle w:val="ListParagraph"/>
        <w:numPr>
          <w:ilvl w:val="0"/>
          <w:numId w:val="38"/>
        </w:numPr>
        <w:spacing w:line="240" w:lineRule="auto"/>
        <w:rPr>
          <w:ins w:id="3596" w:author="Cailleret Levi (cailllev)" w:date="2020-12-14T15:09:00Z"/>
          <w:lang w:val="en-US"/>
          <w:rPrChange w:id="3597" w:author="Cailleret Levi (cailllev)" w:date="2020-12-14T15:10:00Z">
            <w:rPr>
              <w:ins w:id="3598" w:author="Cailleret Levi (cailllev)" w:date="2020-12-14T15:09:00Z"/>
              <w:b/>
              <w:bCs/>
            </w:rPr>
          </w:rPrChange>
        </w:rPr>
        <w:pPrChange w:id="3599" w:author="Cailleret Levi (cailllev)" w:date="2020-12-14T15:10:00Z">
          <w:pPr>
            <w:spacing w:line="240" w:lineRule="auto"/>
          </w:pPr>
        </w:pPrChange>
      </w:pPr>
      <w:ins w:id="3600" w:author="Cailleret Levi (cailllev)" w:date="2020-12-14T15:09:00Z">
        <w:r w:rsidRPr="002364D1">
          <w:rPr>
            <w:lang w:val="en-US"/>
            <w:rPrChange w:id="3601" w:author="Cailleret Levi (cailllev)" w:date="2020-12-14T15:10:00Z">
              <w:rPr>
                <w:b/>
                <w:bCs/>
              </w:rPr>
            </w:rPrChange>
          </w:rPr>
          <w:t xml:space="preserve">link papers and texts in the </w:t>
        </w:r>
      </w:ins>
      <w:ins w:id="3602" w:author="Cailleret Levi (cailllev)" w:date="2020-12-14T15:17:00Z">
        <w:r w:rsidR="002F18CB" w:rsidRPr="008C4B4F">
          <w:rPr>
            <w:lang w:val="en-US"/>
          </w:rPr>
          <w:t>repository</w:t>
        </w:r>
      </w:ins>
      <w:ins w:id="3603" w:author="Cailleret Levi (cailllev)" w:date="2020-12-14T15:09:00Z">
        <w:r w:rsidRPr="002364D1">
          <w:rPr>
            <w:lang w:val="en-US"/>
            <w:rPrChange w:id="3604" w:author="Cailleret Levi (cailllev)" w:date="2020-12-14T15:10:00Z">
              <w:rPr>
                <w:b/>
                <w:bCs/>
              </w:rPr>
            </w:rPrChange>
          </w:rPr>
          <w:t>.</w:t>
        </w:r>
      </w:ins>
    </w:p>
    <w:p w14:paraId="637D7A0D" w14:textId="45F10E27" w:rsidR="002364D1" w:rsidRPr="002364D1" w:rsidRDefault="002364D1">
      <w:pPr>
        <w:pStyle w:val="ListParagraph"/>
        <w:numPr>
          <w:ilvl w:val="0"/>
          <w:numId w:val="38"/>
        </w:numPr>
        <w:spacing w:line="240" w:lineRule="auto"/>
        <w:rPr>
          <w:ins w:id="3605" w:author="Cailleret Levi (cailllev)" w:date="2020-12-14T15:09:00Z"/>
          <w:lang w:val="en-US"/>
          <w:rPrChange w:id="3606" w:author="Cailleret Levi (cailllev)" w:date="2020-12-14T15:10:00Z">
            <w:rPr>
              <w:ins w:id="3607" w:author="Cailleret Levi (cailllev)" w:date="2020-12-14T15:09:00Z"/>
              <w:b/>
              <w:bCs/>
            </w:rPr>
          </w:rPrChange>
        </w:rPr>
        <w:pPrChange w:id="3608" w:author="Cailleret Levi (cailllev)" w:date="2020-12-14T15:10:00Z">
          <w:pPr>
            <w:spacing w:line="240" w:lineRule="auto"/>
          </w:pPr>
        </w:pPrChange>
      </w:pPr>
      <w:ins w:id="3609" w:author="Cailleret Levi (cailllev)" w:date="2020-12-14T15:09:00Z">
        <w:r w:rsidRPr="002364D1">
          <w:rPr>
            <w:lang w:val="en-US"/>
            <w:rPrChange w:id="3610" w:author="Cailleret Levi (cailllev)" w:date="2020-12-14T15:10:00Z">
              <w:rPr>
                <w:b/>
                <w:bCs/>
              </w:rPr>
            </w:rPrChange>
          </w:rPr>
          <w:t>create meeting protocols and decision protocols.</w:t>
        </w:r>
      </w:ins>
    </w:p>
    <w:p w14:paraId="5FC01EB6" w14:textId="77777777" w:rsidR="002364D1" w:rsidRPr="002364D1" w:rsidRDefault="002364D1" w:rsidP="002364D1">
      <w:pPr>
        <w:spacing w:line="240" w:lineRule="auto"/>
        <w:rPr>
          <w:ins w:id="3611" w:author="Cailleret Levi (cailllev)" w:date="2020-12-14T15:09:00Z"/>
          <w:lang w:val="en-US"/>
          <w:rPrChange w:id="3612" w:author="Cailleret Levi (cailllev)" w:date="2020-12-14T15:09:00Z">
            <w:rPr>
              <w:ins w:id="3613" w:author="Cailleret Levi (cailllev)" w:date="2020-12-14T15:09:00Z"/>
              <w:b/>
              <w:bCs/>
            </w:rPr>
          </w:rPrChange>
        </w:rPr>
      </w:pPr>
    </w:p>
    <w:p w14:paraId="5439AFB7" w14:textId="28B5B9D8" w:rsidR="002364D1" w:rsidRPr="002364D1" w:rsidRDefault="002364D1" w:rsidP="008C4B4F">
      <w:pPr>
        <w:spacing w:line="240" w:lineRule="auto"/>
        <w:rPr>
          <w:ins w:id="3614" w:author="Cailleret Levi (cailllev)" w:date="2020-12-14T15:09:00Z"/>
          <w:lang w:val="en-US"/>
          <w:rPrChange w:id="3615" w:author="Cailleret Levi (cailllev)" w:date="2020-12-14T15:09:00Z">
            <w:rPr>
              <w:ins w:id="3616" w:author="Cailleret Levi (cailllev)" w:date="2020-12-14T15:09:00Z"/>
              <w:b/>
              <w:bCs/>
            </w:rPr>
          </w:rPrChange>
        </w:rPr>
      </w:pPr>
      <w:ins w:id="3617" w:author="Cailleret Levi (cailllev)" w:date="2020-12-14T15:09:00Z">
        <w:r w:rsidRPr="002364D1">
          <w:rPr>
            <w:lang w:val="en-US"/>
            <w:rPrChange w:id="3618" w:author="Cailleret Levi (cailllev)" w:date="2020-12-14T15:09:00Z">
              <w:rPr>
                <w:b/>
                <w:bCs/>
              </w:rPr>
            </w:rPrChange>
          </w:rPr>
          <w:t>Supervisors</w:t>
        </w:r>
      </w:ins>
    </w:p>
    <w:p w14:paraId="76F19D6F" w14:textId="0F085669" w:rsidR="00D871D9" w:rsidRDefault="004E0D12" w:rsidP="0038271D">
      <w:pPr>
        <w:pStyle w:val="ListParagraph"/>
        <w:numPr>
          <w:ilvl w:val="0"/>
          <w:numId w:val="38"/>
        </w:numPr>
        <w:spacing w:line="240" w:lineRule="auto"/>
        <w:rPr>
          <w:ins w:id="3619" w:author="Cailleret Levi (cailllev)" w:date="2020-12-14T15:10:00Z"/>
          <w:lang w:val="en-US"/>
        </w:rPr>
      </w:pPr>
      <w:ins w:id="3620" w:author="Cailleret Levi (cailllev)" w:date="2020-12-14T15:17:00Z">
        <w:r w:rsidRPr="008C4B4F">
          <w:rPr>
            <w:lang w:val="en-US"/>
          </w:rPr>
          <w:t>look</w:t>
        </w:r>
      </w:ins>
      <w:ins w:id="3621" w:author="Cailleret Levi (cailllev)" w:date="2020-12-14T15:09:00Z">
        <w:r w:rsidR="002364D1" w:rsidRPr="0038271D">
          <w:rPr>
            <w:lang w:val="en-US"/>
            <w:rPrChange w:id="3622" w:author="Cailleret Levi (cailllev)" w:date="2020-12-14T15:10:00Z">
              <w:rPr>
                <w:b/>
                <w:bCs/>
              </w:rPr>
            </w:rPrChange>
          </w:rPr>
          <w:t xml:space="preserve"> at the repository, papers, texts and provide own material as you see fit.</w:t>
        </w:r>
      </w:ins>
    </w:p>
    <w:p w14:paraId="0097597B" w14:textId="77777777" w:rsidR="0014768D" w:rsidRPr="0014768D" w:rsidRDefault="0014768D">
      <w:pPr>
        <w:spacing w:line="240" w:lineRule="auto"/>
        <w:ind w:left="51"/>
        <w:rPr>
          <w:ins w:id="3623" w:author="Cailleret Levi (cailllev)" w:date="2020-12-14T15:07:00Z"/>
          <w:lang w:val="en-US"/>
          <w:rPrChange w:id="3624" w:author="Cailleret Levi (cailllev)" w:date="2020-12-14T15:10:00Z">
            <w:rPr>
              <w:ins w:id="3625" w:author="Cailleret Levi (cailllev)" w:date="2020-12-14T15:07:00Z"/>
              <w:b/>
              <w:bCs/>
              <w:lang w:val="en-US"/>
            </w:rPr>
          </w:rPrChange>
        </w:rPr>
        <w:pPrChange w:id="3626" w:author="Cailleret Levi (cailllev)" w:date="2020-12-14T15:10:00Z">
          <w:pPr>
            <w:spacing w:line="240" w:lineRule="auto"/>
          </w:pPr>
        </w:pPrChange>
      </w:pPr>
    </w:p>
    <w:p w14:paraId="59CA4ED7" w14:textId="5E374778" w:rsidR="00DD5121" w:rsidDel="00574D17" w:rsidRDefault="00070355">
      <w:pPr>
        <w:jc w:val="left"/>
        <w:rPr>
          <w:del w:id="3627" w:author="Cailleret Levi (cailllev)" w:date="2020-12-14T15:00:00Z"/>
          <w:b/>
          <w:bCs/>
          <w:color w:val="FF0000"/>
        </w:rPr>
      </w:pPr>
      <w:del w:id="3628" w:author="Cailleret Levi (cailllev)" w:date="2020-12-14T15:00:00Z">
        <w:r w:rsidRPr="00070355" w:rsidDel="00D94EAF">
          <w:rPr>
            <w:color w:val="FF0000"/>
          </w:rPr>
          <w:delText>PROTOKOLLE</w:delText>
        </w:r>
        <w:r w:rsidR="004711E1" w:rsidDel="00D94EAF">
          <w:rPr>
            <w:color w:val="FF0000"/>
          </w:rPr>
          <w:delText xml:space="preserve"> EINFÜGEN</w:delText>
        </w:r>
      </w:del>
    </w:p>
    <w:p w14:paraId="48F1899A" w14:textId="1BEF40C3" w:rsidR="00574D17" w:rsidRDefault="00574D17" w:rsidP="00574D17">
      <w:pPr>
        <w:spacing w:line="240" w:lineRule="auto"/>
        <w:rPr>
          <w:ins w:id="3629" w:author="Cailleret Levi (cailllev)" w:date="2020-12-14T15:10:00Z"/>
          <w:b/>
          <w:bCs/>
        </w:rPr>
      </w:pPr>
      <w:ins w:id="3630" w:author="Cailleret Levi (cailllev)" w:date="2020-12-14T15:07:00Z">
        <w:r w:rsidRPr="00574D17">
          <w:rPr>
            <w:b/>
            <w:bCs/>
            <w:rPrChange w:id="3631" w:author="Cailleret Levi (cailllev)" w:date="2020-12-14T15:08:00Z">
              <w:rPr>
                <w:b/>
                <w:bCs/>
                <w:lang w:val="en-US"/>
              </w:rPr>
            </w:rPrChange>
          </w:rPr>
          <w:t xml:space="preserve">KW 39 – 2. </w:t>
        </w:r>
      </w:ins>
      <w:ins w:id="3632" w:author="Cailleret Levi (cailllev)" w:date="2020-12-14T15:08:00Z">
        <w:r w:rsidRPr="00574D17">
          <w:rPr>
            <w:b/>
            <w:bCs/>
            <w:rPrChange w:id="3633" w:author="Cailleret Levi (cailllev)" w:date="2020-12-14T15:08:00Z">
              <w:rPr>
                <w:b/>
                <w:bCs/>
                <w:lang w:val="en-US"/>
              </w:rPr>
            </w:rPrChange>
          </w:rPr>
          <w:t>Besprechung</w:t>
        </w:r>
      </w:ins>
    </w:p>
    <w:p w14:paraId="7897E404" w14:textId="77777777" w:rsidR="00C67D5E" w:rsidRDefault="00C67D5E" w:rsidP="00C67D5E">
      <w:pPr>
        <w:spacing w:line="240" w:lineRule="auto"/>
        <w:rPr>
          <w:ins w:id="3634" w:author="Cailleret Levi (cailllev)" w:date="2020-12-14T15:11:00Z"/>
          <w:lang w:val="en-US"/>
        </w:rPr>
      </w:pPr>
      <w:ins w:id="3635" w:author="Cailleret Levi (cailllev)" w:date="2020-12-14T15:10:00Z">
        <w:r w:rsidRPr="00C67D5E">
          <w:rPr>
            <w:lang w:val="en-US"/>
            <w:rPrChange w:id="3636" w:author="Cailleret Levi (cailllev)" w:date="2020-12-14T15:10:00Z">
              <w:rPr/>
            </w:rPrChange>
          </w:rPr>
          <w:t>All</w:t>
        </w:r>
      </w:ins>
    </w:p>
    <w:p w14:paraId="432A6931" w14:textId="1BC893C8" w:rsidR="00C67D5E" w:rsidRPr="00C67D5E" w:rsidRDefault="00C67D5E">
      <w:pPr>
        <w:pStyle w:val="ListParagraph"/>
        <w:numPr>
          <w:ilvl w:val="0"/>
          <w:numId w:val="38"/>
        </w:numPr>
        <w:spacing w:line="240" w:lineRule="auto"/>
        <w:rPr>
          <w:ins w:id="3637" w:author="Cailleret Levi (cailllev)" w:date="2020-12-14T15:10:00Z"/>
          <w:lang w:val="en-US"/>
          <w:rPrChange w:id="3638" w:author="Cailleret Levi (cailllev)" w:date="2020-12-14T15:11:00Z">
            <w:rPr>
              <w:ins w:id="3639" w:author="Cailleret Levi (cailllev)" w:date="2020-12-14T15:10:00Z"/>
            </w:rPr>
          </w:rPrChange>
        </w:rPr>
        <w:pPrChange w:id="3640" w:author="Cailleret Levi (cailllev)" w:date="2020-12-14T15:11:00Z">
          <w:pPr>
            <w:spacing w:line="240" w:lineRule="auto"/>
          </w:pPr>
        </w:pPrChange>
      </w:pPr>
      <w:ins w:id="3641" w:author="Cailleret Levi (cailllev)" w:date="2020-12-14T15:10:00Z">
        <w:r w:rsidRPr="00C67D5E">
          <w:rPr>
            <w:lang w:val="en-US"/>
            <w:rPrChange w:id="3642" w:author="Cailleret Levi (cailllev)" w:date="2020-12-14T15:11:00Z">
              <w:rPr/>
            </w:rPrChange>
          </w:rPr>
          <w:t xml:space="preserve">all tasks in the </w:t>
        </w:r>
      </w:ins>
      <w:ins w:id="3643" w:author="Cailleret Levi (cailllev)" w:date="2020-12-14T15:16:00Z">
        <w:r w:rsidR="00BB1026" w:rsidRPr="008C4B4F">
          <w:rPr>
            <w:lang w:val="en-US"/>
          </w:rPr>
          <w:t>protocols</w:t>
        </w:r>
      </w:ins>
      <w:ins w:id="3644" w:author="Cailleret Levi (cailllev)" w:date="2020-12-14T15:10:00Z">
        <w:r w:rsidRPr="00C67D5E">
          <w:rPr>
            <w:lang w:val="en-US"/>
            <w:rPrChange w:id="3645" w:author="Cailleret Levi (cailllev)" w:date="2020-12-14T15:11:00Z">
              <w:rPr/>
            </w:rPrChange>
          </w:rPr>
          <w:t xml:space="preserve"> will now be meant to be completed until the next week/the next </w:t>
        </w:r>
      </w:ins>
      <w:ins w:id="3646" w:author="Cailleret Levi (cailllev)" w:date="2020-12-14T15:16:00Z">
        <w:r w:rsidR="00BB1026" w:rsidRPr="008C4B4F">
          <w:rPr>
            <w:lang w:val="en-US"/>
          </w:rPr>
          <w:t>protocol</w:t>
        </w:r>
      </w:ins>
      <w:ins w:id="3647" w:author="Cailleret Levi (cailllev)" w:date="2020-12-14T15:10:00Z">
        <w:r w:rsidRPr="00C67D5E">
          <w:rPr>
            <w:lang w:val="en-US"/>
            <w:rPrChange w:id="3648" w:author="Cailleret Levi (cailllev)" w:date="2020-12-14T15:11:00Z">
              <w:rPr/>
            </w:rPrChange>
          </w:rPr>
          <w:t xml:space="preserve"> except a date is </w:t>
        </w:r>
      </w:ins>
      <w:ins w:id="3649" w:author="Cailleret Levi (cailllev)" w:date="2020-12-14T15:16:00Z">
        <w:r w:rsidR="00BB1026" w:rsidRPr="008C4B4F">
          <w:rPr>
            <w:lang w:val="en-US"/>
          </w:rPr>
          <w:t>stated</w:t>
        </w:r>
      </w:ins>
      <w:ins w:id="3650" w:author="Cailleret Levi (cailllev)" w:date="2020-12-14T15:10:00Z">
        <w:r w:rsidRPr="00C67D5E">
          <w:rPr>
            <w:lang w:val="en-US"/>
            <w:rPrChange w:id="3651" w:author="Cailleret Levi (cailllev)" w:date="2020-12-14T15:11:00Z">
              <w:rPr/>
            </w:rPrChange>
          </w:rPr>
          <w:t>.</w:t>
        </w:r>
      </w:ins>
    </w:p>
    <w:p w14:paraId="4D1262ED" w14:textId="78DA0DBC" w:rsidR="00C67D5E" w:rsidRPr="00C67D5E" w:rsidRDefault="00C67D5E">
      <w:pPr>
        <w:pStyle w:val="ListParagraph"/>
        <w:numPr>
          <w:ilvl w:val="0"/>
          <w:numId w:val="38"/>
        </w:numPr>
        <w:spacing w:line="240" w:lineRule="auto"/>
        <w:rPr>
          <w:ins w:id="3652" w:author="Cailleret Levi (cailllev)" w:date="2020-12-14T15:10:00Z"/>
          <w:lang w:val="en-US"/>
          <w:rPrChange w:id="3653" w:author="Cailleret Levi (cailllev)" w:date="2020-12-14T15:11:00Z">
            <w:rPr>
              <w:ins w:id="3654" w:author="Cailleret Levi (cailllev)" w:date="2020-12-14T15:10:00Z"/>
            </w:rPr>
          </w:rPrChange>
        </w:rPr>
        <w:pPrChange w:id="3655" w:author="Cailleret Levi (cailllev)" w:date="2020-12-14T15:11:00Z">
          <w:pPr>
            <w:spacing w:line="240" w:lineRule="auto"/>
          </w:pPr>
        </w:pPrChange>
      </w:pPr>
      <w:ins w:id="3656" w:author="Cailleret Levi (cailllev)" w:date="2020-12-14T15:10:00Z">
        <w:r w:rsidRPr="00C67D5E">
          <w:rPr>
            <w:lang w:val="en-US"/>
            <w:rPrChange w:id="3657" w:author="Cailleret Levi (cailllev)" w:date="2020-12-14T15:11:00Z">
              <w:rPr/>
            </w:rPrChange>
          </w:rPr>
          <w:t>we decided to use office as tool for the main paperwork of the PA</w:t>
        </w:r>
      </w:ins>
      <w:ins w:id="3658" w:author="Cailleret Levi (cailllev)" w:date="2020-12-14T15:16:00Z">
        <w:r w:rsidR="00BB1026">
          <w:rPr>
            <w:lang w:val="en-US"/>
          </w:rPr>
          <w:t>.</w:t>
        </w:r>
      </w:ins>
    </w:p>
    <w:p w14:paraId="60A97DB5" w14:textId="77777777" w:rsidR="00C67D5E" w:rsidRPr="00C67D5E" w:rsidRDefault="00C67D5E" w:rsidP="00C67D5E">
      <w:pPr>
        <w:spacing w:line="240" w:lineRule="auto"/>
        <w:rPr>
          <w:ins w:id="3659" w:author="Cailleret Levi (cailllev)" w:date="2020-12-14T15:10:00Z"/>
          <w:lang w:val="en-US"/>
          <w:rPrChange w:id="3660" w:author="Cailleret Levi (cailllev)" w:date="2020-12-14T15:10:00Z">
            <w:rPr>
              <w:ins w:id="3661" w:author="Cailleret Levi (cailllev)" w:date="2020-12-14T15:10:00Z"/>
            </w:rPr>
          </w:rPrChange>
        </w:rPr>
      </w:pPr>
    </w:p>
    <w:p w14:paraId="12BA8F38" w14:textId="77777777" w:rsidR="00C67D5E" w:rsidRDefault="00C67D5E" w:rsidP="00C67D5E">
      <w:pPr>
        <w:spacing w:line="240" w:lineRule="auto"/>
        <w:rPr>
          <w:ins w:id="3662" w:author="Cailleret Levi (cailllev)" w:date="2020-12-14T15:11:00Z"/>
          <w:lang w:val="en-US"/>
        </w:rPr>
      </w:pPr>
      <w:ins w:id="3663" w:author="Cailleret Levi (cailllev)" w:date="2020-12-14T15:10:00Z">
        <w:r w:rsidRPr="00C67D5E">
          <w:rPr>
            <w:lang w:val="en-US"/>
            <w:rPrChange w:id="3664" w:author="Cailleret Levi (cailllev)" w:date="2020-12-14T15:10:00Z">
              <w:rPr/>
            </w:rPrChange>
          </w:rPr>
          <w:t>Students</w:t>
        </w:r>
      </w:ins>
    </w:p>
    <w:p w14:paraId="17F1777E" w14:textId="448FC83A" w:rsidR="00C67D5E" w:rsidRPr="00C67D5E" w:rsidRDefault="00C67D5E">
      <w:pPr>
        <w:pStyle w:val="ListParagraph"/>
        <w:numPr>
          <w:ilvl w:val="0"/>
          <w:numId w:val="38"/>
        </w:numPr>
        <w:spacing w:line="240" w:lineRule="auto"/>
        <w:rPr>
          <w:ins w:id="3665" w:author="Cailleret Levi (cailllev)" w:date="2020-12-14T15:10:00Z"/>
          <w:lang w:val="en-US"/>
          <w:rPrChange w:id="3666" w:author="Cailleret Levi (cailllev)" w:date="2020-12-14T15:11:00Z">
            <w:rPr>
              <w:ins w:id="3667" w:author="Cailleret Levi (cailllev)" w:date="2020-12-14T15:10:00Z"/>
            </w:rPr>
          </w:rPrChange>
        </w:rPr>
        <w:pPrChange w:id="3668" w:author="Cailleret Levi (cailllev)" w:date="2020-12-14T15:11:00Z">
          <w:pPr>
            <w:spacing w:line="240" w:lineRule="auto"/>
          </w:pPr>
        </w:pPrChange>
      </w:pPr>
      <w:ins w:id="3669" w:author="Cailleret Levi (cailllev)" w:date="2020-12-14T15:10:00Z">
        <w:r w:rsidRPr="00C67D5E">
          <w:rPr>
            <w:lang w:val="en-US"/>
            <w:rPrChange w:id="3670" w:author="Cailleret Levi (cailllev)" w:date="2020-12-14T15:11:00Z">
              <w:rPr/>
            </w:rPrChange>
          </w:rPr>
          <w:t xml:space="preserve">get familiar with </w:t>
        </w:r>
      </w:ins>
      <w:ins w:id="3671" w:author="Cailleret Levi (cailllev)" w:date="2020-12-14T15:16:00Z">
        <w:r w:rsidR="00BB1026" w:rsidRPr="008C4B4F">
          <w:rPr>
            <w:lang w:val="en-US"/>
          </w:rPr>
          <w:t>Zotero</w:t>
        </w:r>
      </w:ins>
      <w:ins w:id="3672" w:author="Cailleret Levi (cailllev)" w:date="2020-12-14T15:10:00Z">
        <w:r w:rsidRPr="00C67D5E">
          <w:rPr>
            <w:lang w:val="en-US"/>
            <w:rPrChange w:id="3673" w:author="Cailleret Levi (cailllev)" w:date="2020-12-14T15:11:00Z">
              <w:rPr/>
            </w:rPrChange>
          </w:rPr>
          <w:t xml:space="preserve"> or </w:t>
        </w:r>
      </w:ins>
      <w:ins w:id="3674" w:author="Cailleret Levi (cailllev)" w:date="2020-12-14T15:16:00Z">
        <w:r w:rsidR="00BB1026" w:rsidRPr="008C4B4F">
          <w:rPr>
            <w:lang w:val="en-US"/>
          </w:rPr>
          <w:t>Mendeley</w:t>
        </w:r>
      </w:ins>
      <w:ins w:id="3675" w:author="Cailleret Levi (cailllev)" w:date="2020-12-14T15:17:00Z">
        <w:r w:rsidR="00847810">
          <w:rPr>
            <w:lang w:val="en-US"/>
          </w:rPr>
          <w:t>.</w:t>
        </w:r>
      </w:ins>
    </w:p>
    <w:p w14:paraId="2581D798" w14:textId="5B012785" w:rsidR="00C67D5E" w:rsidRPr="00C67D5E" w:rsidRDefault="00C67D5E">
      <w:pPr>
        <w:pStyle w:val="ListParagraph"/>
        <w:numPr>
          <w:ilvl w:val="0"/>
          <w:numId w:val="38"/>
        </w:numPr>
        <w:spacing w:line="240" w:lineRule="auto"/>
        <w:rPr>
          <w:ins w:id="3676" w:author="Cailleret Levi (cailllev)" w:date="2020-12-14T15:10:00Z"/>
          <w:lang w:val="en-US"/>
          <w:rPrChange w:id="3677" w:author="Cailleret Levi (cailllev)" w:date="2020-12-14T15:11:00Z">
            <w:rPr>
              <w:ins w:id="3678" w:author="Cailleret Levi (cailllev)" w:date="2020-12-14T15:10:00Z"/>
            </w:rPr>
          </w:rPrChange>
        </w:rPr>
        <w:pPrChange w:id="3679" w:author="Cailleret Levi (cailllev)" w:date="2020-12-14T15:11:00Z">
          <w:pPr>
            <w:spacing w:line="240" w:lineRule="auto"/>
          </w:pPr>
        </w:pPrChange>
      </w:pPr>
      <w:ins w:id="3680" w:author="Cailleret Levi (cailllev)" w:date="2020-12-14T15:10:00Z">
        <w:r w:rsidRPr="00C67D5E">
          <w:rPr>
            <w:lang w:val="en-US"/>
            <w:rPrChange w:id="3681" w:author="Cailleret Levi (cailllev)" w:date="2020-12-14T15:11:00Z">
              <w:rPr/>
            </w:rPrChange>
          </w:rPr>
          <w:t xml:space="preserve">create </w:t>
        </w:r>
      </w:ins>
      <w:ins w:id="3682" w:author="Cailleret Levi (cailllev)" w:date="2020-12-14T15:17:00Z">
        <w:r w:rsidR="00BD7722">
          <w:rPr>
            <w:lang w:val="en-US"/>
          </w:rPr>
          <w:t>T</w:t>
        </w:r>
      </w:ins>
      <w:ins w:id="3683" w:author="Cailleret Levi (cailllev)" w:date="2020-12-14T15:10:00Z">
        <w:r w:rsidRPr="00C67D5E">
          <w:rPr>
            <w:lang w:val="en-US"/>
            <w:rPrChange w:id="3684" w:author="Cailleret Levi (cailllev)" w:date="2020-12-14T15:11:00Z">
              <w:rPr/>
            </w:rPrChange>
          </w:rPr>
          <w:t>eams channel for our paper</w:t>
        </w:r>
      </w:ins>
      <w:ins w:id="3685" w:author="Cailleret Levi (cailllev)" w:date="2020-12-14T15:17:00Z">
        <w:r w:rsidR="00847810">
          <w:rPr>
            <w:lang w:val="en-US"/>
          </w:rPr>
          <w:t>.</w:t>
        </w:r>
      </w:ins>
    </w:p>
    <w:p w14:paraId="0138AC41" w14:textId="5655F9F9" w:rsidR="00C67D5E" w:rsidRPr="00C67D5E" w:rsidRDefault="00C67D5E">
      <w:pPr>
        <w:pStyle w:val="ListParagraph"/>
        <w:numPr>
          <w:ilvl w:val="0"/>
          <w:numId w:val="38"/>
        </w:numPr>
        <w:spacing w:line="240" w:lineRule="auto"/>
        <w:rPr>
          <w:ins w:id="3686" w:author="Cailleret Levi (cailllev)" w:date="2020-12-14T15:10:00Z"/>
          <w:lang w:val="en-US"/>
          <w:rPrChange w:id="3687" w:author="Cailleret Levi (cailllev)" w:date="2020-12-14T15:11:00Z">
            <w:rPr>
              <w:ins w:id="3688" w:author="Cailleret Levi (cailllev)" w:date="2020-12-14T15:10:00Z"/>
            </w:rPr>
          </w:rPrChange>
        </w:rPr>
        <w:pPrChange w:id="3689" w:author="Cailleret Levi (cailllev)" w:date="2020-12-14T15:11:00Z">
          <w:pPr>
            <w:spacing w:line="240" w:lineRule="auto"/>
          </w:pPr>
        </w:pPrChange>
      </w:pPr>
      <w:ins w:id="3690" w:author="Cailleret Levi (cailllev)" w:date="2020-12-14T15:10:00Z">
        <w:r w:rsidRPr="00C67D5E">
          <w:rPr>
            <w:lang w:val="en-US"/>
            <w:rPrChange w:id="3691" w:author="Cailleret Levi (cailllev)" w:date="2020-12-14T15:11:00Z">
              <w:rPr/>
            </w:rPrChange>
          </w:rPr>
          <w:t>get a better overview over reinforcement learning</w:t>
        </w:r>
      </w:ins>
      <w:ins w:id="3692" w:author="Cailleret Levi (cailllev)" w:date="2020-12-14T15:17:00Z">
        <w:r w:rsidR="00847810">
          <w:rPr>
            <w:lang w:val="en-US"/>
          </w:rPr>
          <w:t>.</w:t>
        </w:r>
      </w:ins>
    </w:p>
    <w:p w14:paraId="7634D868" w14:textId="3B63AB6F" w:rsidR="00C67D5E" w:rsidRPr="00C67D5E" w:rsidRDefault="00C67D5E">
      <w:pPr>
        <w:pStyle w:val="ListParagraph"/>
        <w:numPr>
          <w:ilvl w:val="0"/>
          <w:numId w:val="38"/>
        </w:numPr>
        <w:spacing w:line="240" w:lineRule="auto"/>
        <w:rPr>
          <w:ins w:id="3693" w:author="Cailleret Levi (cailllev)" w:date="2020-12-14T15:10:00Z"/>
          <w:lang w:val="en-US"/>
          <w:rPrChange w:id="3694" w:author="Cailleret Levi (cailllev)" w:date="2020-12-14T15:11:00Z">
            <w:rPr>
              <w:ins w:id="3695" w:author="Cailleret Levi (cailllev)" w:date="2020-12-14T15:10:00Z"/>
            </w:rPr>
          </w:rPrChange>
        </w:rPr>
        <w:pPrChange w:id="3696" w:author="Cailleret Levi (cailllev)" w:date="2020-12-14T15:11:00Z">
          <w:pPr>
            <w:spacing w:line="240" w:lineRule="auto"/>
          </w:pPr>
        </w:pPrChange>
      </w:pPr>
      <w:ins w:id="3697" w:author="Cailleret Levi (cailllev)" w:date="2020-12-14T15:10:00Z">
        <w:r w:rsidRPr="00C67D5E">
          <w:rPr>
            <w:lang w:val="en-US"/>
            <w:rPrChange w:id="3698" w:author="Cailleret Levi (cailllev)" w:date="2020-12-14T15:11:00Z">
              <w:rPr/>
            </w:rPrChange>
          </w:rPr>
          <w:t>work according to plan</w:t>
        </w:r>
      </w:ins>
      <w:ins w:id="3699" w:author="Cailleret Levi (cailllev)" w:date="2020-12-14T15:17:00Z">
        <w:r w:rsidR="00847810">
          <w:rPr>
            <w:lang w:val="en-US"/>
          </w:rPr>
          <w:t>.</w:t>
        </w:r>
      </w:ins>
    </w:p>
    <w:p w14:paraId="2BAB90A6" w14:textId="77777777" w:rsidR="00C67D5E" w:rsidRPr="00C67D5E" w:rsidRDefault="00C67D5E" w:rsidP="00C67D5E">
      <w:pPr>
        <w:spacing w:line="240" w:lineRule="auto"/>
        <w:rPr>
          <w:ins w:id="3700" w:author="Cailleret Levi (cailllev)" w:date="2020-12-14T15:10:00Z"/>
          <w:lang w:val="en-US"/>
          <w:rPrChange w:id="3701" w:author="Cailleret Levi (cailllev)" w:date="2020-12-14T15:10:00Z">
            <w:rPr>
              <w:ins w:id="3702" w:author="Cailleret Levi (cailllev)" w:date="2020-12-14T15:10:00Z"/>
            </w:rPr>
          </w:rPrChange>
        </w:rPr>
      </w:pPr>
    </w:p>
    <w:p w14:paraId="7FE3830A" w14:textId="77777777" w:rsidR="00C67D5E" w:rsidRDefault="00C67D5E" w:rsidP="00C67D5E">
      <w:pPr>
        <w:spacing w:line="240" w:lineRule="auto"/>
        <w:rPr>
          <w:ins w:id="3703" w:author="Cailleret Levi (cailllev)" w:date="2020-12-14T15:11:00Z"/>
          <w:lang w:val="en-US"/>
        </w:rPr>
      </w:pPr>
      <w:ins w:id="3704" w:author="Cailleret Levi (cailllev)" w:date="2020-12-14T15:10:00Z">
        <w:r w:rsidRPr="00C67D5E">
          <w:rPr>
            <w:lang w:val="en-US"/>
            <w:rPrChange w:id="3705" w:author="Cailleret Levi (cailllev)" w:date="2020-12-14T15:10:00Z">
              <w:rPr/>
            </w:rPrChange>
          </w:rPr>
          <w:t>Supervisors</w:t>
        </w:r>
      </w:ins>
    </w:p>
    <w:p w14:paraId="6BFEC927" w14:textId="0BFF5196" w:rsidR="00C67D5E" w:rsidRDefault="00C67D5E" w:rsidP="00C67D5E">
      <w:pPr>
        <w:pStyle w:val="ListParagraph"/>
        <w:numPr>
          <w:ilvl w:val="0"/>
          <w:numId w:val="38"/>
        </w:numPr>
        <w:spacing w:line="240" w:lineRule="auto"/>
        <w:rPr>
          <w:ins w:id="3706" w:author="Cailleret Levi (cailllev)" w:date="2020-12-14T15:11:00Z"/>
          <w:lang w:val="en-US"/>
        </w:rPr>
      </w:pPr>
      <w:ins w:id="3707" w:author="Cailleret Levi (cailllev)" w:date="2020-12-14T15:10:00Z">
        <w:r w:rsidRPr="00C67D5E">
          <w:rPr>
            <w:lang w:val="en-US"/>
            <w:rPrChange w:id="3708" w:author="Cailleret Levi (cailllev)" w:date="2020-12-14T15:11:00Z">
              <w:rPr/>
            </w:rPrChange>
          </w:rPr>
          <w:t>provide material as you see fit.</w:t>
        </w:r>
      </w:ins>
    </w:p>
    <w:p w14:paraId="7D85AB08" w14:textId="7FBB7504" w:rsidR="0014768D" w:rsidRPr="00C67D5E" w:rsidRDefault="00C67D5E">
      <w:pPr>
        <w:jc w:val="left"/>
        <w:rPr>
          <w:ins w:id="3709" w:author="Cailleret Levi (cailllev)" w:date="2020-12-14T15:07:00Z"/>
          <w:lang w:val="en-US"/>
          <w:rPrChange w:id="3710" w:author="Cailleret Levi (cailllev)" w:date="2020-12-14T15:11:00Z">
            <w:rPr>
              <w:ins w:id="3711" w:author="Cailleret Levi (cailllev)" w:date="2020-12-14T15:07:00Z"/>
              <w:b/>
              <w:bCs/>
              <w:lang w:val="en-US"/>
            </w:rPr>
          </w:rPrChange>
        </w:rPr>
        <w:pPrChange w:id="3712" w:author="Cailleret Levi (cailllev)" w:date="2020-12-14T15:11:00Z">
          <w:pPr>
            <w:spacing w:line="240" w:lineRule="auto"/>
          </w:pPr>
        </w:pPrChange>
      </w:pPr>
      <w:ins w:id="3713" w:author="Cailleret Levi (cailllev)" w:date="2020-12-14T15:11:00Z">
        <w:r>
          <w:rPr>
            <w:lang w:val="en-US"/>
          </w:rPr>
          <w:br w:type="page"/>
        </w:r>
      </w:ins>
    </w:p>
    <w:p w14:paraId="199D2CCD" w14:textId="07F87D1D" w:rsidR="00574D17" w:rsidRDefault="00574D17" w:rsidP="00574D17">
      <w:pPr>
        <w:spacing w:line="240" w:lineRule="auto"/>
        <w:rPr>
          <w:ins w:id="3714" w:author="Cailleret Levi (cailllev)" w:date="2020-12-14T15:11:00Z"/>
          <w:b/>
          <w:bCs/>
        </w:rPr>
      </w:pPr>
      <w:ins w:id="3715" w:author="Cailleret Levi (cailllev)" w:date="2020-12-14T15:07:00Z">
        <w:r w:rsidRPr="00574D17">
          <w:rPr>
            <w:b/>
            <w:bCs/>
            <w:rPrChange w:id="3716" w:author="Cailleret Levi (cailllev)" w:date="2020-12-14T15:08:00Z">
              <w:rPr>
                <w:b/>
                <w:bCs/>
                <w:lang w:val="en-US"/>
              </w:rPr>
            </w:rPrChange>
          </w:rPr>
          <w:lastRenderedPageBreak/>
          <w:t xml:space="preserve">KW 40 – 3. </w:t>
        </w:r>
      </w:ins>
      <w:ins w:id="3717" w:author="Cailleret Levi (cailllev)" w:date="2020-12-14T15:08:00Z">
        <w:r w:rsidRPr="00574D17">
          <w:rPr>
            <w:b/>
            <w:bCs/>
            <w:rPrChange w:id="3718" w:author="Cailleret Levi (cailllev)" w:date="2020-12-14T15:08:00Z">
              <w:rPr>
                <w:b/>
                <w:bCs/>
                <w:lang w:val="en-US"/>
              </w:rPr>
            </w:rPrChange>
          </w:rPr>
          <w:t>Besprechung</w:t>
        </w:r>
      </w:ins>
    </w:p>
    <w:p w14:paraId="18F371B9" w14:textId="77777777" w:rsidR="001132D2" w:rsidRDefault="001132D2" w:rsidP="001132D2">
      <w:pPr>
        <w:spacing w:line="240" w:lineRule="auto"/>
        <w:rPr>
          <w:ins w:id="3719" w:author="Cailleret Levi (cailllev)" w:date="2020-12-14T15:11:00Z"/>
          <w:lang w:val="en-US"/>
        </w:rPr>
      </w:pPr>
      <w:ins w:id="3720" w:author="Cailleret Levi (cailllev)" w:date="2020-12-14T15:11:00Z">
        <w:r w:rsidRPr="001132D2">
          <w:rPr>
            <w:lang w:val="en-US"/>
            <w:rPrChange w:id="3721" w:author="Cailleret Levi (cailllev)" w:date="2020-12-14T15:11:00Z">
              <w:rPr/>
            </w:rPrChange>
          </w:rPr>
          <w:t>All</w:t>
        </w:r>
      </w:ins>
    </w:p>
    <w:p w14:paraId="2DEBB640" w14:textId="132F29E5" w:rsidR="001132D2" w:rsidRPr="001132D2" w:rsidRDefault="001132D2">
      <w:pPr>
        <w:pStyle w:val="ListParagraph"/>
        <w:numPr>
          <w:ilvl w:val="0"/>
          <w:numId w:val="38"/>
        </w:numPr>
        <w:spacing w:line="240" w:lineRule="auto"/>
        <w:rPr>
          <w:ins w:id="3722" w:author="Cailleret Levi (cailllev)" w:date="2020-12-14T15:11:00Z"/>
          <w:lang w:val="en-US"/>
          <w:rPrChange w:id="3723" w:author="Cailleret Levi (cailllev)" w:date="2020-12-14T15:11:00Z">
            <w:rPr>
              <w:ins w:id="3724" w:author="Cailleret Levi (cailllev)" w:date="2020-12-14T15:11:00Z"/>
            </w:rPr>
          </w:rPrChange>
        </w:rPr>
        <w:pPrChange w:id="3725" w:author="Cailleret Levi (cailllev)" w:date="2020-12-14T15:11:00Z">
          <w:pPr>
            <w:spacing w:line="240" w:lineRule="auto"/>
          </w:pPr>
        </w:pPrChange>
      </w:pPr>
      <w:ins w:id="3726" w:author="Cailleret Levi (cailllev)" w:date="2020-12-14T15:11:00Z">
        <w:r w:rsidRPr="001132D2">
          <w:rPr>
            <w:lang w:val="en-US"/>
            <w:rPrChange w:id="3727" w:author="Cailleret Levi (cailllev)" w:date="2020-12-14T15:11:00Z">
              <w:rPr/>
            </w:rPrChange>
          </w:rPr>
          <w:t xml:space="preserve">the report will be in </w:t>
        </w:r>
      </w:ins>
      <w:ins w:id="3728" w:author="Cailleret Levi (cailllev)" w:date="2020-12-14T15:15:00Z">
        <w:r w:rsidR="00B821B1">
          <w:rPr>
            <w:lang w:val="en-US"/>
          </w:rPr>
          <w:t>G</w:t>
        </w:r>
      </w:ins>
      <w:ins w:id="3729" w:author="Cailleret Levi (cailllev)" w:date="2020-12-14T15:11:00Z">
        <w:r w:rsidRPr="001132D2">
          <w:rPr>
            <w:lang w:val="en-US"/>
            <w:rPrChange w:id="3730" w:author="Cailleret Levi (cailllev)" w:date="2020-12-14T15:11:00Z">
              <w:rPr/>
            </w:rPrChange>
          </w:rPr>
          <w:t>erman.</w:t>
        </w:r>
      </w:ins>
    </w:p>
    <w:p w14:paraId="2082042A" w14:textId="77777777" w:rsidR="001132D2" w:rsidRPr="001132D2" w:rsidRDefault="001132D2" w:rsidP="001132D2">
      <w:pPr>
        <w:spacing w:line="240" w:lineRule="auto"/>
        <w:rPr>
          <w:ins w:id="3731" w:author="Cailleret Levi (cailllev)" w:date="2020-12-14T15:11:00Z"/>
          <w:lang w:val="en-US"/>
          <w:rPrChange w:id="3732" w:author="Cailleret Levi (cailllev)" w:date="2020-12-14T15:11:00Z">
            <w:rPr>
              <w:ins w:id="3733" w:author="Cailleret Levi (cailllev)" w:date="2020-12-14T15:11:00Z"/>
            </w:rPr>
          </w:rPrChange>
        </w:rPr>
      </w:pPr>
    </w:p>
    <w:p w14:paraId="14DC47D4" w14:textId="77777777" w:rsidR="001132D2" w:rsidRDefault="001132D2" w:rsidP="001132D2">
      <w:pPr>
        <w:spacing w:line="240" w:lineRule="auto"/>
        <w:rPr>
          <w:ins w:id="3734" w:author="Cailleret Levi (cailllev)" w:date="2020-12-14T15:11:00Z"/>
          <w:lang w:val="en-US"/>
        </w:rPr>
      </w:pPr>
      <w:ins w:id="3735" w:author="Cailleret Levi (cailllev)" w:date="2020-12-14T15:11:00Z">
        <w:r w:rsidRPr="001132D2">
          <w:rPr>
            <w:lang w:val="en-US"/>
            <w:rPrChange w:id="3736" w:author="Cailleret Levi (cailllev)" w:date="2020-12-14T15:11:00Z">
              <w:rPr/>
            </w:rPrChange>
          </w:rPr>
          <w:t>Students</w:t>
        </w:r>
      </w:ins>
    </w:p>
    <w:p w14:paraId="6320C5B2" w14:textId="456B32D4" w:rsidR="001132D2" w:rsidRPr="001132D2" w:rsidRDefault="001132D2">
      <w:pPr>
        <w:pStyle w:val="ListParagraph"/>
        <w:numPr>
          <w:ilvl w:val="0"/>
          <w:numId w:val="38"/>
        </w:numPr>
        <w:spacing w:line="240" w:lineRule="auto"/>
        <w:rPr>
          <w:ins w:id="3737" w:author="Cailleret Levi (cailllev)" w:date="2020-12-14T15:11:00Z"/>
          <w:lang w:val="en-US"/>
          <w:rPrChange w:id="3738" w:author="Cailleret Levi (cailllev)" w:date="2020-12-14T15:11:00Z">
            <w:rPr>
              <w:ins w:id="3739" w:author="Cailleret Levi (cailllev)" w:date="2020-12-14T15:11:00Z"/>
            </w:rPr>
          </w:rPrChange>
        </w:rPr>
        <w:pPrChange w:id="3740" w:author="Cailleret Levi (cailllev)" w:date="2020-12-14T15:11:00Z">
          <w:pPr>
            <w:spacing w:line="240" w:lineRule="auto"/>
          </w:pPr>
        </w:pPrChange>
      </w:pPr>
      <w:ins w:id="3741" w:author="Cailleret Levi (cailllev)" w:date="2020-12-14T15:11:00Z">
        <w:r w:rsidRPr="001132D2">
          <w:rPr>
            <w:lang w:val="en-US"/>
            <w:rPrChange w:id="3742" w:author="Cailleret Levi (cailllev)" w:date="2020-12-14T15:11:00Z">
              <w:rPr/>
            </w:rPrChange>
          </w:rPr>
          <w:t>create a sources-library for easy overview over our sources.</w:t>
        </w:r>
      </w:ins>
    </w:p>
    <w:p w14:paraId="7B4D1AF2" w14:textId="311C7B7A" w:rsidR="001132D2" w:rsidRPr="001132D2" w:rsidRDefault="001132D2">
      <w:pPr>
        <w:pStyle w:val="ListParagraph"/>
        <w:numPr>
          <w:ilvl w:val="0"/>
          <w:numId w:val="38"/>
        </w:numPr>
        <w:spacing w:line="240" w:lineRule="auto"/>
        <w:rPr>
          <w:ins w:id="3743" w:author="Cailleret Levi (cailllev)" w:date="2020-12-14T15:11:00Z"/>
          <w:lang w:val="en-US"/>
          <w:rPrChange w:id="3744" w:author="Cailleret Levi (cailllev)" w:date="2020-12-14T15:11:00Z">
            <w:rPr>
              <w:ins w:id="3745" w:author="Cailleret Levi (cailllev)" w:date="2020-12-14T15:11:00Z"/>
            </w:rPr>
          </w:rPrChange>
        </w:rPr>
        <w:pPrChange w:id="3746" w:author="Cailleret Levi (cailllev)" w:date="2020-12-14T15:11:00Z">
          <w:pPr>
            <w:spacing w:line="240" w:lineRule="auto"/>
          </w:pPr>
        </w:pPrChange>
      </w:pPr>
      <w:ins w:id="3747" w:author="Cailleret Levi (cailllev)" w:date="2020-12-14T15:11:00Z">
        <w:r w:rsidRPr="001132D2">
          <w:rPr>
            <w:lang w:val="en-US"/>
            <w:rPrChange w:id="3748" w:author="Cailleret Levi (cailllev)" w:date="2020-12-14T15:11:00Z">
              <w:rPr/>
            </w:rPrChange>
          </w:rPr>
          <w:t>work according to plan.</w:t>
        </w:r>
      </w:ins>
    </w:p>
    <w:p w14:paraId="6E9C4521" w14:textId="77777777" w:rsidR="001132D2" w:rsidRPr="001132D2" w:rsidRDefault="001132D2" w:rsidP="001132D2">
      <w:pPr>
        <w:spacing w:line="240" w:lineRule="auto"/>
        <w:rPr>
          <w:ins w:id="3749" w:author="Cailleret Levi (cailllev)" w:date="2020-12-14T15:11:00Z"/>
          <w:lang w:val="en-US"/>
          <w:rPrChange w:id="3750" w:author="Cailleret Levi (cailllev)" w:date="2020-12-14T15:11:00Z">
            <w:rPr>
              <w:ins w:id="3751" w:author="Cailleret Levi (cailllev)" w:date="2020-12-14T15:11:00Z"/>
            </w:rPr>
          </w:rPrChange>
        </w:rPr>
      </w:pPr>
    </w:p>
    <w:p w14:paraId="48401923" w14:textId="177E03F9" w:rsidR="001132D2" w:rsidRPr="001132D2" w:rsidRDefault="001132D2" w:rsidP="008C4B4F">
      <w:pPr>
        <w:spacing w:line="240" w:lineRule="auto"/>
        <w:rPr>
          <w:ins w:id="3752" w:author="Cailleret Levi (cailllev)" w:date="2020-12-14T15:11:00Z"/>
          <w:lang w:val="en-US"/>
          <w:rPrChange w:id="3753" w:author="Cailleret Levi (cailllev)" w:date="2020-12-14T15:11:00Z">
            <w:rPr>
              <w:ins w:id="3754" w:author="Cailleret Levi (cailllev)" w:date="2020-12-14T15:11:00Z"/>
            </w:rPr>
          </w:rPrChange>
        </w:rPr>
      </w:pPr>
      <w:ins w:id="3755" w:author="Cailleret Levi (cailllev)" w:date="2020-12-14T15:11:00Z">
        <w:r w:rsidRPr="001132D2">
          <w:rPr>
            <w:lang w:val="en-US"/>
            <w:rPrChange w:id="3756" w:author="Cailleret Levi (cailllev)" w:date="2020-12-14T15:11:00Z">
              <w:rPr/>
            </w:rPrChange>
          </w:rPr>
          <w:t>Supervisors</w:t>
        </w:r>
      </w:ins>
    </w:p>
    <w:p w14:paraId="6EC10C53" w14:textId="73F24AAA" w:rsidR="00C67D5E" w:rsidRDefault="001132D2" w:rsidP="001132D2">
      <w:pPr>
        <w:pStyle w:val="ListParagraph"/>
        <w:numPr>
          <w:ilvl w:val="0"/>
          <w:numId w:val="38"/>
        </w:numPr>
        <w:spacing w:line="240" w:lineRule="auto"/>
        <w:rPr>
          <w:ins w:id="3757" w:author="Cailleret Levi (cailllev)" w:date="2020-12-14T15:12:00Z"/>
          <w:lang w:val="en-US"/>
        </w:rPr>
      </w:pPr>
      <w:ins w:id="3758" w:author="Cailleret Levi (cailllev)" w:date="2020-12-14T15:11:00Z">
        <w:r w:rsidRPr="001132D2">
          <w:rPr>
            <w:lang w:val="en-US"/>
            <w:rPrChange w:id="3759" w:author="Cailleret Levi (cailllev)" w:date="2020-12-14T15:12:00Z">
              <w:rPr/>
            </w:rPrChange>
          </w:rPr>
          <w:t>provide material as you see fit.</w:t>
        </w:r>
      </w:ins>
    </w:p>
    <w:p w14:paraId="6D7E7DBC" w14:textId="77777777" w:rsidR="001132D2" w:rsidRPr="001132D2" w:rsidRDefault="001132D2">
      <w:pPr>
        <w:spacing w:line="240" w:lineRule="auto"/>
        <w:ind w:left="51"/>
        <w:rPr>
          <w:ins w:id="3760" w:author="Cailleret Levi (cailllev)" w:date="2020-12-14T15:07:00Z"/>
          <w:lang w:val="en-US"/>
          <w:rPrChange w:id="3761" w:author="Cailleret Levi (cailllev)" w:date="2020-12-14T15:12:00Z">
            <w:rPr>
              <w:ins w:id="3762" w:author="Cailleret Levi (cailllev)" w:date="2020-12-14T15:07:00Z"/>
              <w:b/>
              <w:bCs/>
              <w:lang w:val="en-US"/>
            </w:rPr>
          </w:rPrChange>
        </w:rPr>
        <w:pPrChange w:id="3763" w:author="Cailleret Levi (cailllev)" w:date="2020-12-14T15:12:00Z">
          <w:pPr>
            <w:spacing w:line="240" w:lineRule="auto"/>
          </w:pPr>
        </w:pPrChange>
      </w:pPr>
    </w:p>
    <w:p w14:paraId="65EAA4E1" w14:textId="704A52B1" w:rsidR="00574D17" w:rsidRDefault="00574D17" w:rsidP="00574D17">
      <w:pPr>
        <w:spacing w:line="240" w:lineRule="auto"/>
        <w:rPr>
          <w:ins w:id="3764" w:author="Cailleret Levi (cailllev)" w:date="2020-12-14T15:12:00Z"/>
          <w:b/>
          <w:bCs/>
        </w:rPr>
      </w:pPr>
      <w:ins w:id="3765" w:author="Cailleret Levi (cailllev)" w:date="2020-12-14T15:07:00Z">
        <w:r w:rsidRPr="00574D17">
          <w:rPr>
            <w:b/>
            <w:bCs/>
            <w:rPrChange w:id="3766" w:author="Cailleret Levi (cailllev)" w:date="2020-12-14T15:08:00Z">
              <w:rPr>
                <w:b/>
                <w:bCs/>
                <w:lang w:val="en-US"/>
              </w:rPr>
            </w:rPrChange>
          </w:rPr>
          <w:t xml:space="preserve">KW 41 – </w:t>
        </w:r>
      </w:ins>
      <w:ins w:id="3767" w:author="Cailleret Levi (cailllev)" w:date="2020-12-14T15:08:00Z">
        <w:r w:rsidRPr="00574D17">
          <w:rPr>
            <w:b/>
            <w:bCs/>
            <w:rPrChange w:id="3768" w:author="Cailleret Levi (cailllev)" w:date="2020-12-14T15:08:00Z">
              <w:rPr>
                <w:b/>
                <w:bCs/>
                <w:lang w:val="en-US"/>
              </w:rPr>
            </w:rPrChange>
          </w:rPr>
          <w:t>4</w:t>
        </w:r>
      </w:ins>
      <w:ins w:id="3769" w:author="Cailleret Levi (cailllev)" w:date="2020-12-14T15:07:00Z">
        <w:r w:rsidRPr="00574D17">
          <w:rPr>
            <w:b/>
            <w:bCs/>
            <w:rPrChange w:id="3770" w:author="Cailleret Levi (cailllev)" w:date="2020-12-14T15:08:00Z">
              <w:rPr>
                <w:b/>
                <w:bCs/>
                <w:lang w:val="en-US"/>
              </w:rPr>
            </w:rPrChange>
          </w:rPr>
          <w:t xml:space="preserve">. </w:t>
        </w:r>
      </w:ins>
      <w:ins w:id="3771" w:author="Cailleret Levi (cailllev)" w:date="2020-12-14T15:08:00Z">
        <w:r w:rsidRPr="00574D17">
          <w:rPr>
            <w:b/>
            <w:bCs/>
            <w:rPrChange w:id="3772" w:author="Cailleret Levi (cailllev)" w:date="2020-12-14T15:08:00Z">
              <w:rPr>
                <w:b/>
                <w:bCs/>
                <w:lang w:val="en-US"/>
              </w:rPr>
            </w:rPrChange>
          </w:rPr>
          <w:t>Besprechung</w:t>
        </w:r>
      </w:ins>
    </w:p>
    <w:p w14:paraId="0B022CF4" w14:textId="77777777" w:rsidR="004B3588" w:rsidRDefault="004B3588" w:rsidP="004B3588">
      <w:pPr>
        <w:spacing w:line="240" w:lineRule="auto"/>
        <w:rPr>
          <w:ins w:id="3773" w:author="Cailleret Levi (cailllev)" w:date="2020-12-14T15:12:00Z"/>
          <w:lang w:val="en-US"/>
        </w:rPr>
      </w:pPr>
      <w:ins w:id="3774" w:author="Cailleret Levi (cailllev)" w:date="2020-12-14T15:12:00Z">
        <w:r w:rsidRPr="004B3588">
          <w:rPr>
            <w:lang w:val="en-US"/>
            <w:rPrChange w:id="3775" w:author="Cailleret Levi (cailllev)" w:date="2020-12-14T15:12:00Z">
              <w:rPr/>
            </w:rPrChange>
          </w:rPr>
          <w:t>All</w:t>
        </w:r>
      </w:ins>
    </w:p>
    <w:p w14:paraId="3248E2F9" w14:textId="055F6CBA" w:rsidR="004B3588" w:rsidRPr="00BB1026" w:rsidRDefault="004B3588">
      <w:pPr>
        <w:pStyle w:val="ListParagraph"/>
        <w:numPr>
          <w:ilvl w:val="0"/>
          <w:numId w:val="38"/>
        </w:numPr>
        <w:spacing w:line="240" w:lineRule="auto"/>
        <w:rPr>
          <w:ins w:id="3776" w:author="Cailleret Levi (cailllev)" w:date="2020-12-14T15:12:00Z"/>
          <w:lang w:val="en-US"/>
          <w:rPrChange w:id="3777" w:author="Cailleret Levi (cailllev)" w:date="2020-12-14T15:15:00Z">
            <w:rPr>
              <w:ins w:id="3778" w:author="Cailleret Levi (cailllev)" w:date="2020-12-14T15:12:00Z"/>
            </w:rPr>
          </w:rPrChange>
        </w:rPr>
        <w:pPrChange w:id="3779" w:author="Cailleret Levi (cailllev)" w:date="2020-12-14T15:15:00Z">
          <w:pPr>
            <w:spacing w:line="240" w:lineRule="auto"/>
          </w:pPr>
        </w:pPrChange>
      </w:pPr>
      <w:ins w:id="3780" w:author="Cailleret Levi (cailllev)" w:date="2020-12-14T15:12:00Z">
        <w:r w:rsidRPr="004B3588">
          <w:rPr>
            <w:lang w:val="en-US"/>
            <w:rPrChange w:id="3781" w:author="Cailleret Levi (cailllev)" w:date="2020-12-14T15:12:00Z">
              <w:rPr/>
            </w:rPrChange>
          </w:rPr>
          <w:t xml:space="preserve">we will use </w:t>
        </w:r>
      </w:ins>
      <w:ins w:id="3782" w:author="Cailleret Levi (cailllev)" w:date="2020-12-14T15:15:00Z">
        <w:r w:rsidR="00964C46">
          <w:rPr>
            <w:lang w:val="en-US"/>
          </w:rPr>
          <w:t>an</w:t>
        </w:r>
      </w:ins>
      <w:ins w:id="3783" w:author="Cailleret Levi (cailllev)" w:date="2020-12-14T15:12:00Z">
        <w:r w:rsidRPr="004B3588">
          <w:rPr>
            <w:lang w:val="en-US"/>
            <w:rPrChange w:id="3784" w:author="Cailleret Levi (cailllev)" w:date="2020-12-14T15:12:00Z">
              <w:rPr/>
            </w:rPrChange>
          </w:rPr>
          <w:t xml:space="preserve"> attack-model to abstract the attack on a network. in this "framework" we will test machine-learning based </w:t>
        </w:r>
      </w:ins>
      <w:ins w:id="3785" w:author="Cailleret Levi (cailllev)" w:date="2020-12-14T15:15:00Z">
        <w:r w:rsidR="00751BB6">
          <w:rPr>
            <w:lang w:val="en-US"/>
          </w:rPr>
          <w:t>MTDs</w:t>
        </w:r>
      </w:ins>
      <w:ins w:id="3786" w:author="Cailleret Levi (cailllev)" w:date="2020-12-14T15:12:00Z">
        <w:r w:rsidRPr="004B3588">
          <w:rPr>
            <w:lang w:val="en-US"/>
            <w:rPrChange w:id="3787" w:author="Cailleret Levi (cailllev)" w:date="2020-12-14T15:12:00Z">
              <w:rPr/>
            </w:rPrChange>
          </w:rPr>
          <w:t>.</w:t>
        </w:r>
      </w:ins>
    </w:p>
    <w:p w14:paraId="31384306" w14:textId="77777777" w:rsidR="004B3588" w:rsidRPr="004B3588" w:rsidRDefault="004B3588" w:rsidP="004B3588">
      <w:pPr>
        <w:spacing w:line="240" w:lineRule="auto"/>
        <w:rPr>
          <w:ins w:id="3788" w:author="Cailleret Levi (cailllev)" w:date="2020-12-14T15:12:00Z"/>
          <w:lang w:val="en-US"/>
          <w:rPrChange w:id="3789" w:author="Cailleret Levi (cailllev)" w:date="2020-12-14T15:12:00Z">
            <w:rPr>
              <w:ins w:id="3790" w:author="Cailleret Levi (cailllev)" w:date="2020-12-14T15:12:00Z"/>
            </w:rPr>
          </w:rPrChange>
        </w:rPr>
      </w:pPr>
    </w:p>
    <w:p w14:paraId="302F8B4A" w14:textId="77777777" w:rsidR="004B3588" w:rsidRDefault="004B3588" w:rsidP="004B3588">
      <w:pPr>
        <w:spacing w:line="240" w:lineRule="auto"/>
        <w:rPr>
          <w:ins w:id="3791" w:author="Cailleret Levi (cailllev)" w:date="2020-12-14T15:12:00Z"/>
          <w:lang w:val="en-US"/>
        </w:rPr>
      </w:pPr>
      <w:ins w:id="3792" w:author="Cailleret Levi (cailllev)" w:date="2020-12-14T15:12:00Z">
        <w:r w:rsidRPr="004B3588">
          <w:rPr>
            <w:lang w:val="en-US"/>
            <w:rPrChange w:id="3793" w:author="Cailleret Levi (cailllev)" w:date="2020-12-14T15:12:00Z">
              <w:rPr/>
            </w:rPrChange>
          </w:rPr>
          <w:t>Students</w:t>
        </w:r>
      </w:ins>
    </w:p>
    <w:p w14:paraId="64349DA3" w14:textId="362F454D" w:rsidR="004B3588" w:rsidRPr="004B3588" w:rsidRDefault="004B3588">
      <w:pPr>
        <w:pStyle w:val="ListParagraph"/>
        <w:numPr>
          <w:ilvl w:val="0"/>
          <w:numId w:val="38"/>
        </w:numPr>
        <w:spacing w:line="240" w:lineRule="auto"/>
        <w:rPr>
          <w:ins w:id="3794" w:author="Cailleret Levi (cailllev)" w:date="2020-12-14T15:12:00Z"/>
          <w:lang w:val="en-US"/>
          <w:rPrChange w:id="3795" w:author="Cailleret Levi (cailllev)" w:date="2020-12-14T15:12:00Z">
            <w:rPr>
              <w:ins w:id="3796" w:author="Cailleret Levi (cailllev)" w:date="2020-12-14T15:12:00Z"/>
            </w:rPr>
          </w:rPrChange>
        </w:rPr>
        <w:pPrChange w:id="3797" w:author="Cailleret Levi (cailllev)" w:date="2020-12-14T15:12:00Z">
          <w:pPr>
            <w:spacing w:line="240" w:lineRule="auto"/>
          </w:pPr>
        </w:pPrChange>
      </w:pPr>
      <w:ins w:id="3798" w:author="Cailleret Levi (cailllev)" w:date="2020-12-14T15:12:00Z">
        <w:r w:rsidRPr="004B3588">
          <w:rPr>
            <w:lang w:val="en-US"/>
            <w:rPrChange w:id="3799" w:author="Cailleret Levi (cailllev)" w:date="2020-12-14T15:12:00Z">
              <w:rPr/>
            </w:rPrChange>
          </w:rPr>
          <w:t>get more feedback on the model.</w:t>
        </w:r>
      </w:ins>
    </w:p>
    <w:p w14:paraId="29788DF5" w14:textId="665A9352" w:rsidR="004B3588" w:rsidRPr="00BB1026" w:rsidRDefault="004B3588">
      <w:pPr>
        <w:pStyle w:val="ListParagraph"/>
        <w:numPr>
          <w:ilvl w:val="0"/>
          <w:numId w:val="38"/>
        </w:numPr>
        <w:spacing w:line="240" w:lineRule="auto"/>
        <w:rPr>
          <w:ins w:id="3800" w:author="Cailleret Levi (cailllev)" w:date="2020-12-14T15:12:00Z"/>
          <w:lang w:val="en-US"/>
          <w:rPrChange w:id="3801" w:author="Cailleret Levi (cailllev)" w:date="2020-12-14T15:15:00Z">
            <w:rPr>
              <w:ins w:id="3802" w:author="Cailleret Levi (cailllev)" w:date="2020-12-14T15:12:00Z"/>
            </w:rPr>
          </w:rPrChange>
        </w:rPr>
        <w:pPrChange w:id="3803" w:author="Cailleret Levi (cailllev)" w:date="2020-12-14T15:15:00Z">
          <w:pPr>
            <w:spacing w:line="240" w:lineRule="auto"/>
          </w:pPr>
        </w:pPrChange>
      </w:pPr>
      <w:ins w:id="3804" w:author="Cailleret Levi (cailllev)" w:date="2020-12-14T15:12:00Z">
        <w:r w:rsidRPr="004B3588">
          <w:rPr>
            <w:lang w:val="en-US"/>
            <w:rPrChange w:id="3805" w:author="Cailleret Levi (cailllev)" w:date="2020-12-14T15:12:00Z">
              <w:rPr/>
            </w:rPrChange>
          </w:rPr>
          <w:t>work according to plan.</w:t>
        </w:r>
      </w:ins>
    </w:p>
    <w:p w14:paraId="10EAB10B" w14:textId="77777777" w:rsidR="004B3588" w:rsidRPr="004B3588" w:rsidRDefault="004B3588" w:rsidP="004B3588">
      <w:pPr>
        <w:spacing w:line="240" w:lineRule="auto"/>
        <w:rPr>
          <w:ins w:id="3806" w:author="Cailleret Levi (cailllev)" w:date="2020-12-14T15:12:00Z"/>
          <w:lang w:val="en-US"/>
          <w:rPrChange w:id="3807" w:author="Cailleret Levi (cailllev)" w:date="2020-12-14T15:12:00Z">
            <w:rPr>
              <w:ins w:id="3808" w:author="Cailleret Levi (cailllev)" w:date="2020-12-14T15:12:00Z"/>
            </w:rPr>
          </w:rPrChange>
        </w:rPr>
      </w:pPr>
    </w:p>
    <w:p w14:paraId="2E48FA5B" w14:textId="77777777" w:rsidR="004B3588" w:rsidRDefault="004B3588" w:rsidP="004B3588">
      <w:pPr>
        <w:spacing w:line="240" w:lineRule="auto"/>
        <w:rPr>
          <w:ins w:id="3809" w:author="Cailleret Levi (cailllev)" w:date="2020-12-14T15:12:00Z"/>
          <w:lang w:val="en-US"/>
        </w:rPr>
      </w:pPr>
      <w:ins w:id="3810" w:author="Cailleret Levi (cailllev)" w:date="2020-12-14T15:12:00Z">
        <w:r w:rsidRPr="004B3588">
          <w:rPr>
            <w:lang w:val="en-US"/>
            <w:rPrChange w:id="3811" w:author="Cailleret Levi (cailllev)" w:date="2020-12-14T15:12:00Z">
              <w:rPr/>
            </w:rPrChange>
          </w:rPr>
          <w:t>Supervisors</w:t>
        </w:r>
      </w:ins>
    </w:p>
    <w:p w14:paraId="51D039B4" w14:textId="510653DA" w:rsidR="004B3588" w:rsidRPr="004B3588" w:rsidRDefault="004B3588">
      <w:pPr>
        <w:pStyle w:val="ListParagraph"/>
        <w:numPr>
          <w:ilvl w:val="0"/>
          <w:numId w:val="38"/>
        </w:numPr>
        <w:spacing w:line="240" w:lineRule="auto"/>
        <w:rPr>
          <w:ins w:id="3812" w:author="Cailleret Levi (cailllev)" w:date="2020-12-14T15:12:00Z"/>
          <w:lang w:val="en-US"/>
          <w:rPrChange w:id="3813" w:author="Cailleret Levi (cailllev)" w:date="2020-12-14T15:12:00Z">
            <w:rPr>
              <w:ins w:id="3814" w:author="Cailleret Levi (cailllev)" w:date="2020-12-14T15:12:00Z"/>
            </w:rPr>
          </w:rPrChange>
        </w:rPr>
        <w:pPrChange w:id="3815" w:author="Cailleret Levi (cailllev)" w:date="2020-12-14T15:12:00Z">
          <w:pPr>
            <w:spacing w:line="240" w:lineRule="auto"/>
          </w:pPr>
        </w:pPrChange>
      </w:pPr>
      <w:ins w:id="3816" w:author="Cailleret Levi (cailllev)" w:date="2020-12-14T15:12:00Z">
        <w:r w:rsidRPr="004B3588">
          <w:rPr>
            <w:lang w:val="en-US"/>
            <w:rPrChange w:id="3817" w:author="Cailleret Levi (cailllev)" w:date="2020-12-14T15:12:00Z">
              <w:rPr/>
            </w:rPrChange>
          </w:rPr>
          <w:t>provide material as you see fit.</w:t>
        </w:r>
      </w:ins>
    </w:p>
    <w:p w14:paraId="26B934C6" w14:textId="3A862A55" w:rsidR="001132D2" w:rsidRDefault="004B3588" w:rsidP="004B3588">
      <w:pPr>
        <w:pStyle w:val="ListParagraph"/>
        <w:numPr>
          <w:ilvl w:val="0"/>
          <w:numId w:val="38"/>
        </w:numPr>
        <w:spacing w:line="240" w:lineRule="auto"/>
        <w:rPr>
          <w:ins w:id="3818" w:author="Cailleret Levi (cailllev)" w:date="2020-12-14T15:12:00Z"/>
          <w:lang w:val="en-US"/>
        </w:rPr>
      </w:pPr>
      <w:ins w:id="3819" w:author="Cailleret Levi (cailllev)" w:date="2020-12-14T15:12:00Z">
        <w:r w:rsidRPr="004B3588">
          <w:rPr>
            <w:lang w:val="en-US"/>
            <w:rPrChange w:id="3820" w:author="Cailleret Levi (cailllev)" w:date="2020-12-14T15:12:00Z">
              <w:rPr/>
            </w:rPrChange>
          </w:rPr>
          <w:t>provide alternate modelling-idea as you see fit.</w:t>
        </w:r>
      </w:ins>
    </w:p>
    <w:p w14:paraId="4323332D" w14:textId="4B67D598" w:rsidR="007F0561" w:rsidRDefault="007F0561">
      <w:pPr>
        <w:jc w:val="left"/>
        <w:rPr>
          <w:ins w:id="3821" w:author="Cailleret Levi (cailllev)" w:date="2020-12-14T15:12:00Z"/>
          <w:lang w:val="en-US"/>
        </w:rPr>
      </w:pPr>
    </w:p>
    <w:p w14:paraId="1766A93C" w14:textId="67D022D7" w:rsidR="004B3588" w:rsidRDefault="00574D17" w:rsidP="00574D17">
      <w:pPr>
        <w:spacing w:line="240" w:lineRule="auto"/>
        <w:rPr>
          <w:ins w:id="3822" w:author="Cailleret Levi (cailllev)" w:date="2020-12-14T15:12:00Z"/>
          <w:b/>
          <w:bCs/>
        </w:rPr>
      </w:pPr>
      <w:ins w:id="3823" w:author="Cailleret Levi (cailllev)" w:date="2020-12-14T15:07:00Z">
        <w:r w:rsidRPr="00574D17">
          <w:rPr>
            <w:b/>
            <w:bCs/>
            <w:rPrChange w:id="3824" w:author="Cailleret Levi (cailllev)" w:date="2020-12-14T15:08:00Z">
              <w:rPr>
                <w:b/>
                <w:bCs/>
                <w:lang w:val="en-US"/>
              </w:rPr>
            </w:rPrChange>
          </w:rPr>
          <w:t xml:space="preserve">KW </w:t>
        </w:r>
      </w:ins>
      <w:ins w:id="3825" w:author="Cailleret Levi (cailllev)" w:date="2020-12-14T15:08:00Z">
        <w:r w:rsidRPr="00574D17">
          <w:rPr>
            <w:b/>
            <w:bCs/>
            <w:rPrChange w:id="3826" w:author="Cailleret Levi (cailllev)" w:date="2020-12-14T15:08:00Z">
              <w:rPr>
                <w:b/>
                <w:bCs/>
                <w:lang w:val="en-US"/>
              </w:rPr>
            </w:rPrChange>
          </w:rPr>
          <w:t>42</w:t>
        </w:r>
      </w:ins>
      <w:ins w:id="3827" w:author="Cailleret Levi (cailllev)" w:date="2020-12-14T15:07:00Z">
        <w:r w:rsidRPr="00574D17">
          <w:rPr>
            <w:b/>
            <w:bCs/>
            <w:rPrChange w:id="3828" w:author="Cailleret Levi (cailllev)" w:date="2020-12-14T15:08:00Z">
              <w:rPr>
                <w:b/>
                <w:bCs/>
                <w:lang w:val="en-US"/>
              </w:rPr>
            </w:rPrChange>
          </w:rPr>
          <w:t xml:space="preserve"> – </w:t>
        </w:r>
      </w:ins>
      <w:ins w:id="3829" w:author="Cailleret Levi (cailllev)" w:date="2020-12-14T15:08:00Z">
        <w:r w:rsidRPr="00574D17">
          <w:rPr>
            <w:b/>
            <w:bCs/>
            <w:rPrChange w:id="3830" w:author="Cailleret Levi (cailllev)" w:date="2020-12-14T15:08:00Z">
              <w:rPr>
                <w:b/>
                <w:bCs/>
                <w:lang w:val="en-US"/>
              </w:rPr>
            </w:rPrChange>
          </w:rPr>
          <w:t>5</w:t>
        </w:r>
      </w:ins>
      <w:ins w:id="3831" w:author="Cailleret Levi (cailllev)" w:date="2020-12-14T15:07:00Z">
        <w:r w:rsidRPr="00574D17">
          <w:rPr>
            <w:b/>
            <w:bCs/>
            <w:rPrChange w:id="3832" w:author="Cailleret Levi (cailllev)" w:date="2020-12-14T15:08:00Z">
              <w:rPr>
                <w:b/>
                <w:bCs/>
                <w:lang w:val="en-US"/>
              </w:rPr>
            </w:rPrChange>
          </w:rPr>
          <w:t xml:space="preserve">. </w:t>
        </w:r>
      </w:ins>
      <w:ins w:id="3833" w:author="Cailleret Levi (cailllev)" w:date="2020-12-14T15:08:00Z">
        <w:r w:rsidRPr="00574D17">
          <w:rPr>
            <w:b/>
            <w:bCs/>
            <w:rPrChange w:id="3834" w:author="Cailleret Levi (cailllev)" w:date="2020-12-14T15:08:00Z">
              <w:rPr>
                <w:b/>
                <w:bCs/>
                <w:lang w:val="en-US"/>
              </w:rPr>
            </w:rPrChange>
          </w:rPr>
          <w:t>Besprechung</w:t>
        </w:r>
      </w:ins>
    </w:p>
    <w:p w14:paraId="7F11F0E6" w14:textId="48211AE0" w:rsidR="00541980" w:rsidRPr="00541980" w:rsidRDefault="00541980" w:rsidP="00541980">
      <w:pPr>
        <w:spacing w:line="240" w:lineRule="auto"/>
        <w:rPr>
          <w:ins w:id="3835" w:author="Cailleret Levi (cailllev)" w:date="2020-12-14T15:13:00Z"/>
          <w:lang w:val="en-US"/>
          <w:rPrChange w:id="3836" w:author="Cailleret Levi (cailllev)" w:date="2020-12-14T15:13:00Z">
            <w:rPr>
              <w:ins w:id="3837" w:author="Cailleret Levi (cailllev)" w:date="2020-12-14T15:13:00Z"/>
            </w:rPr>
          </w:rPrChange>
        </w:rPr>
      </w:pPr>
      <w:ins w:id="3838" w:author="Cailleret Levi (cailllev)" w:date="2020-12-14T15:13:00Z">
        <w:r w:rsidRPr="00541980">
          <w:rPr>
            <w:lang w:val="en-US"/>
            <w:rPrChange w:id="3839" w:author="Cailleret Levi (cailllev)" w:date="2020-12-14T15:13:00Z">
              <w:rPr/>
            </w:rPrChange>
          </w:rPr>
          <w:t>All</w:t>
        </w:r>
      </w:ins>
    </w:p>
    <w:p w14:paraId="6E53A98E" w14:textId="77777777" w:rsidR="00541980" w:rsidRPr="00541980" w:rsidRDefault="00541980" w:rsidP="00541980">
      <w:pPr>
        <w:spacing w:line="240" w:lineRule="auto"/>
        <w:rPr>
          <w:ins w:id="3840" w:author="Cailleret Levi (cailllev)" w:date="2020-12-14T15:13:00Z"/>
          <w:lang w:val="en-US"/>
          <w:rPrChange w:id="3841" w:author="Cailleret Levi (cailllev)" w:date="2020-12-14T15:13:00Z">
            <w:rPr>
              <w:ins w:id="3842" w:author="Cailleret Levi (cailllev)" w:date="2020-12-14T15:13:00Z"/>
            </w:rPr>
          </w:rPrChange>
        </w:rPr>
      </w:pPr>
    </w:p>
    <w:p w14:paraId="20CD034D" w14:textId="77777777" w:rsidR="00541980" w:rsidRDefault="00541980" w:rsidP="00541980">
      <w:pPr>
        <w:spacing w:line="240" w:lineRule="auto"/>
        <w:rPr>
          <w:ins w:id="3843" w:author="Cailleret Levi (cailllev)" w:date="2020-12-14T15:13:00Z"/>
          <w:lang w:val="en-US"/>
        </w:rPr>
      </w:pPr>
      <w:ins w:id="3844" w:author="Cailleret Levi (cailllev)" w:date="2020-12-14T15:13:00Z">
        <w:r w:rsidRPr="00541980">
          <w:rPr>
            <w:lang w:val="en-US"/>
            <w:rPrChange w:id="3845" w:author="Cailleret Levi (cailllev)" w:date="2020-12-14T15:13:00Z">
              <w:rPr/>
            </w:rPrChange>
          </w:rPr>
          <w:t>Students</w:t>
        </w:r>
      </w:ins>
    </w:p>
    <w:p w14:paraId="7335E104" w14:textId="4337F7DA" w:rsidR="00541980" w:rsidRPr="00541980" w:rsidRDefault="00541980">
      <w:pPr>
        <w:pStyle w:val="ListParagraph"/>
        <w:numPr>
          <w:ilvl w:val="0"/>
          <w:numId w:val="38"/>
        </w:numPr>
        <w:spacing w:line="240" w:lineRule="auto"/>
        <w:rPr>
          <w:ins w:id="3846" w:author="Cailleret Levi (cailllev)" w:date="2020-12-14T15:13:00Z"/>
          <w:lang w:val="en-US"/>
          <w:rPrChange w:id="3847" w:author="Cailleret Levi (cailllev)" w:date="2020-12-14T15:13:00Z">
            <w:rPr>
              <w:ins w:id="3848" w:author="Cailleret Levi (cailllev)" w:date="2020-12-14T15:13:00Z"/>
            </w:rPr>
          </w:rPrChange>
        </w:rPr>
        <w:pPrChange w:id="3849" w:author="Cailleret Levi (cailllev)" w:date="2020-12-14T15:13:00Z">
          <w:pPr>
            <w:spacing w:line="240" w:lineRule="auto"/>
          </w:pPr>
        </w:pPrChange>
      </w:pPr>
      <w:ins w:id="3850" w:author="Cailleret Levi (cailllev)" w:date="2020-12-14T15:13:00Z">
        <w:r w:rsidRPr="00541980">
          <w:rPr>
            <w:lang w:val="en-US"/>
            <w:rPrChange w:id="3851" w:author="Cailleret Levi (cailllev)" w:date="2020-12-14T15:13:00Z">
              <w:rPr/>
            </w:rPrChange>
          </w:rPr>
          <w:t>get more feedback on the model.</w:t>
        </w:r>
      </w:ins>
    </w:p>
    <w:p w14:paraId="0B603FF0" w14:textId="41FE1491" w:rsidR="00541980" w:rsidRPr="00BB1026" w:rsidRDefault="00541980">
      <w:pPr>
        <w:pStyle w:val="ListParagraph"/>
        <w:numPr>
          <w:ilvl w:val="0"/>
          <w:numId w:val="38"/>
        </w:numPr>
        <w:spacing w:line="240" w:lineRule="auto"/>
        <w:rPr>
          <w:ins w:id="3852" w:author="Cailleret Levi (cailllev)" w:date="2020-12-14T15:13:00Z"/>
          <w:lang w:val="en-US"/>
          <w:rPrChange w:id="3853" w:author="Cailleret Levi (cailllev)" w:date="2020-12-14T15:15:00Z">
            <w:rPr>
              <w:ins w:id="3854" w:author="Cailleret Levi (cailllev)" w:date="2020-12-14T15:13:00Z"/>
            </w:rPr>
          </w:rPrChange>
        </w:rPr>
        <w:pPrChange w:id="3855" w:author="Cailleret Levi (cailllev)" w:date="2020-12-14T15:15:00Z">
          <w:pPr>
            <w:spacing w:line="240" w:lineRule="auto"/>
          </w:pPr>
        </w:pPrChange>
      </w:pPr>
      <w:ins w:id="3856" w:author="Cailleret Levi (cailllev)" w:date="2020-12-14T15:13:00Z">
        <w:r w:rsidRPr="00541980">
          <w:rPr>
            <w:lang w:val="en-US"/>
            <w:rPrChange w:id="3857" w:author="Cailleret Levi (cailllev)" w:date="2020-12-14T15:13:00Z">
              <w:rPr/>
            </w:rPrChange>
          </w:rPr>
          <w:t>work according to plan.</w:t>
        </w:r>
      </w:ins>
    </w:p>
    <w:p w14:paraId="0681A08D" w14:textId="77777777" w:rsidR="00541980" w:rsidRPr="00541980" w:rsidRDefault="00541980" w:rsidP="00541980">
      <w:pPr>
        <w:spacing w:line="240" w:lineRule="auto"/>
        <w:rPr>
          <w:ins w:id="3858" w:author="Cailleret Levi (cailllev)" w:date="2020-12-14T15:13:00Z"/>
          <w:lang w:val="en-US"/>
          <w:rPrChange w:id="3859" w:author="Cailleret Levi (cailllev)" w:date="2020-12-14T15:13:00Z">
            <w:rPr>
              <w:ins w:id="3860" w:author="Cailleret Levi (cailllev)" w:date="2020-12-14T15:13:00Z"/>
            </w:rPr>
          </w:rPrChange>
        </w:rPr>
      </w:pPr>
    </w:p>
    <w:p w14:paraId="21A74022" w14:textId="77777777" w:rsidR="00541980" w:rsidRDefault="00541980" w:rsidP="00541980">
      <w:pPr>
        <w:spacing w:line="240" w:lineRule="auto"/>
        <w:rPr>
          <w:ins w:id="3861" w:author="Cailleret Levi (cailllev)" w:date="2020-12-14T15:13:00Z"/>
          <w:lang w:val="en-US"/>
        </w:rPr>
      </w:pPr>
      <w:ins w:id="3862" w:author="Cailleret Levi (cailllev)" w:date="2020-12-14T15:13:00Z">
        <w:r w:rsidRPr="00541980">
          <w:rPr>
            <w:lang w:val="en-US"/>
            <w:rPrChange w:id="3863" w:author="Cailleret Levi (cailllev)" w:date="2020-12-14T15:13:00Z">
              <w:rPr/>
            </w:rPrChange>
          </w:rPr>
          <w:t>Supervisors</w:t>
        </w:r>
      </w:ins>
    </w:p>
    <w:p w14:paraId="279EC305" w14:textId="685AFDFF" w:rsidR="00541980" w:rsidRPr="00F718D6" w:rsidRDefault="00541980">
      <w:pPr>
        <w:pStyle w:val="ListParagraph"/>
        <w:numPr>
          <w:ilvl w:val="0"/>
          <w:numId w:val="38"/>
        </w:numPr>
        <w:spacing w:line="240" w:lineRule="auto"/>
        <w:rPr>
          <w:ins w:id="3864" w:author="Cailleret Levi (cailllev)" w:date="2020-12-14T15:13:00Z"/>
          <w:lang w:val="en-US"/>
          <w:rPrChange w:id="3865" w:author="Cailleret Levi (cailllev)" w:date="2020-12-14T15:13:00Z">
            <w:rPr>
              <w:ins w:id="3866" w:author="Cailleret Levi (cailllev)" w:date="2020-12-14T15:13:00Z"/>
            </w:rPr>
          </w:rPrChange>
        </w:rPr>
        <w:pPrChange w:id="3867" w:author="Cailleret Levi (cailllev)" w:date="2020-12-14T15:13:00Z">
          <w:pPr>
            <w:spacing w:line="240" w:lineRule="auto"/>
          </w:pPr>
        </w:pPrChange>
      </w:pPr>
      <w:ins w:id="3868" w:author="Cailleret Levi (cailllev)" w:date="2020-12-14T15:13:00Z">
        <w:r w:rsidRPr="00F718D6">
          <w:rPr>
            <w:lang w:val="en-US"/>
            <w:rPrChange w:id="3869" w:author="Cailleret Levi (cailllev)" w:date="2020-12-14T15:13:00Z">
              <w:rPr/>
            </w:rPrChange>
          </w:rPr>
          <w:t>provide material as you see fit.</w:t>
        </w:r>
      </w:ins>
    </w:p>
    <w:p w14:paraId="37DF6F97" w14:textId="5CF1E0D9" w:rsidR="007F0561" w:rsidRDefault="00541980" w:rsidP="00F718D6">
      <w:pPr>
        <w:pStyle w:val="ListParagraph"/>
        <w:numPr>
          <w:ilvl w:val="0"/>
          <w:numId w:val="38"/>
        </w:numPr>
        <w:spacing w:line="240" w:lineRule="auto"/>
        <w:rPr>
          <w:ins w:id="3870" w:author="Cailleret Levi (cailllev)" w:date="2020-12-14T15:13:00Z"/>
          <w:lang w:val="en-US"/>
        </w:rPr>
      </w:pPr>
      <w:ins w:id="3871" w:author="Cailleret Levi (cailllev)" w:date="2020-12-14T15:13:00Z">
        <w:r w:rsidRPr="00F718D6">
          <w:rPr>
            <w:lang w:val="en-US"/>
            <w:rPrChange w:id="3872" w:author="Cailleret Levi (cailllev)" w:date="2020-12-14T15:13:00Z">
              <w:rPr/>
            </w:rPrChange>
          </w:rPr>
          <w:t>provide alternate modelling-idea as you see fit.</w:t>
        </w:r>
      </w:ins>
    </w:p>
    <w:p w14:paraId="55D3A205" w14:textId="77777777" w:rsidR="00F718D6" w:rsidRPr="00F718D6" w:rsidRDefault="00F718D6" w:rsidP="008C4B4F">
      <w:pPr>
        <w:spacing w:line="240" w:lineRule="auto"/>
        <w:rPr>
          <w:ins w:id="3873" w:author="Cailleret Levi (cailllev)" w:date="2020-12-14T15:07:00Z"/>
          <w:lang w:val="en-US"/>
          <w:rPrChange w:id="3874" w:author="Cailleret Levi (cailllev)" w:date="2020-12-14T15:13:00Z">
            <w:rPr>
              <w:ins w:id="3875" w:author="Cailleret Levi (cailllev)" w:date="2020-12-14T15:07:00Z"/>
              <w:b/>
              <w:bCs/>
              <w:lang w:val="en-US"/>
            </w:rPr>
          </w:rPrChange>
        </w:rPr>
      </w:pPr>
    </w:p>
    <w:p w14:paraId="107CD37A" w14:textId="222BA3E7" w:rsidR="00574D17" w:rsidRDefault="00574D17" w:rsidP="00574D17">
      <w:pPr>
        <w:spacing w:line="240" w:lineRule="auto"/>
        <w:rPr>
          <w:ins w:id="3876" w:author="Cailleret Levi (cailllev)" w:date="2020-12-14T15:12:00Z"/>
          <w:b/>
          <w:bCs/>
        </w:rPr>
      </w:pPr>
      <w:ins w:id="3877" w:author="Cailleret Levi (cailllev)" w:date="2020-12-14T15:07:00Z">
        <w:r w:rsidRPr="00574D17">
          <w:rPr>
            <w:b/>
            <w:bCs/>
            <w:rPrChange w:id="3878" w:author="Cailleret Levi (cailllev)" w:date="2020-12-14T15:08:00Z">
              <w:rPr>
                <w:b/>
                <w:bCs/>
                <w:lang w:val="en-US"/>
              </w:rPr>
            </w:rPrChange>
          </w:rPr>
          <w:lastRenderedPageBreak/>
          <w:t xml:space="preserve">KW </w:t>
        </w:r>
      </w:ins>
      <w:ins w:id="3879" w:author="Cailleret Levi (cailllev)" w:date="2020-12-14T15:08:00Z">
        <w:r w:rsidRPr="00574D17">
          <w:rPr>
            <w:b/>
            <w:bCs/>
            <w:rPrChange w:id="3880" w:author="Cailleret Levi (cailllev)" w:date="2020-12-14T15:08:00Z">
              <w:rPr>
                <w:b/>
                <w:bCs/>
                <w:lang w:val="en-US"/>
              </w:rPr>
            </w:rPrChange>
          </w:rPr>
          <w:t>43</w:t>
        </w:r>
      </w:ins>
      <w:ins w:id="3881" w:author="Cailleret Levi (cailllev)" w:date="2020-12-14T15:07:00Z">
        <w:r w:rsidRPr="00574D17">
          <w:rPr>
            <w:b/>
            <w:bCs/>
            <w:rPrChange w:id="3882" w:author="Cailleret Levi (cailllev)" w:date="2020-12-14T15:08:00Z">
              <w:rPr>
                <w:b/>
                <w:bCs/>
                <w:lang w:val="en-US"/>
              </w:rPr>
            </w:rPrChange>
          </w:rPr>
          <w:t xml:space="preserve"> – </w:t>
        </w:r>
      </w:ins>
      <w:ins w:id="3883" w:author="Cailleret Levi (cailllev)" w:date="2020-12-14T15:08:00Z">
        <w:r w:rsidRPr="00574D17">
          <w:rPr>
            <w:b/>
            <w:bCs/>
            <w:rPrChange w:id="3884" w:author="Cailleret Levi (cailllev)" w:date="2020-12-14T15:08:00Z">
              <w:rPr>
                <w:b/>
                <w:bCs/>
                <w:lang w:val="en-US"/>
              </w:rPr>
            </w:rPrChange>
          </w:rPr>
          <w:t>6</w:t>
        </w:r>
      </w:ins>
      <w:ins w:id="3885" w:author="Cailleret Levi (cailllev)" w:date="2020-12-14T15:07:00Z">
        <w:r w:rsidRPr="00574D17">
          <w:rPr>
            <w:b/>
            <w:bCs/>
            <w:rPrChange w:id="3886" w:author="Cailleret Levi (cailllev)" w:date="2020-12-14T15:08:00Z">
              <w:rPr>
                <w:b/>
                <w:bCs/>
                <w:lang w:val="en-US"/>
              </w:rPr>
            </w:rPrChange>
          </w:rPr>
          <w:t xml:space="preserve">. </w:t>
        </w:r>
      </w:ins>
      <w:ins w:id="3887" w:author="Cailleret Levi (cailllev)" w:date="2020-12-14T15:08:00Z">
        <w:r w:rsidRPr="00574D17">
          <w:rPr>
            <w:b/>
            <w:bCs/>
            <w:rPrChange w:id="3888" w:author="Cailleret Levi (cailllev)" w:date="2020-12-14T15:08:00Z">
              <w:rPr>
                <w:b/>
                <w:bCs/>
                <w:lang w:val="en-US"/>
              </w:rPr>
            </w:rPrChange>
          </w:rPr>
          <w:t>Besprechung</w:t>
        </w:r>
      </w:ins>
    </w:p>
    <w:p w14:paraId="10BA9358" w14:textId="7B4FB795" w:rsidR="00827E71" w:rsidRPr="00827E71" w:rsidRDefault="00827E71" w:rsidP="00827E71">
      <w:pPr>
        <w:spacing w:line="240" w:lineRule="auto"/>
        <w:rPr>
          <w:ins w:id="3889" w:author="Cailleret Levi (cailllev)" w:date="2020-12-14T15:14:00Z"/>
          <w:lang w:val="en-US"/>
          <w:rPrChange w:id="3890" w:author="Cailleret Levi (cailllev)" w:date="2020-12-14T15:14:00Z">
            <w:rPr>
              <w:ins w:id="3891" w:author="Cailleret Levi (cailllev)" w:date="2020-12-14T15:14:00Z"/>
            </w:rPr>
          </w:rPrChange>
        </w:rPr>
      </w:pPr>
      <w:ins w:id="3892" w:author="Cailleret Levi (cailllev)" w:date="2020-12-14T15:14:00Z">
        <w:r w:rsidRPr="00827E71">
          <w:rPr>
            <w:lang w:val="en-US"/>
            <w:rPrChange w:id="3893" w:author="Cailleret Levi (cailllev)" w:date="2020-12-14T15:14:00Z">
              <w:rPr/>
            </w:rPrChange>
          </w:rPr>
          <w:t>All</w:t>
        </w:r>
      </w:ins>
    </w:p>
    <w:p w14:paraId="60B3547C" w14:textId="77777777" w:rsidR="00827E71" w:rsidRPr="00827E71" w:rsidRDefault="00827E71" w:rsidP="00827E71">
      <w:pPr>
        <w:spacing w:line="240" w:lineRule="auto"/>
        <w:rPr>
          <w:ins w:id="3894" w:author="Cailleret Levi (cailllev)" w:date="2020-12-14T15:14:00Z"/>
          <w:lang w:val="en-US"/>
          <w:rPrChange w:id="3895" w:author="Cailleret Levi (cailllev)" w:date="2020-12-14T15:14:00Z">
            <w:rPr>
              <w:ins w:id="3896" w:author="Cailleret Levi (cailllev)" w:date="2020-12-14T15:14:00Z"/>
            </w:rPr>
          </w:rPrChange>
        </w:rPr>
      </w:pPr>
    </w:p>
    <w:p w14:paraId="7817F5CE" w14:textId="77777777" w:rsidR="00827E71" w:rsidRDefault="00827E71" w:rsidP="00827E71">
      <w:pPr>
        <w:spacing w:line="240" w:lineRule="auto"/>
        <w:rPr>
          <w:ins w:id="3897" w:author="Cailleret Levi (cailllev)" w:date="2020-12-14T15:14:00Z"/>
          <w:lang w:val="en-US"/>
        </w:rPr>
      </w:pPr>
      <w:ins w:id="3898" w:author="Cailleret Levi (cailllev)" w:date="2020-12-14T15:14:00Z">
        <w:r w:rsidRPr="00827E71">
          <w:rPr>
            <w:lang w:val="en-US"/>
            <w:rPrChange w:id="3899" w:author="Cailleret Levi (cailllev)" w:date="2020-12-14T15:14:00Z">
              <w:rPr/>
            </w:rPrChange>
          </w:rPr>
          <w:t>Students</w:t>
        </w:r>
      </w:ins>
    </w:p>
    <w:p w14:paraId="782FB76E" w14:textId="2D5C1352" w:rsidR="00827E71" w:rsidRPr="00827E71" w:rsidRDefault="00827E71">
      <w:pPr>
        <w:pStyle w:val="ListParagraph"/>
        <w:numPr>
          <w:ilvl w:val="0"/>
          <w:numId w:val="38"/>
        </w:numPr>
        <w:spacing w:line="240" w:lineRule="auto"/>
        <w:rPr>
          <w:ins w:id="3900" w:author="Cailleret Levi (cailllev)" w:date="2020-12-14T15:14:00Z"/>
          <w:lang w:val="en-US"/>
          <w:rPrChange w:id="3901" w:author="Cailleret Levi (cailllev)" w:date="2020-12-14T15:14:00Z">
            <w:rPr>
              <w:ins w:id="3902" w:author="Cailleret Levi (cailllev)" w:date="2020-12-14T15:14:00Z"/>
            </w:rPr>
          </w:rPrChange>
        </w:rPr>
        <w:pPrChange w:id="3903" w:author="Cailleret Levi (cailllev)" w:date="2020-12-14T15:14:00Z">
          <w:pPr>
            <w:spacing w:line="240" w:lineRule="auto"/>
          </w:pPr>
        </w:pPrChange>
      </w:pPr>
      <w:ins w:id="3904" w:author="Cailleret Levi (cailllev)" w:date="2020-12-14T15:14:00Z">
        <w:r w:rsidRPr="00827E71">
          <w:rPr>
            <w:lang w:val="en-US"/>
            <w:rPrChange w:id="3905" w:author="Cailleret Levi (cailllev)" w:date="2020-12-14T15:14:00Z">
              <w:rPr/>
            </w:rPrChange>
          </w:rPr>
          <w:t>get more feedback on the model.</w:t>
        </w:r>
      </w:ins>
    </w:p>
    <w:p w14:paraId="599CDD76" w14:textId="40F4994D" w:rsidR="00827E71" w:rsidRPr="00827E71" w:rsidRDefault="00827E71">
      <w:pPr>
        <w:pStyle w:val="ListParagraph"/>
        <w:numPr>
          <w:ilvl w:val="0"/>
          <w:numId w:val="38"/>
        </w:numPr>
        <w:spacing w:line="240" w:lineRule="auto"/>
        <w:rPr>
          <w:ins w:id="3906" w:author="Cailleret Levi (cailllev)" w:date="2020-12-14T15:14:00Z"/>
          <w:lang w:val="en-US"/>
          <w:rPrChange w:id="3907" w:author="Cailleret Levi (cailllev)" w:date="2020-12-14T15:14:00Z">
            <w:rPr>
              <w:ins w:id="3908" w:author="Cailleret Levi (cailllev)" w:date="2020-12-14T15:14:00Z"/>
            </w:rPr>
          </w:rPrChange>
        </w:rPr>
        <w:pPrChange w:id="3909" w:author="Cailleret Levi (cailllev)" w:date="2020-12-14T15:14:00Z">
          <w:pPr>
            <w:spacing w:line="240" w:lineRule="auto"/>
          </w:pPr>
        </w:pPrChange>
      </w:pPr>
      <w:ins w:id="3910" w:author="Cailleret Levi (cailllev)" w:date="2020-12-14T15:14:00Z">
        <w:r w:rsidRPr="00827E71">
          <w:rPr>
            <w:lang w:val="en-US"/>
            <w:rPrChange w:id="3911" w:author="Cailleret Levi (cailllev)" w:date="2020-12-14T15:14:00Z">
              <w:rPr/>
            </w:rPrChange>
          </w:rPr>
          <w:t>work according to plan.</w:t>
        </w:r>
      </w:ins>
    </w:p>
    <w:p w14:paraId="0E8ABE5B" w14:textId="77777777" w:rsidR="00827E71" w:rsidRPr="00827E71" w:rsidRDefault="00827E71" w:rsidP="00827E71">
      <w:pPr>
        <w:spacing w:line="240" w:lineRule="auto"/>
        <w:rPr>
          <w:ins w:id="3912" w:author="Cailleret Levi (cailllev)" w:date="2020-12-14T15:14:00Z"/>
          <w:lang w:val="en-US"/>
          <w:rPrChange w:id="3913" w:author="Cailleret Levi (cailllev)" w:date="2020-12-14T15:14:00Z">
            <w:rPr>
              <w:ins w:id="3914" w:author="Cailleret Levi (cailllev)" w:date="2020-12-14T15:14:00Z"/>
            </w:rPr>
          </w:rPrChange>
        </w:rPr>
      </w:pPr>
    </w:p>
    <w:p w14:paraId="5A1008A9" w14:textId="77777777" w:rsidR="00B71B66" w:rsidRDefault="00827E71" w:rsidP="00B71B66">
      <w:pPr>
        <w:spacing w:line="240" w:lineRule="auto"/>
        <w:rPr>
          <w:ins w:id="3915" w:author="Cailleret Levi (cailllev)" w:date="2020-12-14T15:14:00Z"/>
          <w:lang w:val="en-US"/>
        </w:rPr>
      </w:pPr>
      <w:ins w:id="3916" w:author="Cailleret Levi (cailllev)" w:date="2020-12-14T15:14:00Z">
        <w:r w:rsidRPr="00827E71">
          <w:rPr>
            <w:lang w:val="en-US"/>
            <w:rPrChange w:id="3917" w:author="Cailleret Levi (cailllev)" w:date="2020-12-14T15:14:00Z">
              <w:rPr/>
            </w:rPrChange>
          </w:rPr>
          <w:t>Supervisors</w:t>
        </w:r>
      </w:ins>
    </w:p>
    <w:p w14:paraId="1D44CDE9" w14:textId="30D0D514" w:rsidR="00827E71" w:rsidRPr="00B71B66" w:rsidRDefault="00827E71">
      <w:pPr>
        <w:pStyle w:val="ListParagraph"/>
        <w:numPr>
          <w:ilvl w:val="0"/>
          <w:numId w:val="38"/>
        </w:numPr>
        <w:spacing w:line="240" w:lineRule="auto"/>
        <w:rPr>
          <w:ins w:id="3918" w:author="Cailleret Levi (cailllev)" w:date="2020-12-14T15:14:00Z"/>
          <w:lang w:val="en-US"/>
          <w:rPrChange w:id="3919" w:author="Cailleret Levi (cailllev)" w:date="2020-12-14T15:14:00Z">
            <w:rPr>
              <w:ins w:id="3920" w:author="Cailleret Levi (cailllev)" w:date="2020-12-14T15:14:00Z"/>
            </w:rPr>
          </w:rPrChange>
        </w:rPr>
        <w:pPrChange w:id="3921" w:author="Cailleret Levi (cailllev)" w:date="2020-12-14T15:14:00Z">
          <w:pPr>
            <w:spacing w:line="240" w:lineRule="auto"/>
          </w:pPr>
        </w:pPrChange>
      </w:pPr>
      <w:ins w:id="3922" w:author="Cailleret Levi (cailllev)" w:date="2020-12-14T15:14:00Z">
        <w:r w:rsidRPr="00B71B66">
          <w:rPr>
            <w:lang w:val="en-US"/>
            <w:rPrChange w:id="3923" w:author="Cailleret Levi (cailllev)" w:date="2020-12-14T15:14:00Z">
              <w:rPr/>
            </w:rPrChange>
          </w:rPr>
          <w:t>provide material as you see fit.</w:t>
        </w:r>
      </w:ins>
    </w:p>
    <w:p w14:paraId="608D8B91" w14:textId="4F0B39DD" w:rsidR="007F0561" w:rsidRPr="00B71B66" w:rsidRDefault="00827E71">
      <w:pPr>
        <w:pStyle w:val="ListParagraph"/>
        <w:numPr>
          <w:ilvl w:val="0"/>
          <w:numId w:val="38"/>
        </w:numPr>
        <w:spacing w:line="240" w:lineRule="auto"/>
        <w:rPr>
          <w:ins w:id="3924" w:author="Cailleret Levi (cailllev)" w:date="2020-12-14T15:07:00Z"/>
          <w:lang w:val="en-US"/>
          <w:rPrChange w:id="3925" w:author="Cailleret Levi (cailllev)" w:date="2020-12-14T15:14:00Z">
            <w:rPr>
              <w:ins w:id="3926" w:author="Cailleret Levi (cailllev)" w:date="2020-12-14T15:07:00Z"/>
              <w:b/>
              <w:bCs/>
              <w:lang w:val="en-US"/>
            </w:rPr>
          </w:rPrChange>
        </w:rPr>
        <w:pPrChange w:id="3927" w:author="Cailleret Levi (cailllev)" w:date="2020-12-14T15:14:00Z">
          <w:pPr>
            <w:spacing w:line="240" w:lineRule="auto"/>
          </w:pPr>
        </w:pPrChange>
      </w:pPr>
      <w:ins w:id="3928" w:author="Cailleret Levi (cailllev)" w:date="2020-12-14T15:14:00Z">
        <w:r w:rsidRPr="00B71B66">
          <w:rPr>
            <w:lang w:val="en-US"/>
            <w:rPrChange w:id="3929" w:author="Cailleret Levi (cailllev)" w:date="2020-12-14T15:14:00Z">
              <w:rPr/>
            </w:rPrChange>
          </w:rPr>
          <w:t>provide alternate modelling-idea as you see fit.</w:t>
        </w:r>
      </w:ins>
    </w:p>
    <w:p w14:paraId="77F9A69E" w14:textId="6979F6AB" w:rsidR="00DC3929" w:rsidRPr="00827E71" w:rsidRDefault="00DC3929">
      <w:pPr>
        <w:jc w:val="left"/>
        <w:rPr>
          <w:ins w:id="3930" w:author="Cailleret Levi (cailllev)" w:date="2020-12-14T15:12:00Z"/>
          <w:b/>
          <w:bCs/>
          <w:lang w:val="en-US"/>
          <w:rPrChange w:id="3931" w:author="Cailleret Levi (cailllev)" w:date="2020-12-14T15:14:00Z">
            <w:rPr>
              <w:ins w:id="3932" w:author="Cailleret Levi (cailllev)" w:date="2020-12-14T15:12:00Z"/>
              <w:b/>
              <w:bCs/>
            </w:rPr>
          </w:rPrChange>
        </w:rPr>
      </w:pPr>
    </w:p>
    <w:p w14:paraId="18B8D848" w14:textId="294FDDB8" w:rsidR="00574D17" w:rsidRDefault="00574D17" w:rsidP="00574D17">
      <w:pPr>
        <w:spacing w:line="240" w:lineRule="auto"/>
        <w:rPr>
          <w:ins w:id="3933" w:author="Cailleret Levi (cailllev)" w:date="2020-12-14T15:13:00Z"/>
          <w:b/>
          <w:bCs/>
        </w:rPr>
      </w:pPr>
      <w:ins w:id="3934" w:author="Cailleret Levi (cailllev)" w:date="2020-12-14T15:07:00Z">
        <w:r w:rsidRPr="00574D17">
          <w:rPr>
            <w:b/>
            <w:bCs/>
            <w:rPrChange w:id="3935" w:author="Cailleret Levi (cailllev)" w:date="2020-12-14T15:08:00Z">
              <w:rPr>
                <w:b/>
                <w:bCs/>
                <w:lang w:val="en-US"/>
              </w:rPr>
            </w:rPrChange>
          </w:rPr>
          <w:t xml:space="preserve">KW </w:t>
        </w:r>
      </w:ins>
      <w:ins w:id="3936" w:author="Cailleret Levi (cailllev)" w:date="2020-12-14T15:08:00Z">
        <w:r>
          <w:rPr>
            <w:b/>
            <w:bCs/>
          </w:rPr>
          <w:t>44</w:t>
        </w:r>
      </w:ins>
      <w:ins w:id="3937" w:author="Cailleret Levi (cailllev)" w:date="2020-12-14T15:07:00Z">
        <w:r w:rsidRPr="00574D17">
          <w:rPr>
            <w:b/>
            <w:bCs/>
            <w:rPrChange w:id="3938" w:author="Cailleret Levi (cailllev)" w:date="2020-12-14T15:08:00Z">
              <w:rPr>
                <w:b/>
                <w:bCs/>
                <w:lang w:val="en-US"/>
              </w:rPr>
            </w:rPrChange>
          </w:rPr>
          <w:t xml:space="preserve"> – </w:t>
        </w:r>
      </w:ins>
      <w:ins w:id="3939" w:author="Cailleret Levi (cailllev)" w:date="2020-12-14T15:08:00Z">
        <w:r w:rsidRPr="00574D17">
          <w:rPr>
            <w:b/>
            <w:bCs/>
            <w:rPrChange w:id="3940" w:author="Cailleret Levi (cailllev)" w:date="2020-12-14T15:08:00Z">
              <w:rPr>
                <w:b/>
                <w:bCs/>
                <w:lang w:val="en-US"/>
              </w:rPr>
            </w:rPrChange>
          </w:rPr>
          <w:t>7</w:t>
        </w:r>
      </w:ins>
      <w:ins w:id="3941" w:author="Cailleret Levi (cailllev)" w:date="2020-12-14T15:07:00Z">
        <w:r w:rsidRPr="00574D17">
          <w:rPr>
            <w:b/>
            <w:bCs/>
            <w:rPrChange w:id="3942" w:author="Cailleret Levi (cailllev)" w:date="2020-12-14T15:08:00Z">
              <w:rPr>
                <w:b/>
                <w:bCs/>
                <w:lang w:val="en-US"/>
              </w:rPr>
            </w:rPrChange>
          </w:rPr>
          <w:t xml:space="preserve">. </w:t>
        </w:r>
      </w:ins>
      <w:ins w:id="3943" w:author="Cailleret Levi (cailllev)" w:date="2020-12-14T15:08:00Z">
        <w:r w:rsidRPr="00574D17">
          <w:rPr>
            <w:b/>
            <w:bCs/>
            <w:rPrChange w:id="3944" w:author="Cailleret Levi (cailllev)" w:date="2020-12-14T15:08:00Z">
              <w:rPr>
                <w:b/>
                <w:bCs/>
                <w:lang w:val="en-US"/>
              </w:rPr>
            </w:rPrChange>
          </w:rPr>
          <w:t>Besprechung</w:t>
        </w:r>
      </w:ins>
    </w:p>
    <w:p w14:paraId="59A05023" w14:textId="1680FB2D" w:rsidR="005F57F7" w:rsidRDefault="005F57F7" w:rsidP="005F57F7">
      <w:pPr>
        <w:spacing w:line="240" w:lineRule="auto"/>
        <w:rPr>
          <w:ins w:id="3945" w:author="Cailleret Levi (cailllev)" w:date="2020-12-14T15:19:00Z"/>
          <w:lang w:val="en-US"/>
        </w:rPr>
      </w:pPr>
      <w:ins w:id="3946" w:author="Cailleret Levi (cailllev)" w:date="2020-12-14T15:18:00Z">
        <w:r w:rsidRPr="005F57F7">
          <w:rPr>
            <w:lang w:val="en-US"/>
            <w:rPrChange w:id="3947" w:author="Cailleret Levi (cailllev)" w:date="2020-12-14T15:18:00Z">
              <w:rPr/>
            </w:rPrChange>
          </w:rPr>
          <w:t>All</w:t>
        </w:r>
      </w:ins>
    </w:p>
    <w:p w14:paraId="0011D3BF" w14:textId="77777777" w:rsidR="005F57F7" w:rsidRPr="005F57F7" w:rsidRDefault="005F57F7" w:rsidP="005F57F7">
      <w:pPr>
        <w:spacing w:line="240" w:lineRule="auto"/>
        <w:rPr>
          <w:ins w:id="3948" w:author="Cailleret Levi (cailllev)" w:date="2020-12-14T15:18:00Z"/>
          <w:lang w:val="en-US"/>
          <w:rPrChange w:id="3949" w:author="Cailleret Levi (cailllev)" w:date="2020-12-14T15:18:00Z">
            <w:rPr>
              <w:ins w:id="3950" w:author="Cailleret Levi (cailllev)" w:date="2020-12-14T15:18:00Z"/>
            </w:rPr>
          </w:rPrChange>
        </w:rPr>
      </w:pPr>
    </w:p>
    <w:p w14:paraId="192DE6BE" w14:textId="77777777" w:rsidR="005F57F7" w:rsidRDefault="005F57F7" w:rsidP="005F57F7">
      <w:pPr>
        <w:spacing w:line="240" w:lineRule="auto"/>
        <w:rPr>
          <w:ins w:id="3951" w:author="Cailleret Levi (cailllev)" w:date="2020-12-14T15:19:00Z"/>
          <w:lang w:val="en-US"/>
        </w:rPr>
      </w:pPr>
      <w:ins w:id="3952" w:author="Cailleret Levi (cailllev)" w:date="2020-12-14T15:18:00Z">
        <w:r w:rsidRPr="005F57F7">
          <w:rPr>
            <w:lang w:val="en-US"/>
            <w:rPrChange w:id="3953" w:author="Cailleret Levi (cailllev)" w:date="2020-12-14T15:18:00Z">
              <w:rPr/>
            </w:rPrChange>
          </w:rPr>
          <w:t>Students</w:t>
        </w:r>
      </w:ins>
    </w:p>
    <w:p w14:paraId="639B4A98" w14:textId="0719F219" w:rsidR="005F57F7" w:rsidRPr="006E617F" w:rsidRDefault="005F57F7">
      <w:pPr>
        <w:pStyle w:val="ListParagraph"/>
        <w:numPr>
          <w:ilvl w:val="0"/>
          <w:numId w:val="38"/>
        </w:numPr>
        <w:spacing w:line="240" w:lineRule="auto"/>
        <w:rPr>
          <w:ins w:id="3954" w:author="Cailleret Levi (cailllev)" w:date="2020-12-14T15:18:00Z"/>
          <w:lang w:val="en-US"/>
          <w:rPrChange w:id="3955" w:author="Cailleret Levi (cailllev)" w:date="2020-12-14T15:19:00Z">
            <w:rPr>
              <w:ins w:id="3956" w:author="Cailleret Levi (cailllev)" w:date="2020-12-14T15:18:00Z"/>
            </w:rPr>
          </w:rPrChange>
        </w:rPr>
        <w:pPrChange w:id="3957" w:author="Cailleret Levi (cailllev)" w:date="2020-12-14T15:19:00Z">
          <w:pPr>
            <w:spacing w:line="240" w:lineRule="auto"/>
          </w:pPr>
        </w:pPrChange>
      </w:pPr>
      <w:ins w:id="3958" w:author="Cailleret Levi (cailllev)" w:date="2020-12-14T15:18:00Z">
        <w:r w:rsidRPr="006E617F">
          <w:rPr>
            <w:lang w:val="en-US"/>
            <w:rPrChange w:id="3959" w:author="Cailleret Levi (cailllev)" w:date="2020-12-14T15:19:00Z">
              <w:rPr/>
            </w:rPrChange>
          </w:rPr>
          <w:t>get more feedback on the model</w:t>
        </w:r>
      </w:ins>
      <w:ins w:id="3960" w:author="Cailleret Levi (cailllev)" w:date="2020-12-14T15:19:00Z">
        <w:r w:rsidRPr="008C4B4F">
          <w:rPr>
            <w:lang w:val="en-US"/>
          </w:rPr>
          <w:t xml:space="preserve"> </w:t>
        </w:r>
        <w:r w:rsidRPr="002D303D">
          <w:rPr>
            <w:lang w:val="en-US"/>
          </w:rPr>
          <w:t>(</w:t>
        </w:r>
        <w:r w:rsidRPr="0087230E">
          <w:rPr>
            <w:lang w:val="en-US"/>
          </w:rPr>
          <w:t>t</w:t>
        </w:r>
        <w:r w:rsidRPr="006E617F">
          <w:rPr>
            <w:lang w:val="en-US"/>
          </w:rPr>
          <w:t>alk to outside-experts)</w:t>
        </w:r>
      </w:ins>
      <w:ins w:id="3961" w:author="Cailleret Levi (cailllev)" w:date="2020-12-14T15:18:00Z">
        <w:r w:rsidRPr="006E617F">
          <w:rPr>
            <w:lang w:val="en-US"/>
            <w:rPrChange w:id="3962" w:author="Cailleret Levi (cailllev)" w:date="2020-12-14T15:19:00Z">
              <w:rPr/>
            </w:rPrChange>
          </w:rPr>
          <w:t xml:space="preserve">. </w:t>
        </w:r>
      </w:ins>
    </w:p>
    <w:p w14:paraId="578989E0" w14:textId="00F30BD8" w:rsidR="005F57F7" w:rsidRPr="006E617F" w:rsidRDefault="005F57F7">
      <w:pPr>
        <w:pStyle w:val="ListParagraph"/>
        <w:numPr>
          <w:ilvl w:val="0"/>
          <w:numId w:val="38"/>
        </w:numPr>
        <w:spacing w:line="240" w:lineRule="auto"/>
        <w:rPr>
          <w:ins w:id="3963" w:author="Cailleret Levi (cailllev)" w:date="2020-12-14T15:18:00Z"/>
          <w:lang w:val="en-US"/>
          <w:rPrChange w:id="3964" w:author="Cailleret Levi (cailllev)" w:date="2020-12-14T15:19:00Z">
            <w:rPr>
              <w:ins w:id="3965" w:author="Cailleret Levi (cailllev)" w:date="2020-12-14T15:18:00Z"/>
            </w:rPr>
          </w:rPrChange>
        </w:rPr>
        <w:pPrChange w:id="3966" w:author="Cailleret Levi (cailllev)" w:date="2020-12-14T15:19:00Z">
          <w:pPr>
            <w:spacing w:line="240" w:lineRule="auto"/>
          </w:pPr>
        </w:pPrChange>
      </w:pPr>
      <w:ins w:id="3967" w:author="Cailleret Levi (cailllev)" w:date="2020-12-14T15:18:00Z">
        <w:r w:rsidRPr="006E617F">
          <w:rPr>
            <w:lang w:val="en-US"/>
            <w:rPrChange w:id="3968" w:author="Cailleret Levi (cailllev)" w:date="2020-12-14T15:19:00Z">
              <w:rPr/>
            </w:rPrChange>
          </w:rPr>
          <w:t>work according to plan.</w:t>
        </w:r>
      </w:ins>
    </w:p>
    <w:p w14:paraId="5CC72AB3" w14:textId="77777777" w:rsidR="005F57F7" w:rsidRPr="005F57F7" w:rsidRDefault="005F57F7" w:rsidP="005F57F7">
      <w:pPr>
        <w:spacing w:line="240" w:lineRule="auto"/>
        <w:rPr>
          <w:ins w:id="3969" w:author="Cailleret Levi (cailllev)" w:date="2020-12-14T15:18:00Z"/>
          <w:lang w:val="en-US"/>
          <w:rPrChange w:id="3970" w:author="Cailleret Levi (cailllev)" w:date="2020-12-14T15:18:00Z">
            <w:rPr>
              <w:ins w:id="3971" w:author="Cailleret Levi (cailllev)" w:date="2020-12-14T15:18:00Z"/>
            </w:rPr>
          </w:rPrChange>
        </w:rPr>
      </w:pPr>
    </w:p>
    <w:p w14:paraId="17DFE586" w14:textId="23EA3003" w:rsidR="005F57F7" w:rsidRPr="005F57F7" w:rsidRDefault="005F57F7" w:rsidP="008C4B4F">
      <w:pPr>
        <w:spacing w:line="240" w:lineRule="auto"/>
        <w:rPr>
          <w:ins w:id="3972" w:author="Cailleret Levi (cailllev)" w:date="2020-12-14T15:18:00Z"/>
          <w:lang w:val="en-US"/>
          <w:rPrChange w:id="3973" w:author="Cailleret Levi (cailllev)" w:date="2020-12-14T15:18:00Z">
            <w:rPr>
              <w:ins w:id="3974" w:author="Cailleret Levi (cailllev)" w:date="2020-12-14T15:18:00Z"/>
            </w:rPr>
          </w:rPrChange>
        </w:rPr>
      </w:pPr>
      <w:ins w:id="3975" w:author="Cailleret Levi (cailllev)" w:date="2020-12-14T15:18:00Z">
        <w:r w:rsidRPr="005F57F7">
          <w:rPr>
            <w:lang w:val="en-US"/>
            <w:rPrChange w:id="3976" w:author="Cailleret Levi (cailllev)" w:date="2020-12-14T15:18:00Z">
              <w:rPr/>
            </w:rPrChange>
          </w:rPr>
          <w:t>Supervisors</w:t>
        </w:r>
      </w:ins>
    </w:p>
    <w:p w14:paraId="03751662" w14:textId="4CF4F789" w:rsidR="005F57F7" w:rsidRPr="006E617F" w:rsidRDefault="005F57F7">
      <w:pPr>
        <w:pStyle w:val="ListParagraph"/>
        <w:numPr>
          <w:ilvl w:val="0"/>
          <w:numId w:val="38"/>
        </w:numPr>
        <w:spacing w:line="240" w:lineRule="auto"/>
        <w:rPr>
          <w:ins w:id="3977" w:author="Cailleret Levi (cailllev)" w:date="2020-12-14T15:18:00Z"/>
          <w:lang w:val="en-US"/>
          <w:rPrChange w:id="3978" w:author="Cailleret Levi (cailllev)" w:date="2020-12-14T15:19:00Z">
            <w:rPr>
              <w:ins w:id="3979" w:author="Cailleret Levi (cailllev)" w:date="2020-12-14T15:18:00Z"/>
            </w:rPr>
          </w:rPrChange>
        </w:rPr>
        <w:pPrChange w:id="3980" w:author="Cailleret Levi (cailllev)" w:date="2020-12-14T15:19:00Z">
          <w:pPr>
            <w:spacing w:line="240" w:lineRule="auto"/>
          </w:pPr>
        </w:pPrChange>
      </w:pPr>
      <w:ins w:id="3981" w:author="Cailleret Levi (cailllev)" w:date="2020-12-14T15:18:00Z">
        <w:r w:rsidRPr="006E617F">
          <w:rPr>
            <w:lang w:val="en-US"/>
            <w:rPrChange w:id="3982" w:author="Cailleret Levi (cailllev)" w:date="2020-12-14T15:19:00Z">
              <w:rPr/>
            </w:rPrChange>
          </w:rPr>
          <w:t>provide material as you see fit.</w:t>
        </w:r>
      </w:ins>
    </w:p>
    <w:p w14:paraId="3AA85C4B" w14:textId="5355A76D" w:rsidR="00DC3929" w:rsidRDefault="005F57F7" w:rsidP="006E617F">
      <w:pPr>
        <w:pStyle w:val="ListParagraph"/>
        <w:numPr>
          <w:ilvl w:val="0"/>
          <w:numId w:val="38"/>
        </w:numPr>
        <w:spacing w:line="240" w:lineRule="auto"/>
        <w:rPr>
          <w:ins w:id="3983" w:author="Cailleret Levi (cailllev)" w:date="2020-12-14T15:19:00Z"/>
          <w:lang w:val="en-US"/>
        </w:rPr>
      </w:pPr>
      <w:ins w:id="3984" w:author="Cailleret Levi (cailllev)" w:date="2020-12-14T15:18:00Z">
        <w:r w:rsidRPr="006E617F">
          <w:rPr>
            <w:lang w:val="en-US"/>
            <w:rPrChange w:id="3985" w:author="Cailleret Levi (cailllev)" w:date="2020-12-14T15:19:00Z">
              <w:rPr/>
            </w:rPrChange>
          </w:rPr>
          <w:t>provide alternate modelling-idea as you see fit.</w:t>
        </w:r>
      </w:ins>
    </w:p>
    <w:p w14:paraId="015072D0" w14:textId="77777777" w:rsidR="006E617F" w:rsidRPr="006E617F" w:rsidRDefault="006E617F" w:rsidP="008C4B4F">
      <w:pPr>
        <w:spacing w:line="240" w:lineRule="auto"/>
        <w:rPr>
          <w:ins w:id="3986" w:author="Cailleret Levi (cailllev)" w:date="2020-12-14T15:07:00Z"/>
          <w:lang w:val="en-US"/>
          <w:rPrChange w:id="3987" w:author="Cailleret Levi (cailllev)" w:date="2020-12-14T15:19:00Z">
            <w:rPr>
              <w:ins w:id="3988" w:author="Cailleret Levi (cailllev)" w:date="2020-12-14T15:07:00Z"/>
              <w:b/>
              <w:bCs/>
              <w:lang w:val="en-US"/>
            </w:rPr>
          </w:rPrChange>
        </w:rPr>
      </w:pPr>
    </w:p>
    <w:p w14:paraId="76E3A462" w14:textId="11DA20F8" w:rsidR="00574D17" w:rsidRPr="005A05B9" w:rsidRDefault="00574D17" w:rsidP="00574D17">
      <w:pPr>
        <w:spacing w:line="240" w:lineRule="auto"/>
        <w:rPr>
          <w:ins w:id="3989" w:author="Cailleret Levi (cailllev)" w:date="2020-12-14T15:08:00Z"/>
          <w:b/>
          <w:bCs/>
          <w:rPrChange w:id="3990" w:author="Cailleret Levi (cailllev)" w:date="2020-12-14T15:20:00Z">
            <w:rPr>
              <w:ins w:id="3991" w:author="Cailleret Levi (cailllev)" w:date="2020-12-14T15:08:00Z"/>
              <w:b/>
              <w:bCs/>
              <w:lang w:val="en-US"/>
            </w:rPr>
          </w:rPrChange>
        </w:rPr>
      </w:pPr>
      <w:ins w:id="3992" w:author="Cailleret Levi (cailllev)" w:date="2020-12-14T15:07:00Z">
        <w:r w:rsidRPr="005A05B9">
          <w:rPr>
            <w:b/>
            <w:bCs/>
            <w:rPrChange w:id="3993" w:author="Cailleret Levi (cailllev)" w:date="2020-12-14T15:20:00Z">
              <w:rPr>
                <w:b/>
                <w:bCs/>
                <w:lang w:val="en-US"/>
              </w:rPr>
            </w:rPrChange>
          </w:rPr>
          <w:t xml:space="preserve">KW </w:t>
        </w:r>
      </w:ins>
      <w:ins w:id="3994" w:author="Cailleret Levi (cailllev)" w:date="2020-12-14T15:08:00Z">
        <w:r w:rsidRPr="008C4B4F">
          <w:rPr>
            <w:b/>
            <w:bCs/>
          </w:rPr>
          <w:t>45</w:t>
        </w:r>
      </w:ins>
      <w:ins w:id="3995" w:author="Cailleret Levi (cailllev)" w:date="2020-12-14T15:07:00Z">
        <w:r w:rsidRPr="005A05B9">
          <w:rPr>
            <w:b/>
            <w:bCs/>
            <w:rPrChange w:id="3996" w:author="Cailleret Levi (cailllev)" w:date="2020-12-14T15:20:00Z">
              <w:rPr>
                <w:b/>
                <w:bCs/>
                <w:lang w:val="en-US"/>
              </w:rPr>
            </w:rPrChange>
          </w:rPr>
          <w:t xml:space="preserve"> – </w:t>
        </w:r>
      </w:ins>
      <w:ins w:id="3997" w:author="Cailleret Levi (cailllev)" w:date="2020-12-14T15:08:00Z">
        <w:r w:rsidRPr="005A05B9">
          <w:rPr>
            <w:b/>
            <w:bCs/>
            <w:rPrChange w:id="3998" w:author="Cailleret Levi (cailllev)" w:date="2020-12-14T15:20:00Z">
              <w:rPr>
                <w:b/>
                <w:bCs/>
                <w:lang w:val="en-US"/>
              </w:rPr>
            </w:rPrChange>
          </w:rPr>
          <w:t>8</w:t>
        </w:r>
      </w:ins>
      <w:ins w:id="3999" w:author="Cailleret Levi (cailllev)" w:date="2020-12-14T15:07:00Z">
        <w:r w:rsidRPr="005A05B9">
          <w:rPr>
            <w:b/>
            <w:bCs/>
            <w:rPrChange w:id="4000" w:author="Cailleret Levi (cailllev)" w:date="2020-12-14T15:20:00Z">
              <w:rPr>
                <w:b/>
                <w:bCs/>
                <w:lang w:val="en-US"/>
              </w:rPr>
            </w:rPrChange>
          </w:rPr>
          <w:t xml:space="preserve">. </w:t>
        </w:r>
      </w:ins>
      <w:ins w:id="4001" w:author="Cailleret Levi (cailllev)" w:date="2020-12-14T15:08:00Z">
        <w:r w:rsidRPr="005A05B9">
          <w:rPr>
            <w:b/>
            <w:bCs/>
            <w:rPrChange w:id="4002" w:author="Cailleret Levi (cailllev)" w:date="2020-12-14T15:20:00Z">
              <w:rPr>
                <w:b/>
                <w:bCs/>
                <w:lang w:val="en-US"/>
              </w:rPr>
            </w:rPrChange>
          </w:rPr>
          <w:t>Besprechung</w:t>
        </w:r>
      </w:ins>
    </w:p>
    <w:p w14:paraId="4D7A3A67" w14:textId="2D2A352A" w:rsidR="00574D17" w:rsidRPr="005A05B9" w:rsidRDefault="00574D17" w:rsidP="00574D17">
      <w:pPr>
        <w:spacing w:line="240" w:lineRule="auto"/>
        <w:rPr>
          <w:ins w:id="4003" w:author="Cailleret Levi (cailllev)" w:date="2020-12-14T15:13:00Z"/>
          <w:rPrChange w:id="4004" w:author="Cailleret Levi (cailllev)" w:date="2020-12-14T15:20:00Z">
            <w:rPr>
              <w:ins w:id="4005" w:author="Cailleret Levi (cailllev)" w:date="2020-12-14T15:13:00Z"/>
              <w:lang w:val="en-US"/>
            </w:rPr>
          </w:rPrChange>
        </w:rPr>
      </w:pPr>
      <w:ins w:id="4006" w:author="Cailleret Levi (cailllev)" w:date="2020-12-14T15:08:00Z">
        <w:r w:rsidRPr="005A05B9">
          <w:rPr>
            <w:rPrChange w:id="4007" w:author="Cailleret Levi (cailllev)" w:date="2020-12-14T15:20:00Z">
              <w:rPr>
                <w:b/>
                <w:bCs/>
                <w:lang w:val="en-US"/>
              </w:rPr>
            </w:rPrChange>
          </w:rPr>
          <w:t>Besprechung</w:t>
        </w:r>
        <w:r w:rsidRPr="005A05B9">
          <w:rPr>
            <w:rPrChange w:id="4008" w:author="Cailleret Levi (cailllev)" w:date="2020-12-14T15:20:00Z">
              <w:rPr>
                <w:lang w:val="en-US"/>
              </w:rPr>
            </w:rPrChange>
          </w:rPr>
          <w:t xml:space="preserve"> </w:t>
        </w:r>
      </w:ins>
      <w:ins w:id="4009" w:author="Cailleret Levi (cailllev)" w:date="2020-12-15T15:50:00Z">
        <w:r w:rsidR="006E1C3C">
          <w:t xml:space="preserve">auf Wunsch von Studenten </w:t>
        </w:r>
      </w:ins>
      <w:ins w:id="4010" w:author="Cailleret Levi (cailllev)" w:date="2020-12-14T15:08:00Z">
        <w:r w:rsidRPr="005A05B9">
          <w:rPr>
            <w:rPrChange w:id="4011" w:author="Cailleret Levi (cailllev)" w:date="2020-12-14T15:20:00Z">
              <w:rPr>
                <w:lang w:val="en-US"/>
              </w:rPr>
            </w:rPrChange>
          </w:rPr>
          <w:t>ausgefallen</w:t>
        </w:r>
      </w:ins>
      <w:ins w:id="4012" w:author="Cailleret Levi (cailllev)" w:date="2020-12-15T15:50:00Z">
        <w:r w:rsidR="00EA021C">
          <w:t>.</w:t>
        </w:r>
      </w:ins>
    </w:p>
    <w:p w14:paraId="0214EEAA" w14:textId="55953E0E" w:rsidR="0015297D" w:rsidRPr="001E2F1A" w:rsidRDefault="0015297D">
      <w:pPr>
        <w:jc w:val="left"/>
        <w:rPr>
          <w:ins w:id="4013" w:author="Cailleret Levi (cailllev)" w:date="2020-12-14T15:21:00Z"/>
          <w:rPrChange w:id="4014" w:author="Cailleret Levi (cailllev)" w:date="2020-12-15T15:34:00Z">
            <w:rPr>
              <w:ins w:id="4015" w:author="Cailleret Levi (cailllev)" w:date="2020-12-14T15:21:00Z"/>
              <w:lang w:val="en-US"/>
            </w:rPr>
          </w:rPrChange>
        </w:rPr>
      </w:pPr>
      <w:ins w:id="4016" w:author="Cailleret Levi (cailllev)" w:date="2020-12-14T15:21:00Z">
        <w:r w:rsidRPr="001E2F1A">
          <w:rPr>
            <w:rPrChange w:id="4017" w:author="Cailleret Levi (cailllev)" w:date="2020-12-15T15:34:00Z">
              <w:rPr>
                <w:lang w:val="en-US"/>
              </w:rPr>
            </w:rPrChange>
          </w:rPr>
          <w:br w:type="page"/>
        </w:r>
      </w:ins>
    </w:p>
    <w:p w14:paraId="551546CE" w14:textId="1D67F57B" w:rsidR="00574D17" w:rsidRPr="005A05B9" w:rsidRDefault="00574D17" w:rsidP="00574D17">
      <w:pPr>
        <w:spacing w:line="240" w:lineRule="auto"/>
        <w:rPr>
          <w:ins w:id="4018" w:author="Cailleret Levi (cailllev)" w:date="2020-12-14T15:13:00Z"/>
          <w:b/>
          <w:bCs/>
          <w:rPrChange w:id="4019" w:author="Cailleret Levi (cailllev)" w:date="2020-12-14T15:21:00Z">
            <w:rPr>
              <w:ins w:id="4020" w:author="Cailleret Levi (cailllev)" w:date="2020-12-14T15:13:00Z"/>
              <w:b/>
              <w:bCs/>
              <w:lang w:val="en-US"/>
            </w:rPr>
          </w:rPrChange>
        </w:rPr>
      </w:pPr>
      <w:ins w:id="4021" w:author="Cailleret Levi (cailllev)" w:date="2020-12-14T15:07:00Z">
        <w:r w:rsidRPr="005A05B9">
          <w:rPr>
            <w:b/>
            <w:bCs/>
            <w:rPrChange w:id="4022" w:author="Cailleret Levi (cailllev)" w:date="2020-12-14T15:21:00Z">
              <w:rPr>
                <w:b/>
                <w:bCs/>
                <w:lang w:val="en-US"/>
              </w:rPr>
            </w:rPrChange>
          </w:rPr>
          <w:lastRenderedPageBreak/>
          <w:t xml:space="preserve">KW </w:t>
        </w:r>
      </w:ins>
      <w:ins w:id="4023" w:author="Cailleret Levi (cailllev)" w:date="2020-12-14T15:08:00Z">
        <w:r w:rsidRPr="005A05B9">
          <w:rPr>
            <w:b/>
            <w:bCs/>
            <w:rPrChange w:id="4024" w:author="Cailleret Levi (cailllev)" w:date="2020-12-14T15:21:00Z">
              <w:rPr>
                <w:b/>
                <w:bCs/>
                <w:lang w:val="en-US"/>
              </w:rPr>
            </w:rPrChange>
          </w:rPr>
          <w:t>47</w:t>
        </w:r>
      </w:ins>
      <w:ins w:id="4025" w:author="Cailleret Levi (cailllev)" w:date="2020-12-14T15:07:00Z">
        <w:r w:rsidRPr="005A05B9">
          <w:rPr>
            <w:b/>
            <w:bCs/>
            <w:rPrChange w:id="4026" w:author="Cailleret Levi (cailllev)" w:date="2020-12-14T15:21:00Z">
              <w:rPr>
                <w:b/>
                <w:bCs/>
                <w:lang w:val="en-US"/>
              </w:rPr>
            </w:rPrChange>
          </w:rPr>
          <w:t xml:space="preserve"> – </w:t>
        </w:r>
      </w:ins>
      <w:ins w:id="4027" w:author="Cailleret Levi (cailllev)" w:date="2020-12-14T15:08:00Z">
        <w:r w:rsidRPr="005A05B9">
          <w:rPr>
            <w:b/>
            <w:bCs/>
            <w:rPrChange w:id="4028" w:author="Cailleret Levi (cailllev)" w:date="2020-12-14T15:21:00Z">
              <w:rPr>
                <w:b/>
                <w:bCs/>
                <w:lang w:val="en-US"/>
              </w:rPr>
            </w:rPrChange>
          </w:rPr>
          <w:t>9</w:t>
        </w:r>
      </w:ins>
      <w:ins w:id="4029" w:author="Cailleret Levi (cailllev)" w:date="2020-12-14T15:07:00Z">
        <w:r w:rsidRPr="005A05B9">
          <w:rPr>
            <w:b/>
            <w:bCs/>
            <w:rPrChange w:id="4030" w:author="Cailleret Levi (cailllev)" w:date="2020-12-14T15:21:00Z">
              <w:rPr>
                <w:b/>
                <w:bCs/>
                <w:lang w:val="en-US"/>
              </w:rPr>
            </w:rPrChange>
          </w:rPr>
          <w:t xml:space="preserve">. </w:t>
        </w:r>
      </w:ins>
      <w:ins w:id="4031" w:author="Cailleret Levi (cailllev)" w:date="2020-12-14T15:08:00Z">
        <w:r w:rsidRPr="005A05B9">
          <w:rPr>
            <w:b/>
            <w:bCs/>
            <w:rPrChange w:id="4032" w:author="Cailleret Levi (cailllev)" w:date="2020-12-14T15:21:00Z">
              <w:rPr>
                <w:b/>
                <w:bCs/>
                <w:lang w:val="en-US"/>
              </w:rPr>
            </w:rPrChange>
          </w:rPr>
          <w:t>Besprechung</w:t>
        </w:r>
      </w:ins>
    </w:p>
    <w:p w14:paraId="6C9293E0" w14:textId="79C1E32D" w:rsidR="00E40DC2" w:rsidRPr="00E40DC2" w:rsidRDefault="00E40DC2" w:rsidP="00E40DC2">
      <w:pPr>
        <w:jc w:val="left"/>
        <w:rPr>
          <w:ins w:id="4033" w:author="Cailleret Levi (cailllev)" w:date="2020-12-14T15:21:00Z"/>
          <w:lang w:val="en-US"/>
        </w:rPr>
      </w:pPr>
      <w:ins w:id="4034" w:author="Cailleret Levi (cailllev)" w:date="2020-12-14T15:21:00Z">
        <w:r w:rsidRPr="00E40DC2">
          <w:rPr>
            <w:lang w:val="en-US"/>
          </w:rPr>
          <w:t>All</w:t>
        </w:r>
      </w:ins>
    </w:p>
    <w:p w14:paraId="4E3FDEF4" w14:textId="77777777" w:rsidR="00E40DC2" w:rsidRPr="00E40DC2" w:rsidRDefault="00E40DC2" w:rsidP="00E40DC2">
      <w:pPr>
        <w:jc w:val="left"/>
        <w:rPr>
          <w:ins w:id="4035" w:author="Cailleret Levi (cailllev)" w:date="2020-12-14T15:21:00Z"/>
          <w:lang w:val="en-US"/>
        </w:rPr>
      </w:pPr>
    </w:p>
    <w:p w14:paraId="08F16658" w14:textId="1EE3D4F2" w:rsidR="00E40DC2" w:rsidRPr="00E40DC2" w:rsidRDefault="00E40DC2" w:rsidP="008C4B4F">
      <w:pPr>
        <w:jc w:val="left"/>
        <w:rPr>
          <w:ins w:id="4036" w:author="Cailleret Levi (cailllev)" w:date="2020-12-14T15:21:00Z"/>
          <w:lang w:val="en-US"/>
        </w:rPr>
      </w:pPr>
      <w:ins w:id="4037" w:author="Cailleret Levi (cailllev)" w:date="2020-12-14T15:21:00Z">
        <w:r w:rsidRPr="00E40DC2">
          <w:rPr>
            <w:lang w:val="en-US"/>
          </w:rPr>
          <w:t>Students</w:t>
        </w:r>
      </w:ins>
    </w:p>
    <w:p w14:paraId="2FEFFB09" w14:textId="4A92916F" w:rsidR="00E40DC2" w:rsidRPr="002D303D" w:rsidRDefault="00E40DC2">
      <w:pPr>
        <w:pStyle w:val="ListParagraph"/>
        <w:numPr>
          <w:ilvl w:val="0"/>
          <w:numId w:val="38"/>
        </w:numPr>
        <w:jc w:val="left"/>
        <w:rPr>
          <w:ins w:id="4038" w:author="Cailleret Levi (cailllev)" w:date="2020-12-14T15:21:00Z"/>
          <w:lang w:val="en-US"/>
        </w:rPr>
        <w:pPrChange w:id="4039" w:author="Cailleret Levi (cailllev)" w:date="2020-12-14T15:21:00Z">
          <w:pPr>
            <w:jc w:val="left"/>
          </w:pPr>
        </w:pPrChange>
      </w:pPr>
      <w:ins w:id="4040" w:author="Cailleret Levi (cailllev)" w:date="2020-12-14T15:21:00Z">
        <w:r w:rsidRPr="008C4B4F">
          <w:rPr>
            <w:lang w:val="en-US"/>
          </w:rPr>
          <w:t>work according to plan.</w:t>
        </w:r>
      </w:ins>
    </w:p>
    <w:p w14:paraId="1FBD3B64" w14:textId="77777777" w:rsidR="00E40DC2" w:rsidRPr="00E40DC2" w:rsidRDefault="00E40DC2" w:rsidP="00E40DC2">
      <w:pPr>
        <w:jc w:val="left"/>
        <w:rPr>
          <w:ins w:id="4041" w:author="Cailleret Levi (cailllev)" w:date="2020-12-14T15:21:00Z"/>
          <w:lang w:val="en-US"/>
        </w:rPr>
      </w:pPr>
    </w:p>
    <w:p w14:paraId="3F0895CF" w14:textId="77777777" w:rsidR="00E40DC2" w:rsidRDefault="00E40DC2" w:rsidP="00E40DC2">
      <w:pPr>
        <w:jc w:val="left"/>
        <w:rPr>
          <w:ins w:id="4042" w:author="Cailleret Levi (cailllev)" w:date="2020-12-14T15:21:00Z"/>
          <w:lang w:val="en-US"/>
        </w:rPr>
      </w:pPr>
      <w:ins w:id="4043" w:author="Cailleret Levi (cailllev)" w:date="2020-12-14T15:21:00Z">
        <w:r w:rsidRPr="00E40DC2">
          <w:rPr>
            <w:lang w:val="en-US"/>
          </w:rPr>
          <w:t>Supervisors</w:t>
        </w:r>
      </w:ins>
    </w:p>
    <w:p w14:paraId="346BA792" w14:textId="42E9747B" w:rsidR="00E40DC2" w:rsidRPr="002D303D" w:rsidRDefault="00E40DC2">
      <w:pPr>
        <w:pStyle w:val="ListParagraph"/>
        <w:numPr>
          <w:ilvl w:val="0"/>
          <w:numId w:val="38"/>
        </w:numPr>
        <w:jc w:val="left"/>
        <w:rPr>
          <w:ins w:id="4044" w:author="Cailleret Levi (cailllev)" w:date="2020-12-14T15:21:00Z"/>
          <w:lang w:val="en-US"/>
        </w:rPr>
        <w:pPrChange w:id="4045" w:author="Cailleret Levi (cailllev)" w:date="2020-12-14T15:21:00Z">
          <w:pPr>
            <w:jc w:val="left"/>
          </w:pPr>
        </w:pPrChange>
      </w:pPr>
      <w:ins w:id="4046" w:author="Cailleret Levi (cailllev)" w:date="2020-12-14T15:21:00Z">
        <w:r w:rsidRPr="008C4B4F">
          <w:rPr>
            <w:lang w:val="en-US"/>
          </w:rPr>
          <w:t>provide material as you see fit.</w:t>
        </w:r>
      </w:ins>
    </w:p>
    <w:p w14:paraId="474E4254" w14:textId="3B590559" w:rsidR="00DC3929" w:rsidRDefault="00E40DC2" w:rsidP="00E40DC2">
      <w:pPr>
        <w:pStyle w:val="ListParagraph"/>
        <w:numPr>
          <w:ilvl w:val="0"/>
          <w:numId w:val="38"/>
        </w:numPr>
        <w:jc w:val="left"/>
        <w:rPr>
          <w:ins w:id="4047" w:author="Cailleret Levi (cailllev)" w:date="2020-12-14T15:21:00Z"/>
          <w:lang w:val="en-US"/>
        </w:rPr>
      </w:pPr>
      <w:ins w:id="4048" w:author="Cailleret Levi (cailllev)" w:date="2020-12-14T15:21:00Z">
        <w:r w:rsidRPr="00E40DC2">
          <w:rPr>
            <w:lang w:val="en-US"/>
          </w:rPr>
          <w:t>provide alternate modelling-idea as you see fit.</w:t>
        </w:r>
      </w:ins>
    </w:p>
    <w:p w14:paraId="7BE2257D" w14:textId="77777777" w:rsidR="00E40DC2" w:rsidRPr="00E40DC2" w:rsidRDefault="00E40DC2" w:rsidP="008C4B4F">
      <w:pPr>
        <w:jc w:val="left"/>
        <w:rPr>
          <w:ins w:id="4049" w:author="Cailleret Levi (cailllev)" w:date="2020-12-14T15:13:00Z"/>
          <w:lang w:val="en-US"/>
          <w:rPrChange w:id="4050" w:author="Cailleret Levi (cailllev)" w:date="2020-12-14T15:21:00Z">
            <w:rPr>
              <w:ins w:id="4051" w:author="Cailleret Levi (cailllev)" w:date="2020-12-14T15:13:00Z"/>
              <w:b/>
              <w:bCs/>
              <w:lang w:val="en-US"/>
            </w:rPr>
          </w:rPrChange>
        </w:rPr>
      </w:pPr>
    </w:p>
    <w:p w14:paraId="05669AED" w14:textId="2189B2AE" w:rsidR="00574D17" w:rsidRDefault="00574D17" w:rsidP="00574D17">
      <w:pPr>
        <w:spacing w:line="240" w:lineRule="auto"/>
        <w:rPr>
          <w:ins w:id="4052" w:author="Cailleret Levi (cailllev)" w:date="2020-12-14T15:13:00Z"/>
          <w:b/>
          <w:bCs/>
        </w:rPr>
      </w:pPr>
      <w:ins w:id="4053" w:author="Cailleret Levi (cailllev)" w:date="2020-12-14T15:08:00Z">
        <w:r w:rsidRPr="00574D17">
          <w:rPr>
            <w:b/>
            <w:bCs/>
            <w:rPrChange w:id="4054" w:author="Cailleret Levi (cailllev)" w:date="2020-12-14T15:09:00Z">
              <w:rPr>
                <w:b/>
                <w:bCs/>
                <w:lang w:val="en-US"/>
              </w:rPr>
            </w:rPrChange>
          </w:rPr>
          <w:t xml:space="preserve">KW </w:t>
        </w:r>
      </w:ins>
      <w:ins w:id="4055" w:author="Cailleret Levi (cailllev)" w:date="2020-12-14T15:09:00Z">
        <w:r>
          <w:rPr>
            <w:b/>
            <w:bCs/>
          </w:rPr>
          <w:t>48</w:t>
        </w:r>
      </w:ins>
      <w:ins w:id="4056" w:author="Cailleret Levi (cailllev)" w:date="2020-12-14T15:08:00Z">
        <w:r w:rsidRPr="00574D17">
          <w:rPr>
            <w:b/>
            <w:bCs/>
            <w:rPrChange w:id="4057" w:author="Cailleret Levi (cailllev)" w:date="2020-12-14T15:09:00Z">
              <w:rPr>
                <w:b/>
                <w:bCs/>
                <w:lang w:val="en-US"/>
              </w:rPr>
            </w:rPrChange>
          </w:rPr>
          <w:t xml:space="preserve"> – </w:t>
        </w:r>
      </w:ins>
      <w:ins w:id="4058" w:author="Cailleret Levi (cailllev)" w:date="2020-12-14T15:09:00Z">
        <w:r>
          <w:rPr>
            <w:b/>
            <w:bCs/>
          </w:rPr>
          <w:t>10</w:t>
        </w:r>
      </w:ins>
      <w:ins w:id="4059" w:author="Cailleret Levi (cailllev)" w:date="2020-12-14T15:08:00Z">
        <w:r w:rsidRPr="00574D17">
          <w:rPr>
            <w:b/>
            <w:bCs/>
            <w:rPrChange w:id="4060" w:author="Cailleret Levi (cailllev)" w:date="2020-12-14T15:09:00Z">
              <w:rPr>
                <w:b/>
                <w:bCs/>
                <w:lang w:val="en-US"/>
              </w:rPr>
            </w:rPrChange>
          </w:rPr>
          <w:t>. Besprechung</w:t>
        </w:r>
      </w:ins>
    </w:p>
    <w:p w14:paraId="456619DA" w14:textId="2940982B" w:rsidR="005971EC" w:rsidRPr="005971EC" w:rsidRDefault="005971EC" w:rsidP="008C4B4F">
      <w:pPr>
        <w:spacing w:line="240" w:lineRule="auto"/>
        <w:rPr>
          <w:ins w:id="4061" w:author="Cailleret Levi (cailllev)" w:date="2020-12-14T15:22:00Z"/>
          <w:lang w:val="en-US"/>
          <w:rPrChange w:id="4062" w:author="Cailleret Levi (cailllev)" w:date="2020-12-14T15:22:00Z">
            <w:rPr>
              <w:ins w:id="4063" w:author="Cailleret Levi (cailllev)" w:date="2020-12-14T15:22:00Z"/>
            </w:rPr>
          </w:rPrChange>
        </w:rPr>
      </w:pPr>
      <w:ins w:id="4064" w:author="Cailleret Levi (cailllev)" w:date="2020-12-14T15:22:00Z">
        <w:r w:rsidRPr="005971EC">
          <w:rPr>
            <w:lang w:val="en-US"/>
            <w:rPrChange w:id="4065" w:author="Cailleret Levi (cailllev)" w:date="2020-12-14T15:22:00Z">
              <w:rPr/>
            </w:rPrChange>
          </w:rPr>
          <w:t>All</w:t>
        </w:r>
      </w:ins>
    </w:p>
    <w:p w14:paraId="78FAA9FE" w14:textId="77777777" w:rsidR="005971EC" w:rsidRPr="005971EC" w:rsidRDefault="005971EC" w:rsidP="005971EC">
      <w:pPr>
        <w:spacing w:line="240" w:lineRule="auto"/>
        <w:rPr>
          <w:ins w:id="4066" w:author="Cailleret Levi (cailllev)" w:date="2020-12-14T15:22:00Z"/>
          <w:lang w:val="en-US"/>
          <w:rPrChange w:id="4067" w:author="Cailleret Levi (cailllev)" w:date="2020-12-14T15:22:00Z">
            <w:rPr>
              <w:ins w:id="4068" w:author="Cailleret Levi (cailllev)" w:date="2020-12-14T15:22:00Z"/>
            </w:rPr>
          </w:rPrChange>
        </w:rPr>
      </w:pPr>
    </w:p>
    <w:p w14:paraId="53A4031A" w14:textId="77777777" w:rsidR="005971EC" w:rsidRDefault="005971EC" w:rsidP="005971EC">
      <w:pPr>
        <w:spacing w:line="240" w:lineRule="auto"/>
        <w:rPr>
          <w:ins w:id="4069" w:author="Cailleret Levi (cailllev)" w:date="2020-12-14T15:22:00Z"/>
          <w:lang w:val="en-US"/>
        </w:rPr>
      </w:pPr>
      <w:ins w:id="4070" w:author="Cailleret Levi (cailllev)" w:date="2020-12-14T15:22:00Z">
        <w:r w:rsidRPr="005971EC">
          <w:rPr>
            <w:lang w:val="en-US"/>
            <w:rPrChange w:id="4071" w:author="Cailleret Levi (cailllev)" w:date="2020-12-14T15:22:00Z">
              <w:rPr/>
            </w:rPrChange>
          </w:rPr>
          <w:t>Students</w:t>
        </w:r>
      </w:ins>
    </w:p>
    <w:p w14:paraId="1B55E0D7" w14:textId="2A78F35B" w:rsidR="005971EC" w:rsidRPr="005971EC" w:rsidRDefault="005971EC">
      <w:pPr>
        <w:pStyle w:val="ListParagraph"/>
        <w:numPr>
          <w:ilvl w:val="0"/>
          <w:numId w:val="38"/>
        </w:numPr>
        <w:spacing w:line="240" w:lineRule="auto"/>
        <w:rPr>
          <w:ins w:id="4072" w:author="Cailleret Levi (cailllev)" w:date="2020-12-14T15:22:00Z"/>
          <w:lang w:val="en-US"/>
          <w:rPrChange w:id="4073" w:author="Cailleret Levi (cailllev)" w:date="2020-12-14T15:22:00Z">
            <w:rPr>
              <w:ins w:id="4074" w:author="Cailleret Levi (cailllev)" w:date="2020-12-14T15:22:00Z"/>
            </w:rPr>
          </w:rPrChange>
        </w:rPr>
        <w:pPrChange w:id="4075" w:author="Cailleret Levi (cailllev)" w:date="2020-12-14T15:22:00Z">
          <w:pPr>
            <w:spacing w:line="240" w:lineRule="auto"/>
          </w:pPr>
        </w:pPrChange>
      </w:pPr>
      <w:ins w:id="4076" w:author="Cailleret Levi (cailllev)" w:date="2020-12-14T15:22:00Z">
        <w:r w:rsidRPr="005971EC">
          <w:rPr>
            <w:lang w:val="en-US"/>
            <w:rPrChange w:id="4077" w:author="Cailleret Levi (cailllev)" w:date="2020-12-14T15:22:00Z">
              <w:rPr/>
            </w:rPrChange>
          </w:rPr>
          <w:t>finalize parts of the report. More tables, more pictures, more differentiated sources, more sub-chapters.</w:t>
        </w:r>
      </w:ins>
    </w:p>
    <w:p w14:paraId="489F4A88" w14:textId="1E80106B" w:rsidR="005971EC" w:rsidRPr="005971EC" w:rsidRDefault="005971EC">
      <w:pPr>
        <w:pStyle w:val="ListParagraph"/>
        <w:numPr>
          <w:ilvl w:val="0"/>
          <w:numId w:val="38"/>
        </w:numPr>
        <w:spacing w:line="240" w:lineRule="auto"/>
        <w:rPr>
          <w:ins w:id="4078" w:author="Cailleret Levi (cailllev)" w:date="2020-12-14T15:22:00Z"/>
          <w:lang w:val="en-US"/>
          <w:rPrChange w:id="4079" w:author="Cailleret Levi (cailllev)" w:date="2020-12-14T15:22:00Z">
            <w:rPr>
              <w:ins w:id="4080" w:author="Cailleret Levi (cailllev)" w:date="2020-12-14T15:22:00Z"/>
            </w:rPr>
          </w:rPrChange>
        </w:rPr>
        <w:pPrChange w:id="4081" w:author="Cailleret Levi (cailllev)" w:date="2020-12-14T15:22:00Z">
          <w:pPr>
            <w:spacing w:line="240" w:lineRule="auto"/>
          </w:pPr>
        </w:pPrChange>
      </w:pPr>
      <w:ins w:id="4082" w:author="Cailleret Levi (cailllev)" w:date="2020-12-14T15:22:00Z">
        <w:r w:rsidRPr="005971EC">
          <w:rPr>
            <w:lang w:val="en-US"/>
            <w:rPrChange w:id="4083" w:author="Cailleret Levi (cailllev)" w:date="2020-12-14T15:22:00Z">
              <w:rPr/>
            </w:rPrChange>
          </w:rPr>
          <w:t>Begin implementing an abbreviation directory and a documentation/manual for your code.</w:t>
        </w:r>
      </w:ins>
    </w:p>
    <w:p w14:paraId="3B051B65" w14:textId="77777777" w:rsidR="005971EC" w:rsidRPr="005971EC" w:rsidRDefault="005971EC" w:rsidP="005971EC">
      <w:pPr>
        <w:spacing w:line="240" w:lineRule="auto"/>
        <w:rPr>
          <w:ins w:id="4084" w:author="Cailleret Levi (cailllev)" w:date="2020-12-14T15:22:00Z"/>
          <w:lang w:val="en-US"/>
          <w:rPrChange w:id="4085" w:author="Cailleret Levi (cailllev)" w:date="2020-12-14T15:22:00Z">
            <w:rPr>
              <w:ins w:id="4086" w:author="Cailleret Levi (cailllev)" w:date="2020-12-14T15:22:00Z"/>
            </w:rPr>
          </w:rPrChange>
        </w:rPr>
      </w:pPr>
    </w:p>
    <w:p w14:paraId="64982E90" w14:textId="77777777" w:rsidR="008A0BDC" w:rsidRDefault="005971EC" w:rsidP="008A0BDC">
      <w:pPr>
        <w:spacing w:line="240" w:lineRule="auto"/>
        <w:rPr>
          <w:ins w:id="4087" w:author="Cailleret Levi (cailllev)" w:date="2020-12-14T15:22:00Z"/>
          <w:lang w:val="en-US"/>
        </w:rPr>
      </w:pPr>
      <w:ins w:id="4088" w:author="Cailleret Levi (cailllev)" w:date="2020-12-14T15:22:00Z">
        <w:r w:rsidRPr="005971EC">
          <w:rPr>
            <w:lang w:val="en-US"/>
            <w:rPrChange w:id="4089" w:author="Cailleret Levi (cailllev)" w:date="2020-12-14T15:22:00Z">
              <w:rPr/>
            </w:rPrChange>
          </w:rPr>
          <w:t>Supervisors</w:t>
        </w:r>
      </w:ins>
    </w:p>
    <w:p w14:paraId="5304B141" w14:textId="5E722FAB" w:rsidR="005971EC" w:rsidRPr="008A0BDC" w:rsidRDefault="005971EC">
      <w:pPr>
        <w:pStyle w:val="ListParagraph"/>
        <w:numPr>
          <w:ilvl w:val="0"/>
          <w:numId w:val="38"/>
        </w:numPr>
        <w:spacing w:line="240" w:lineRule="auto"/>
        <w:rPr>
          <w:ins w:id="4090" w:author="Cailleret Levi (cailllev)" w:date="2020-12-14T15:22:00Z"/>
          <w:lang w:val="en-US"/>
          <w:rPrChange w:id="4091" w:author="Cailleret Levi (cailllev)" w:date="2020-12-14T15:22:00Z">
            <w:rPr>
              <w:ins w:id="4092" w:author="Cailleret Levi (cailllev)" w:date="2020-12-14T15:22:00Z"/>
            </w:rPr>
          </w:rPrChange>
        </w:rPr>
        <w:pPrChange w:id="4093" w:author="Cailleret Levi (cailllev)" w:date="2020-12-14T15:22:00Z">
          <w:pPr>
            <w:spacing w:line="240" w:lineRule="auto"/>
          </w:pPr>
        </w:pPrChange>
      </w:pPr>
      <w:ins w:id="4094" w:author="Cailleret Levi (cailllev)" w:date="2020-12-14T15:22:00Z">
        <w:r w:rsidRPr="008A0BDC">
          <w:rPr>
            <w:lang w:val="en-US"/>
            <w:rPrChange w:id="4095" w:author="Cailleret Levi (cailllev)" w:date="2020-12-14T15:22:00Z">
              <w:rPr/>
            </w:rPrChange>
          </w:rPr>
          <w:t>provide material as you see fit.</w:t>
        </w:r>
      </w:ins>
    </w:p>
    <w:p w14:paraId="05C120EB" w14:textId="7152E868" w:rsidR="00DC3929" w:rsidRDefault="005971EC" w:rsidP="008A0BDC">
      <w:pPr>
        <w:pStyle w:val="ListParagraph"/>
        <w:numPr>
          <w:ilvl w:val="0"/>
          <w:numId w:val="38"/>
        </w:numPr>
        <w:spacing w:line="240" w:lineRule="auto"/>
        <w:rPr>
          <w:ins w:id="4096" w:author="Cailleret Levi (cailllev)" w:date="2020-12-14T15:22:00Z"/>
          <w:lang w:val="en-US"/>
        </w:rPr>
      </w:pPr>
      <w:ins w:id="4097" w:author="Cailleret Levi (cailllev)" w:date="2020-12-14T15:22:00Z">
        <w:r w:rsidRPr="008A0BDC">
          <w:rPr>
            <w:lang w:val="en-US"/>
            <w:rPrChange w:id="4098" w:author="Cailleret Levi (cailllev)" w:date="2020-12-14T15:22:00Z">
              <w:rPr/>
            </w:rPrChange>
          </w:rPr>
          <w:t>provide alternate modelling-idea as you see fit.</w:t>
        </w:r>
      </w:ins>
    </w:p>
    <w:p w14:paraId="003B24A8" w14:textId="77777777" w:rsidR="008A0BDC" w:rsidRPr="008A0BDC" w:rsidRDefault="008A0BDC" w:rsidP="008C4B4F">
      <w:pPr>
        <w:spacing w:line="240" w:lineRule="auto"/>
        <w:rPr>
          <w:ins w:id="4099" w:author="Cailleret Levi (cailllev)" w:date="2020-12-14T15:08:00Z"/>
          <w:lang w:val="en-US"/>
          <w:rPrChange w:id="4100" w:author="Cailleret Levi (cailllev)" w:date="2020-12-14T15:22:00Z">
            <w:rPr>
              <w:ins w:id="4101" w:author="Cailleret Levi (cailllev)" w:date="2020-12-14T15:08:00Z"/>
              <w:b/>
              <w:bCs/>
              <w:lang w:val="en-US"/>
            </w:rPr>
          </w:rPrChange>
        </w:rPr>
      </w:pPr>
    </w:p>
    <w:p w14:paraId="04687CBA" w14:textId="4993C990" w:rsidR="00574D17" w:rsidRDefault="00574D17" w:rsidP="00574D17">
      <w:pPr>
        <w:spacing w:line="240" w:lineRule="auto"/>
        <w:rPr>
          <w:ins w:id="4102" w:author="Cailleret Levi (cailllev)" w:date="2020-12-14T15:13:00Z"/>
          <w:b/>
          <w:bCs/>
        </w:rPr>
      </w:pPr>
      <w:ins w:id="4103" w:author="Cailleret Levi (cailllev)" w:date="2020-12-14T15:09:00Z">
        <w:r w:rsidRPr="00574D17">
          <w:rPr>
            <w:b/>
            <w:bCs/>
            <w:rPrChange w:id="4104" w:author="Cailleret Levi (cailllev)" w:date="2020-12-14T15:09:00Z">
              <w:rPr>
                <w:b/>
                <w:bCs/>
                <w:lang w:val="en-US"/>
              </w:rPr>
            </w:rPrChange>
          </w:rPr>
          <w:t xml:space="preserve">KW </w:t>
        </w:r>
        <w:r>
          <w:rPr>
            <w:b/>
            <w:bCs/>
          </w:rPr>
          <w:t>49</w:t>
        </w:r>
        <w:r w:rsidRPr="00574D17">
          <w:rPr>
            <w:b/>
            <w:bCs/>
            <w:rPrChange w:id="4105" w:author="Cailleret Levi (cailllev)" w:date="2020-12-14T15:09:00Z">
              <w:rPr>
                <w:b/>
                <w:bCs/>
                <w:lang w:val="en-US"/>
              </w:rPr>
            </w:rPrChange>
          </w:rPr>
          <w:t xml:space="preserve"> – </w:t>
        </w:r>
        <w:r>
          <w:rPr>
            <w:b/>
            <w:bCs/>
          </w:rPr>
          <w:t>11</w:t>
        </w:r>
        <w:r w:rsidRPr="00574D17">
          <w:rPr>
            <w:b/>
            <w:bCs/>
            <w:rPrChange w:id="4106" w:author="Cailleret Levi (cailllev)" w:date="2020-12-14T15:09:00Z">
              <w:rPr>
                <w:b/>
                <w:bCs/>
                <w:lang w:val="en-US"/>
              </w:rPr>
            </w:rPrChange>
          </w:rPr>
          <w:t>. Besprechung</w:t>
        </w:r>
      </w:ins>
    </w:p>
    <w:p w14:paraId="135AF197" w14:textId="6FA54DBE" w:rsidR="00E95324" w:rsidRPr="00E95324" w:rsidRDefault="00E95324" w:rsidP="008C4B4F">
      <w:pPr>
        <w:spacing w:line="240" w:lineRule="auto"/>
        <w:rPr>
          <w:ins w:id="4107" w:author="Cailleret Levi (cailllev)" w:date="2020-12-14T15:22:00Z"/>
          <w:lang w:val="en-US"/>
          <w:rPrChange w:id="4108" w:author="Cailleret Levi (cailllev)" w:date="2020-12-14T15:22:00Z">
            <w:rPr>
              <w:ins w:id="4109" w:author="Cailleret Levi (cailllev)" w:date="2020-12-14T15:22:00Z"/>
            </w:rPr>
          </w:rPrChange>
        </w:rPr>
      </w:pPr>
      <w:ins w:id="4110" w:author="Cailleret Levi (cailllev)" w:date="2020-12-14T15:22:00Z">
        <w:r w:rsidRPr="00E95324">
          <w:rPr>
            <w:lang w:val="en-US"/>
            <w:rPrChange w:id="4111" w:author="Cailleret Levi (cailllev)" w:date="2020-12-14T15:22:00Z">
              <w:rPr/>
            </w:rPrChange>
          </w:rPr>
          <w:t>All</w:t>
        </w:r>
      </w:ins>
    </w:p>
    <w:p w14:paraId="22F2F005" w14:textId="77777777" w:rsidR="00E95324" w:rsidRPr="00E95324" w:rsidRDefault="00E95324" w:rsidP="00E95324">
      <w:pPr>
        <w:spacing w:line="240" w:lineRule="auto"/>
        <w:rPr>
          <w:ins w:id="4112" w:author="Cailleret Levi (cailllev)" w:date="2020-12-14T15:22:00Z"/>
          <w:lang w:val="en-US"/>
          <w:rPrChange w:id="4113" w:author="Cailleret Levi (cailllev)" w:date="2020-12-14T15:22:00Z">
            <w:rPr>
              <w:ins w:id="4114" w:author="Cailleret Levi (cailllev)" w:date="2020-12-14T15:22:00Z"/>
            </w:rPr>
          </w:rPrChange>
        </w:rPr>
      </w:pPr>
    </w:p>
    <w:p w14:paraId="0CCCF406" w14:textId="77777777" w:rsidR="00E95324" w:rsidRDefault="00E95324" w:rsidP="00E95324">
      <w:pPr>
        <w:spacing w:line="240" w:lineRule="auto"/>
        <w:rPr>
          <w:ins w:id="4115" w:author="Cailleret Levi (cailllev)" w:date="2020-12-14T15:23:00Z"/>
          <w:lang w:val="en-US"/>
        </w:rPr>
      </w:pPr>
      <w:ins w:id="4116" w:author="Cailleret Levi (cailllev)" w:date="2020-12-14T15:22:00Z">
        <w:r w:rsidRPr="00E95324">
          <w:rPr>
            <w:lang w:val="en-US"/>
            <w:rPrChange w:id="4117" w:author="Cailleret Levi (cailllev)" w:date="2020-12-14T15:22:00Z">
              <w:rPr/>
            </w:rPrChange>
          </w:rPr>
          <w:t>Students</w:t>
        </w:r>
      </w:ins>
    </w:p>
    <w:p w14:paraId="00727202" w14:textId="69529857" w:rsidR="00E95324" w:rsidRPr="00E95324" w:rsidRDefault="00E95324">
      <w:pPr>
        <w:pStyle w:val="ListParagraph"/>
        <w:numPr>
          <w:ilvl w:val="0"/>
          <w:numId w:val="38"/>
        </w:numPr>
        <w:spacing w:line="240" w:lineRule="auto"/>
        <w:rPr>
          <w:ins w:id="4118" w:author="Cailleret Levi (cailllev)" w:date="2020-12-14T15:22:00Z"/>
          <w:lang w:val="en-US"/>
          <w:rPrChange w:id="4119" w:author="Cailleret Levi (cailllev)" w:date="2020-12-14T15:23:00Z">
            <w:rPr>
              <w:ins w:id="4120" w:author="Cailleret Levi (cailllev)" w:date="2020-12-14T15:22:00Z"/>
            </w:rPr>
          </w:rPrChange>
        </w:rPr>
        <w:pPrChange w:id="4121" w:author="Cailleret Levi (cailllev)" w:date="2020-12-14T15:23:00Z">
          <w:pPr>
            <w:spacing w:line="240" w:lineRule="auto"/>
          </w:pPr>
        </w:pPrChange>
      </w:pPr>
      <w:ins w:id="4122" w:author="Cailleret Levi (cailllev)" w:date="2020-12-14T15:22:00Z">
        <w:r w:rsidRPr="00E95324">
          <w:rPr>
            <w:lang w:val="en-US"/>
            <w:rPrChange w:id="4123" w:author="Cailleret Levi (cailllev)" w:date="2020-12-14T15:23:00Z">
              <w:rPr/>
            </w:rPrChange>
          </w:rPr>
          <w:t>Work according to plan. Results, discussion, abbreviation directory, abstract etc.</w:t>
        </w:r>
      </w:ins>
    </w:p>
    <w:p w14:paraId="75AC4348" w14:textId="77777777" w:rsidR="00E95324" w:rsidRPr="00E95324" w:rsidRDefault="00E95324" w:rsidP="00E95324">
      <w:pPr>
        <w:spacing w:line="240" w:lineRule="auto"/>
        <w:rPr>
          <w:ins w:id="4124" w:author="Cailleret Levi (cailllev)" w:date="2020-12-14T15:22:00Z"/>
          <w:lang w:val="en-US"/>
          <w:rPrChange w:id="4125" w:author="Cailleret Levi (cailllev)" w:date="2020-12-14T15:22:00Z">
            <w:rPr>
              <w:ins w:id="4126" w:author="Cailleret Levi (cailllev)" w:date="2020-12-14T15:22:00Z"/>
            </w:rPr>
          </w:rPrChange>
        </w:rPr>
      </w:pPr>
    </w:p>
    <w:p w14:paraId="1DA49E87" w14:textId="77777777" w:rsidR="00E95324" w:rsidRDefault="00E95324" w:rsidP="00E95324">
      <w:pPr>
        <w:spacing w:line="240" w:lineRule="auto"/>
        <w:rPr>
          <w:ins w:id="4127" w:author="Cailleret Levi (cailllev)" w:date="2020-12-14T15:23:00Z"/>
          <w:lang w:val="en-US"/>
        </w:rPr>
      </w:pPr>
      <w:ins w:id="4128" w:author="Cailleret Levi (cailllev)" w:date="2020-12-14T15:22:00Z">
        <w:r w:rsidRPr="00E95324">
          <w:rPr>
            <w:lang w:val="en-US"/>
            <w:rPrChange w:id="4129" w:author="Cailleret Levi (cailllev)" w:date="2020-12-14T15:22:00Z">
              <w:rPr/>
            </w:rPrChange>
          </w:rPr>
          <w:t>Supervisors</w:t>
        </w:r>
      </w:ins>
    </w:p>
    <w:p w14:paraId="7CCF2F53" w14:textId="0E2577E4" w:rsidR="00E95324" w:rsidRPr="00E95324" w:rsidRDefault="00E95324" w:rsidP="008C4B4F">
      <w:pPr>
        <w:spacing w:line="240" w:lineRule="auto"/>
        <w:rPr>
          <w:ins w:id="4130" w:author="Cailleret Levi (cailllev)" w:date="2020-12-14T15:22:00Z"/>
          <w:lang w:val="en-US"/>
          <w:rPrChange w:id="4131" w:author="Cailleret Levi (cailllev)" w:date="2020-12-14T15:22:00Z">
            <w:rPr>
              <w:ins w:id="4132" w:author="Cailleret Levi (cailllev)" w:date="2020-12-14T15:22:00Z"/>
            </w:rPr>
          </w:rPrChange>
        </w:rPr>
      </w:pPr>
      <w:ins w:id="4133" w:author="Cailleret Levi (cailllev)" w:date="2020-12-14T15:22:00Z">
        <w:r w:rsidRPr="00E95324">
          <w:rPr>
            <w:lang w:val="en-US"/>
            <w:rPrChange w:id="4134" w:author="Cailleret Levi (cailllev)" w:date="2020-12-14T15:22:00Z">
              <w:rPr/>
            </w:rPrChange>
          </w:rPr>
          <w:t>-</w:t>
        </w:r>
      </w:ins>
      <w:ins w:id="4135" w:author="Cailleret Levi (cailllev)" w:date="2020-12-14T15:23:00Z">
        <w:r>
          <w:rPr>
            <w:lang w:val="en-US"/>
          </w:rPr>
          <w:t xml:space="preserve"> </w:t>
        </w:r>
      </w:ins>
      <w:ins w:id="4136" w:author="Cailleret Levi (cailllev)" w:date="2020-12-14T15:22:00Z">
        <w:r w:rsidRPr="00E95324">
          <w:rPr>
            <w:lang w:val="en-US"/>
            <w:rPrChange w:id="4137" w:author="Cailleret Levi (cailllev)" w:date="2020-12-14T15:22:00Z">
              <w:rPr/>
            </w:rPrChange>
          </w:rPr>
          <w:t>provide material as you see fit.</w:t>
        </w:r>
      </w:ins>
    </w:p>
    <w:p w14:paraId="33578C1F" w14:textId="4E752704" w:rsidR="00E95324" w:rsidRPr="00E95324" w:rsidRDefault="00E95324" w:rsidP="00E95324">
      <w:pPr>
        <w:spacing w:line="240" w:lineRule="auto"/>
        <w:rPr>
          <w:ins w:id="4138" w:author="Cailleret Levi (cailllev)" w:date="2020-12-14T15:22:00Z"/>
          <w:lang w:val="en-US"/>
          <w:rPrChange w:id="4139" w:author="Cailleret Levi (cailllev)" w:date="2020-12-14T15:22:00Z">
            <w:rPr>
              <w:ins w:id="4140" w:author="Cailleret Levi (cailllev)" w:date="2020-12-14T15:22:00Z"/>
            </w:rPr>
          </w:rPrChange>
        </w:rPr>
      </w:pPr>
      <w:ins w:id="4141" w:author="Cailleret Levi (cailllev)" w:date="2020-12-14T15:22:00Z">
        <w:r w:rsidRPr="00E95324">
          <w:rPr>
            <w:lang w:val="en-US"/>
            <w:rPrChange w:id="4142" w:author="Cailleret Levi (cailllev)" w:date="2020-12-14T15:22:00Z">
              <w:rPr/>
            </w:rPrChange>
          </w:rPr>
          <w:t>-</w:t>
        </w:r>
      </w:ins>
      <w:ins w:id="4143" w:author="Cailleret Levi (cailllev)" w:date="2020-12-14T15:23:00Z">
        <w:r>
          <w:rPr>
            <w:lang w:val="en-US"/>
          </w:rPr>
          <w:t xml:space="preserve"> </w:t>
        </w:r>
      </w:ins>
      <w:ins w:id="4144" w:author="Cailleret Levi (cailllev)" w:date="2020-12-14T15:22:00Z">
        <w:r w:rsidRPr="00E95324">
          <w:rPr>
            <w:lang w:val="en-US"/>
            <w:rPrChange w:id="4145" w:author="Cailleret Levi (cailllev)" w:date="2020-12-14T15:22:00Z">
              <w:rPr/>
            </w:rPrChange>
          </w:rPr>
          <w:t>provide alternate modelling-idea as you see fit.</w:t>
        </w:r>
      </w:ins>
    </w:p>
    <w:p w14:paraId="14791724" w14:textId="0E2CEBD4" w:rsidR="00DC3929" w:rsidRPr="00E95324" w:rsidRDefault="00E95324" w:rsidP="00E95324">
      <w:pPr>
        <w:spacing w:line="240" w:lineRule="auto"/>
        <w:rPr>
          <w:ins w:id="4146" w:author="Cailleret Levi (cailllev)" w:date="2020-12-14T15:22:00Z"/>
          <w:lang w:val="en-US"/>
          <w:rPrChange w:id="4147" w:author="Cailleret Levi (cailllev)" w:date="2020-12-14T15:22:00Z">
            <w:rPr>
              <w:ins w:id="4148" w:author="Cailleret Levi (cailllev)" w:date="2020-12-14T15:22:00Z"/>
              <w:b/>
              <w:bCs/>
            </w:rPr>
          </w:rPrChange>
        </w:rPr>
      </w:pPr>
      <w:ins w:id="4149" w:author="Cailleret Levi (cailllev)" w:date="2020-12-14T15:22:00Z">
        <w:r w:rsidRPr="00E95324">
          <w:rPr>
            <w:lang w:val="en-US"/>
            <w:rPrChange w:id="4150" w:author="Cailleret Levi (cailllev)" w:date="2020-12-14T15:22:00Z">
              <w:rPr/>
            </w:rPrChange>
          </w:rPr>
          <w:t>-</w:t>
        </w:r>
      </w:ins>
      <w:ins w:id="4151" w:author="Cailleret Levi (cailllev)" w:date="2020-12-14T15:23:00Z">
        <w:r>
          <w:rPr>
            <w:lang w:val="en-US"/>
          </w:rPr>
          <w:t xml:space="preserve"> </w:t>
        </w:r>
        <w:r w:rsidRPr="008C4B4F">
          <w:rPr>
            <w:lang w:val="en-US"/>
          </w:rPr>
          <w:t>offered</w:t>
        </w:r>
      </w:ins>
      <w:ins w:id="4152" w:author="Cailleret Levi (cailllev)" w:date="2020-12-14T15:22:00Z">
        <w:r w:rsidRPr="00E95324">
          <w:rPr>
            <w:lang w:val="en-US"/>
            <w:rPrChange w:id="4153" w:author="Cailleret Levi (cailllev)" w:date="2020-12-14T15:22:00Z">
              <w:rPr/>
            </w:rPrChange>
          </w:rPr>
          <w:t xml:space="preserve"> grammar </w:t>
        </w:r>
      </w:ins>
      <w:ins w:id="4154" w:author="Cailleret Levi (cailllev)" w:date="2020-12-14T15:23:00Z">
        <w:r w:rsidR="00D374EA">
          <w:rPr>
            <w:lang w:val="en-US"/>
          </w:rPr>
          <w:t>correcting</w:t>
        </w:r>
      </w:ins>
      <w:ins w:id="4155" w:author="Cailleret Levi (cailllev)" w:date="2020-12-14T15:22:00Z">
        <w:r w:rsidRPr="00E95324">
          <w:rPr>
            <w:lang w:val="en-US"/>
            <w:rPrChange w:id="4156" w:author="Cailleret Levi (cailllev)" w:date="2020-12-14T15:22:00Z">
              <w:rPr/>
            </w:rPrChange>
          </w:rPr>
          <w:t xml:space="preserve"> if text is </w:t>
        </w:r>
      </w:ins>
      <w:ins w:id="4157" w:author="Cailleret Levi (cailllev)" w:date="2020-12-14T15:23:00Z">
        <w:r w:rsidR="00D374EA" w:rsidRPr="008C4B4F">
          <w:rPr>
            <w:lang w:val="en-US"/>
          </w:rPr>
          <w:t>sent</w:t>
        </w:r>
      </w:ins>
      <w:ins w:id="4158" w:author="Cailleret Levi (cailllev)" w:date="2020-12-14T15:22:00Z">
        <w:r w:rsidRPr="00E95324">
          <w:rPr>
            <w:lang w:val="en-US"/>
            <w:rPrChange w:id="4159" w:author="Cailleret Levi (cailllev)" w:date="2020-12-14T15:22:00Z">
              <w:rPr/>
            </w:rPrChange>
          </w:rPr>
          <w:t xml:space="preserve"> until 6. of </w:t>
        </w:r>
      </w:ins>
      <w:ins w:id="4160" w:author="Cailleret Levi (cailllev)" w:date="2020-12-14T15:23:00Z">
        <w:r w:rsidR="00D374EA" w:rsidRPr="008C4B4F">
          <w:rPr>
            <w:lang w:val="en-US"/>
          </w:rPr>
          <w:t>December</w:t>
        </w:r>
        <w:r w:rsidR="000924DB">
          <w:rPr>
            <w:lang w:val="en-US"/>
          </w:rPr>
          <w:t>.</w:t>
        </w:r>
      </w:ins>
    </w:p>
    <w:p w14:paraId="38FCFEA4" w14:textId="77777777" w:rsidR="008A0BDC" w:rsidRPr="00E95324" w:rsidRDefault="008A0BDC" w:rsidP="00574D17">
      <w:pPr>
        <w:spacing w:line="240" w:lineRule="auto"/>
        <w:rPr>
          <w:ins w:id="4161" w:author="Cailleret Levi (cailllev)" w:date="2020-12-14T15:09:00Z"/>
          <w:lang w:val="en-US"/>
          <w:rPrChange w:id="4162" w:author="Cailleret Levi (cailllev)" w:date="2020-12-14T15:22:00Z">
            <w:rPr>
              <w:ins w:id="4163" w:author="Cailleret Levi (cailllev)" w:date="2020-12-14T15:09:00Z"/>
              <w:b/>
              <w:bCs/>
              <w:lang w:val="en-US"/>
            </w:rPr>
          </w:rPrChange>
        </w:rPr>
      </w:pPr>
    </w:p>
    <w:p w14:paraId="1EC5A36B" w14:textId="0B02A0E1" w:rsidR="00574D17" w:rsidRPr="00655776" w:rsidRDefault="00574D17" w:rsidP="00574D17">
      <w:pPr>
        <w:spacing w:line="240" w:lineRule="auto"/>
        <w:rPr>
          <w:ins w:id="4164" w:author="Cailleret Levi (cailllev)" w:date="2020-12-14T15:09:00Z"/>
          <w:b/>
          <w:bCs/>
          <w:rPrChange w:id="4165" w:author="Cailleret Levi (cailllev)" w:date="2020-12-14T15:24:00Z">
            <w:rPr>
              <w:ins w:id="4166" w:author="Cailleret Levi (cailllev)" w:date="2020-12-14T15:09:00Z"/>
              <w:b/>
              <w:bCs/>
              <w:lang w:val="en-US"/>
            </w:rPr>
          </w:rPrChange>
        </w:rPr>
      </w:pPr>
      <w:ins w:id="4167" w:author="Cailleret Levi (cailllev)" w:date="2020-12-14T15:09:00Z">
        <w:r w:rsidRPr="00655776">
          <w:rPr>
            <w:b/>
            <w:bCs/>
            <w:rPrChange w:id="4168" w:author="Cailleret Levi (cailllev)" w:date="2020-12-14T15:24:00Z">
              <w:rPr>
                <w:b/>
                <w:bCs/>
                <w:lang w:val="en-US"/>
              </w:rPr>
            </w:rPrChange>
          </w:rPr>
          <w:lastRenderedPageBreak/>
          <w:t xml:space="preserve">KW </w:t>
        </w:r>
        <w:r w:rsidRPr="008C4B4F">
          <w:rPr>
            <w:b/>
            <w:bCs/>
          </w:rPr>
          <w:t>50</w:t>
        </w:r>
        <w:r w:rsidRPr="00655776">
          <w:rPr>
            <w:b/>
            <w:bCs/>
            <w:rPrChange w:id="4169" w:author="Cailleret Levi (cailllev)" w:date="2020-12-14T15:24:00Z">
              <w:rPr>
                <w:b/>
                <w:bCs/>
                <w:lang w:val="en-US"/>
              </w:rPr>
            </w:rPrChange>
          </w:rPr>
          <w:t xml:space="preserve"> – </w:t>
        </w:r>
        <w:r w:rsidRPr="008C4B4F">
          <w:rPr>
            <w:b/>
            <w:bCs/>
          </w:rPr>
          <w:t>12</w:t>
        </w:r>
        <w:r w:rsidRPr="00655776">
          <w:rPr>
            <w:b/>
            <w:bCs/>
            <w:rPrChange w:id="4170" w:author="Cailleret Levi (cailllev)" w:date="2020-12-14T15:24:00Z">
              <w:rPr>
                <w:b/>
                <w:bCs/>
                <w:lang w:val="en-US"/>
              </w:rPr>
            </w:rPrChange>
          </w:rPr>
          <w:t>. Besprechung</w:t>
        </w:r>
      </w:ins>
    </w:p>
    <w:p w14:paraId="22F82411" w14:textId="0FEB5E2B" w:rsidR="004658AE" w:rsidRPr="004658AE" w:rsidRDefault="004658AE" w:rsidP="008C4B4F">
      <w:pPr>
        <w:jc w:val="left"/>
        <w:rPr>
          <w:ins w:id="4171" w:author="Cailleret Levi (cailllev)" w:date="2020-12-14T15:23:00Z"/>
          <w:lang w:val="en-US"/>
        </w:rPr>
      </w:pPr>
      <w:ins w:id="4172" w:author="Cailleret Levi (cailllev)" w:date="2020-12-14T15:23:00Z">
        <w:r w:rsidRPr="004658AE">
          <w:rPr>
            <w:lang w:val="en-US"/>
          </w:rPr>
          <w:t>All</w:t>
        </w:r>
      </w:ins>
    </w:p>
    <w:p w14:paraId="248C6FFA" w14:textId="77777777" w:rsidR="004658AE" w:rsidRPr="004658AE" w:rsidRDefault="004658AE" w:rsidP="004658AE">
      <w:pPr>
        <w:jc w:val="left"/>
        <w:rPr>
          <w:ins w:id="4173" w:author="Cailleret Levi (cailllev)" w:date="2020-12-14T15:23:00Z"/>
          <w:lang w:val="en-US"/>
        </w:rPr>
      </w:pPr>
    </w:p>
    <w:p w14:paraId="5CF7D759" w14:textId="77777777" w:rsidR="004658AE" w:rsidRDefault="004658AE" w:rsidP="004658AE">
      <w:pPr>
        <w:jc w:val="left"/>
        <w:rPr>
          <w:ins w:id="4174" w:author="Cailleret Levi (cailllev)" w:date="2020-12-14T15:23:00Z"/>
          <w:lang w:val="en-US"/>
        </w:rPr>
      </w:pPr>
      <w:ins w:id="4175" w:author="Cailleret Levi (cailllev)" w:date="2020-12-14T15:23:00Z">
        <w:r w:rsidRPr="004658AE">
          <w:rPr>
            <w:lang w:val="en-US"/>
          </w:rPr>
          <w:t>Students</w:t>
        </w:r>
      </w:ins>
    </w:p>
    <w:p w14:paraId="52CD32DE" w14:textId="77777777" w:rsidR="00931958" w:rsidRDefault="004658AE" w:rsidP="004658AE">
      <w:pPr>
        <w:pStyle w:val="ListParagraph"/>
        <w:numPr>
          <w:ilvl w:val="0"/>
          <w:numId w:val="38"/>
        </w:numPr>
        <w:jc w:val="left"/>
        <w:rPr>
          <w:ins w:id="4176" w:author="Cailleret Levi (cailllev)" w:date="2020-12-14T15:24:00Z"/>
          <w:lang w:val="en-US"/>
        </w:rPr>
      </w:pPr>
      <w:ins w:id="4177" w:author="Cailleret Levi (cailllev)" w:date="2020-12-14T15:24:00Z">
        <w:r w:rsidRPr="008C4B4F">
          <w:rPr>
            <w:lang w:val="en-US"/>
          </w:rPr>
          <w:t>w</w:t>
        </w:r>
      </w:ins>
      <w:ins w:id="4178" w:author="Cailleret Levi (cailllev)" w:date="2020-12-14T15:23:00Z">
        <w:r w:rsidRPr="002D303D">
          <w:rPr>
            <w:lang w:val="en-US"/>
          </w:rPr>
          <w:t xml:space="preserve">ork according to plan. </w:t>
        </w:r>
      </w:ins>
    </w:p>
    <w:p w14:paraId="5398C282" w14:textId="220758D6" w:rsidR="004658AE" w:rsidRPr="002D303D" w:rsidRDefault="00931958">
      <w:pPr>
        <w:pStyle w:val="ListParagraph"/>
        <w:numPr>
          <w:ilvl w:val="0"/>
          <w:numId w:val="38"/>
        </w:numPr>
        <w:jc w:val="left"/>
        <w:rPr>
          <w:ins w:id="4179" w:author="Cailleret Levi (cailllev)" w:date="2020-12-14T15:23:00Z"/>
          <w:lang w:val="en-US"/>
        </w:rPr>
        <w:pPrChange w:id="4180" w:author="Cailleret Levi (cailllev)" w:date="2020-12-14T15:24:00Z">
          <w:pPr>
            <w:jc w:val="left"/>
          </w:pPr>
        </w:pPrChange>
      </w:pPr>
      <w:ins w:id="4181" w:author="Cailleret Levi (cailllev)" w:date="2020-12-14T15:24:00Z">
        <w:r>
          <w:rPr>
            <w:lang w:val="en-US"/>
          </w:rPr>
          <w:t>r</w:t>
        </w:r>
      </w:ins>
      <w:ins w:id="4182" w:author="Cailleret Levi (cailllev)" w:date="2020-12-14T15:23:00Z">
        <w:r w:rsidR="004658AE" w:rsidRPr="008C4B4F">
          <w:rPr>
            <w:lang w:val="en-US"/>
          </w:rPr>
          <w:t>esults, discussion, abbreviation directory, abstract etc.</w:t>
        </w:r>
      </w:ins>
    </w:p>
    <w:p w14:paraId="6A34D53E" w14:textId="57C72F02" w:rsidR="004658AE" w:rsidRPr="004658AE" w:rsidRDefault="004658AE">
      <w:pPr>
        <w:pStyle w:val="ListParagraph"/>
        <w:numPr>
          <w:ilvl w:val="0"/>
          <w:numId w:val="38"/>
        </w:numPr>
        <w:jc w:val="left"/>
        <w:rPr>
          <w:ins w:id="4183" w:author="Cailleret Levi (cailllev)" w:date="2020-12-14T15:23:00Z"/>
          <w:lang w:val="en-US"/>
        </w:rPr>
        <w:pPrChange w:id="4184" w:author="Cailleret Levi (cailllev)" w:date="2020-12-14T15:24:00Z">
          <w:pPr>
            <w:jc w:val="left"/>
          </w:pPr>
        </w:pPrChange>
      </w:pPr>
      <w:ins w:id="4185" w:author="Cailleret Levi (cailllev)" w:date="2020-12-14T15:24:00Z">
        <w:r w:rsidRPr="004658AE">
          <w:rPr>
            <w:lang w:val="en-US"/>
          </w:rPr>
          <w:t>f</w:t>
        </w:r>
      </w:ins>
      <w:ins w:id="4186" w:author="Cailleret Levi (cailllev)" w:date="2020-12-14T15:23:00Z">
        <w:r w:rsidRPr="004658AE">
          <w:rPr>
            <w:lang w:val="en-US"/>
          </w:rPr>
          <w:t xml:space="preserve">inish grammar-checks and most of the text until </w:t>
        </w:r>
      </w:ins>
      <w:ins w:id="4187" w:author="Cailleret Levi (cailllev)" w:date="2020-12-14T15:24:00Z">
        <w:r w:rsidRPr="004658AE">
          <w:rPr>
            <w:lang w:val="en-US"/>
          </w:rPr>
          <w:t>Friday</w:t>
        </w:r>
      </w:ins>
      <w:ins w:id="4188" w:author="Cailleret Levi (cailllev)" w:date="2020-12-14T15:23:00Z">
        <w:r w:rsidRPr="004658AE">
          <w:rPr>
            <w:lang w:val="en-US"/>
          </w:rPr>
          <w:t>.</w:t>
        </w:r>
      </w:ins>
    </w:p>
    <w:p w14:paraId="07E59DF1" w14:textId="77777777" w:rsidR="004658AE" w:rsidRPr="004658AE" w:rsidRDefault="004658AE" w:rsidP="004658AE">
      <w:pPr>
        <w:jc w:val="left"/>
        <w:rPr>
          <w:ins w:id="4189" w:author="Cailleret Levi (cailllev)" w:date="2020-12-14T15:23:00Z"/>
          <w:lang w:val="en-US"/>
        </w:rPr>
      </w:pPr>
    </w:p>
    <w:p w14:paraId="21B327B0" w14:textId="77777777" w:rsidR="004658AE" w:rsidRDefault="004658AE" w:rsidP="004658AE">
      <w:pPr>
        <w:jc w:val="left"/>
        <w:rPr>
          <w:ins w:id="4190" w:author="Cailleret Levi (cailllev)" w:date="2020-12-14T15:24:00Z"/>
          <w:lang w:val="en-US"/>
        </w:rPr>
      </w:pPr>
      <w:ins w:id="4191" w:author="Cailleret Levi (cailllev)" w:date="2020-12-14T15:23:00Z">
        <w:r w:rsidRPr="004658AE">
          <w:rPr>
            <w:lang w:val="en-US"/>
          </w:rPr>
          <w:t>Supervisors</w:t>
        </w:r>
      </w:ins>
    </w:p>
    <w:p w14:paraId="4F4740EC" w14:textId="10BF9B3D" w:rsidR="004658AE" w:rsidRPr="002D303D" w:rsidRDefault="004658AE">
      <w:pPr>
        <w:pStyle w:val="ListParagraph"/>
        <w:numPr>
          <w:ilvl w:val="0"/>
          <w:numId w:val="49"/>
        </w:numPr>
        <w:jc w:val="left"/>
        <w:rPr>
          <w:ins w:id="4192" w:author="Cailleret Levi (cailllev)" w:date="2020-12-14T15:23:00Z"/>
          <w:lang w:val="en-US"/>
        </w:rPr>
        <w:pPrChange w:id="4193" w:author="Cailleret Levi (cailllev)" w:date="2020-12-14T15:25:00Z">
          <w:pPr>
            <w:jc w:val="left"/>
          </w:pPr>
        </w:pPrChange>
      </w:pPr>
      <w:ins w:id="4194" w:author="Cailleret Levi (cailllev)" w:date="2020-12-14T15:23:00Z">
        <w:r w:rsidRPr="008C4B4F">
          <w:rPr>
            <w:lang w:val="en-US"/>
          </w:rPr>
          <w:t>-provide material as you see fit.</w:t>
        </w:r>
      </w:ins>
    </w:p>
    <w:p w14:paraId="34D81C30" w14:textId="77777777" w:rsidR="004153FE" w:rsidRPr="004153FE" w:rsidRDefault="004658AE">
      <w:pPr>
        <w:pStyle w:val="ListParagraph"/>
        <w:numPr>
          <w:ilvl w:val="0"/>
          <w:numId w:val="49"/>
        </w:numPr>
        <w:jc w:val="left"/>
        <w:rPr>
          <w:ins w:id="4195" w:author="Cailleret Levi (cailllev)" w:date="2020-12-14T15:25:00Z"/>
          <w:lang w:val="en-US"/>
        </w:rPr>
        <w:pPrChange w:id="4196" w:author="Cailleret Levi (cailllev)" w:date="2020-12-14T15:25:00Z">
          <w:pPr>
            <w:jc w:val="left"/>
          </w:pPr>
        </w:pPrChange>
      </w:pPr>
      <w:ins w:id="4197" w:author="Cailleret Levi (cailllev)" w:date="2020-12-14T15:23:00Z">
        <w:r w:rsidRPr="004153FE">
          <w:rPr>
            <w:lang w:val="en-US"/>
          </w:rPr>
          <w:t>-provide alternate modelling-idea as you see fit.</w:t>
        </w:r>
      </w:ins>
    </w:p>
    <w:p w14:paraId="560E567C" w14:textId="77777777" w:rsidR="004153FE" w:rsidRDefault="004153FE" w:rsidP="004658AE">
      <w:pPr>
        <w:jc w:val="left"/>
        <w:rPr>
          <w:ins w:id="4198" w:author="Cailleret Levi (cailllev)" w:date="2020-12-14T15:25:00Z"/>
          <w:lang w:val="en-US"/>
        </w:rPr>
      </w:pPr>
    </w:p>
    <w:p w14:paraId="7F18C2C3" w14:textId="54F81248" w:rsidR="004153FE" w:rsidRPr="00D65334" w:rsidRDefault="004153FE" w:rsidP="004153FE">
      <w:pPr>
        <w:spacing w:line="240" w:lineRule="auto"/>
        <w:rPr>
          <w:ins w:id="4199" w:author="Cailleret Levi (cailllev)" w:date="2020-12-14T15:25:00Z"/>
          <w:b/>
          <w:bCs/>
        </w:rPr>
      </w:pPr>
      <w:ins w:id="4200" w:author="Cailleret Levi (cailllev)" w:date="2020-12-14T15:25:00Z">
        <w:r w:rsidRPr="00D65334">
          <w:rPr>
            <w:b/>
            <w:bCs/>
          </w:rPr>
          <w:t>KW 5</w:t>
        </w:r>
        <w:r>
          <w:rPr>
            <w:b/>
            <w:bCs/>
          </w:rPr>
          <w:t>1</w:t>
        </w:r>
        <w:r w:rsidRPr="00D65334">
          <w:rPr>
            <w:b/>
            <w:bCs/>
          </w:rPr>
          <w:t xml:space="preserve"> – 1</w:t>
        </w:r>
        <w:r>
          <w:rPr>
            <w:b/>
            <w:bCs/>
          </w:rPr>
          <w:t>3</w:t>
        </w:r>
        <w:r w:rsidRPr="00D65334">
          <w:rPr>
            <w:b/>
            <w:bCs/>
          </w:rPr>
          <w:t>. Besprechung</w:t>
        </w:r>
      </w:ins>
    </w:p>
    <w:p w14:paraId="1B86439D" w14:textId="77777777" w:rsidR="0033058B" w:rsidRDefault="0033058B" w:rsidP="004658AE">
      <w:pPr>
        <w:jc w:val="left"/>
        <w:rPr>
          <w:ins w:id="4201" w:author="Cailleret Levi (cailllev)" w:date="2020-12-18T10:18:00Z"/>
        </w:rPr>
      </w:pPr>
      <w:ins w:id="4202" w:author="Cailleret Levi (cailllev)" w:date="2020-12-18T10:18:00Z">
        <w:r w:rsidRPr="0033058B">
          <w:rPr>
            <w:rPrChange w:id="4203" w:author="Cailleret Levi (cailllev)" w:date="2020-12-18T10:18:00Z">
              <w:rPr>
                <w:lang w:val="en-US"/>
              </w:rPr>
            </w:rPrChange>
          </w:rPr>
          <w:t>Es wurde kein Protokoll e</w:t>
        </w:r>
        <w:r>
          <w:t>rstellt.</w:t>
        </w:r>
      </w:ins>
    </w:p>
    <w:p w14:paraId="5ABE0128" w14:textId="003F6805" w:rsidR="00DD5121" w:rsidRPr="001826D5" w:rsidRDefault="00DD5121" w:rsidP="004658AE">
      <w:pPr>
        <w:jc w:val="left"/>
      </w:pPr>
      <w:r w:rsidRPr="00ED3B04">
        <w:br w:type="page"/>
      </w:r>
    </w:p>
    <w:p w14:paraId="1D0C8F3B" w14:textId="1940B063" w:rsidR="00F52E46" w:rsidRDefault="00590379" w:rsidP="00C35211">
      <w:pPr>
        <w:pStyle w:val="Heading2"/>
      </w:pPr>
      <w:bookmarkStart w:id="4204" w:name="_Toc59300877"/>
      <w:r>
        <w:lastRenderedPageBreak/>
        <w:t>Weiteres</w:t>
      </w:r>
      <w:bookmarkEnd w:id="4204"/>
    </w:p>
    <w:p w14:paraId="05DF907F" w14:textId="49650785" w:rsidR="00F52E46" w:rsidRDefault="00F52E46" w:rsidP="00F52E46">
      <w:pPr>
        <w:pStyle w:val="Heading3"/>
        <w:rPr>
          <w:lang w:val="en-US"/>
        </w:rPr>
      </w:pPr>
      <w:bookmarkStart w:id="4205" w:name="_Toc59300878"/>
      <w:r w:rsidRPr="00DD5121">
        <w:rPr>
          <w:lang w:val="en-US"/>
        </w:rPr>
        <w:t>Code</w:t>
      </w:r>
      <w:ins w:id="4206" w:author="Cailleret Levi (cailllev)" w:date="2020-12-15T20:15:00Z">
        <w:r w:rsidR="00950FE6">
          <w:rPr>
            <w:lang w:val="en-US"/>
          </w:rPr>
          <w:t xml:space="preserve"> Übersicht</w:t>
        </w:r>
      </w:ins>
      <w:bookmarkEnd w:id="4205"/>
    </w:p>
    <w:p w14:paraId="6783532C" w14:textId="66D4A63A" w:rsidR="00A4245F" w:rsidRDefault="00A4245F" w:rsidP="00A4245F">
      <w:r w:rsidRPr="00A4245F">
        <w:t>Sämtlicher Code</w:t>
      </w:r>
      <w:r w:rsidR="00C95558">
        <w:t xml:space="preserve"> </w:t>
      </w:r>
      <w:r w:rsidR="00B80DB2">
        <w:t xml:space="preserve">inklusive </w:t>
      </w:r>
      <w:r w:rsidR="00C95558">
        <w:t>Anleitung</w:t>
      </w:r>
      <w:r w:rsidRPr="00A4245F">
        <w:t xml:space="preserve"> </w:t>
      </w:r>
      <w:r w:rsidR="00B80DB2">
        <w:t xml:space="preserve">und Dokumentation </w:t>
      </w:r>
      <w:r w:rsidR="00FB0EEA">
        <w:t xml:space="preserve">ist </w:t>
      </w:r>
      <w:r w:rsidRPr="00A4245F">
        <w:t>auf e</w:t>
      </w:r>
      <w:r>
        <w:t>inem GitHub Repository unter folgendem Link</w:t>
      </w:r>
      <w:r w:rsidR="00E70723">
        <w:t xml:space="preserve"> einzusehen</w:t>
      </w:r>
      <w:r>
        <w:t>:</w:t>
      </w:r>
    </w:p>
    <w:p w14:paraId="2C85D3CE" w14:textId="4956752A" w:rsidR="00C01601" w:rsidRDefault="00CC28C1" w:rsidP="00DD5121">
      <w:pPr>
        <w:rPr>
          <w:rStyle w:val="Hyperlink"/>
        </w:rPr>
      </w:pPr>
      <w:hyperlink r:id="rId39" w:history="1">
        <w:r w:rsidR="00AB0B83" w:rsidRPr="00C2378D">
          <w:rPr>
            <w:rStyle w:val="Hyperlink"/>
          </w:rPr>
          <w:t>https://github.zhaw.ch/cailllev/PA_MTD/tree/master/RL_MTD</w:t>
        </w:r>
      </w:hyperlink>
    </w:p>
    <w:p w14:paraId="14D99EFB" w14:textId="362AAD2B" w:rsidR="001A0808" w:rsidRDefault="001A0808" w:rsidP="001A0808">
      <w:r>
        <w:t xml:space="preserve">Auf den folgenden Seiten </w:t>
      </w:r>
      <w:r w:rsidR="009544D4">
        <w:t xml:space="preserve">eine kurze Zusammenfassung </w:t>
      </w:r>
      <w:r w:rsidR="00714923">
        <w:t xml:space="preserve">und Erklärung </w:t>
      </w:r>
      <w:r w:rsidR="009544D4">
        <w:t>de</w:t>
      </w:r>
      <w:r w:rsidR="00741375">
        <w:t>s</w:t>
      </w:r>
      <w:r w:rsidR="009544D4">
        <w:t xml:space="preserve"> gesamten </w:t>
      </w:r>
      <w:r w:rsidR="0078533B">
        <w:t>Code</w:t>
      </w:r>
      <w:r w:rsidR="00741375">
        <w:t xml:space="preserve">s </w:t>
      </w:r>
      <w:r w:rsidR="009544D4">
        <w:t>zu sehen.</w:t>
      </w:r>
    </w:p>
    <w:p w14:paraId="1E422B0E" w14:textId="77777777" w:rsidR="00973B14" w:rsidRDefault="00973B14" w:rsidP="001A0808"/>
    <w:p w14:paraId="7B6A5533" w14:textId="4B0C28CB" w:rsidR="00DD5121" w:rsidRDefault="00207DB7" w:rsidP="00DD5121">
      <w:pPr>
        <w:rPr>
          <w:b/>
          <w:bCs/>
        </w:rPr>
      </w:pPr>
      <w:r w:rsidRPr="00A802BE">
        <w:rPr>
          <w:b/>
          <w:bCs/>
        </w:rPr>
        <w:t>Ordnerstruktur</w:t>
      </w:r>
    </w:p>
    <w:p w14:paraId="25690A93" w14:textId="2ABB9C79" w:rsidR="00C01601" w:rsidRPr="00C01601" w:rsidRDefault="00C01601" w:rsidP="00DD5121">
      <w:r>
        <w:t xml:space="preserve">Die Ordnerstruktur aller benötigter Dateien ist folgend abgebildet. Ausgeschlossen </w:t>
      </w:r>
      <w:r w:rsidR="00115044">
        <w:t xml:space="preserve">davon </w:t>
      </w:r>
      <w:r w:rsidR="008D5368">
        <w:t>sind die Inhalte des</w:t>
      </w:r>
      <w:r w:rsidR="00115044">
        <w:t xml:space="preserve"> Ordner venv</w:t>
      </w:r>
      <w:r w:rsidR="00C16167">
        <w:t>. Darin befinden sich</w:t>
      </w:r>
      <w:r w:rsidR="00115044">
        <w:t xml:space="preserve"> die benötigten externen</w:t>
      </w:r>
      <w:r w:rsidR="00E12B07">
        <w:t xml:space="preserve"> Python</w:t>
      </w:r>
      <w:r w:rsidR="00115044">
        <w:t xml:space="preserve"> Pakete.</w:t>
      </w:r>
    </w:p>
    <w:p w14:paraId="01A9433E" w14:textId="688CC8B5" w:rsidR="000E0586" w:rsidRPr="000E0586" w:rsidRDefault="00FE49FE" w:rsidP="001A0808">
      <w:pPr>
        <w:numPr>
          <w:ilvl w:val="0"/>
          <w:numId w:val="18"/>
        </w:numPr>
        <w:spacing w:after="40" w:line="240" w:lineRule="auto"/>
        <w:ind w:hanging="170"/>
        <w:rPr>
          <w:b/>
          <w:bCs/>
        </w:rPr>
      </w:pPr>
      <w:r>
        <w:rPr>
          <w:b/>
          <w:bCs/>
        </w:rPr>
        <w:t>RL_MTD</w:t>
      </w:r>
    </w:p>
    <w:p w14:paraId="7255D401" w14:textId="4945465D" w:rsidR="00207DB7" w:rsidRPr="00207DB7" w:rsidRDefault="00207DB7" w:rsidP="000E0586">
      <w:pPr>
        <w:numPr>
          <w:ilvl w:val="0"/>
          <w:numId w:val="18"/>
        </w:numPr>
        <w:spacing w:after="40" w:line="240" w:lineRule="auto"/>
        <w:ind w:left="530" w:hanging="170"/>
        <w:rPr>
          <w:b/>
          <w:bCs/>
        </w:rPr>
      </w:pPr>
      <w:r w:rsidRPr="00207DB7">
        <w:rPr>
          <w:b/>
          <w:bCs/>
          <w:lang w:val="en-GB"/>
        </w:rPr>
        <w:t>config</w:t>
      </w:r>
    </w:p>
    <w:p w14:paraId="61B325B2" w14:textId="77777777" w:rsidR="00207DB7" w:rsidRPr="00207DB7" w:rsidRDefault="00207DB7" w:rsidP="000E0586">
      <w:pPr>
        <w:numPr>
          <w:ilvl w:val="0"/>
          <w:numId w:val="19"/>
        </w:numPr>
        <w:spacing w:after="40" w:line="240" w:lineRule="auto"/>
        <w:ind w:left="700" w:hanging="170"/>
        <w:rPr>
          <w:b/>
          <w:bCs/>
        </w:rPr>
      </w:pPr>
      <w:r w:rsidRPr="00207DB7">
        <w:rPr>
          <w:lang w:val="en-GB"/>
        </w:rPr>
        <w:t>attack_graphs.json</w:t>
      </w:r>
    </w:p>
    <w:p w14:paraId="30B9F6E8" w14:textId="77777777" w:rsidR="00207DB7" w:rsidRPr="00207DB7" w:rsidRDefault="00207DB7" w:rsidP="000E0586">
      <w:pPr>
        <w:numPr>
          <w:ilvl w:val="0"/>
          <w:numId w:val="18"/>
        </w:numPr>
        <w:spacing w:after="40" w:line="240" w:lineRule="auto"/>
        <w:ind w:left="530" w:hanging="170"/>
        <w:rPr>
          <w:b/>
          <w:bCs/>
        </w:rPr>
      </w:pPr>
      <w:r w:rsidRPr="00207DB7">
        <w:rPr>
          <w:b/>
          <w:bCs/>
          <w:lang w:val="en-GB"/>
        </w:rPr>
        <w:t>src</w:t>
      </w:r>
    </w:p>
    <w:p w14:paraId="6941E291" w14:textId="77777777" w:rsidR="00207DB7" w:rsidRPr="00207DB7" w:rsidRDefault="00207DB7" w:rsidP="000E0586">
      <w:pPr>
        <w:numPr>
          <w:ilvl w:val="0"/>
          <w:numId w:val="20"/>
        </w:numPr>
        <w:spacing w:after="40" w:line="240" w:lineRule="auto"/>
        <w:ind w:left="700" w:hanging="170"/>
      </w:pPr>
      <w:r w:rsidRPr="00207DB7">
        <w:rPr>
          <w:lang w:val="en-GB"/>
        </w:rPr>
        <w:t>env</w:t>
      </w:r>
    </w:p>
    <w:p w14:paraId="1F9DCF09" w14:textId="77777777" w:rsidR="00207DB7" w:rsidRPr="00207DB7" w:rsidRDefault="00207DB7" w:rsidP="000E0586">
      <w:pPr>
        <w:numPr>
          <w:ilvl w:val="0"/>
          <w:numId w:val="21"/>
        </w:numPr>
        <w:spacing w:after="40" w:line="240" w:lineRule="auto"/>
        <w:ind w:left="1048" w:hanging="170"/>
      </w:pPr>
      <w:r w:rsidRPr="00207DB7">
        <w:rPr>
          <w:lang w:val="en-GB"/>
        </w:rPr>
        <w:t>mtd_env.py</w:t>
      </w:r>
    </w:p>
    <w:p w14:paraId="041C5780" w14:textId="77777777" w:rsidR="00207DB7" w:rsidRPr="00207DB7" w:rsidRDefault="00207DB7" w:rsidP="000E0586">
      <w:pPr>
        <w:numPr>
          <w:ilvl w:val="0"/>
          <w:numId w:val="20"/>
        </w:numPr>
        <w:spacing w:after="40" w:line="240" w:lineRule="auto"/>
        <w:ind w:left="700" w:hanging="170"/>
      </w:pPr>
      <w:r w:rsidRPr="00207DB7">
        <w:rPr>
          <w:lang w:val="en-GB"/>
        </w:rPr>
        <w:t>model</w:t>
      </w:r>
    </w:p>
    <w:p w14:paraId="4E558B10" w14:textId="77777777" w:rsidR="00207DB7" w:rsidRPr="00207DB7" w:rsidRDefault="00207DB7" w:rsidP="000E0586">
      <w:pPr>
        <w:numPr>
          <w:ilvl w:val="0"/>
          <w:numId w:val="21"/>
        </w:numPr>
        <w:spacing w:after="40" w:line="240" w:lineRule="auto"/>
        <w:ind w:left="1048" w:hanging="170"/>
      </w:pPr>
      <w:r w:rsidRPr="00207DB7">
        <w:rPr>
          <w:lang w:val="en-GB"/>
        </w:rPr>
        <w:t>detection_system.py</w:t>
      </w:r>
    </w:p>
    <w:p w14:paraId="42C4BC2E" w14:textId="77777777" w:rsidR="00207DB7" w:rsidRPr="00207DB7" w:rsidRDefault="00207DB7" w:rsidP="000E0586">
      <w:pPr>
        <w:numPr>
          <w:ilvl w:val="0"/>
          <w:numId w:val="21"/>
        </w:numPr>
        <w:spacing w:after="40" w:line="240" w:lineRule="auto"/>
        <w:ind w:left="1048" w:hanging="170"/>
      </w:pPr>
      <w:r w:rsidRPr="00207DB7">
        <w:rPr>
          <w:lang w:val="en-GB"/>
        </w:rPr>
        <w:t>graph.py</w:t>
      </w:r>
    </w:p>
    <w:p w14:paraId="1074029C" w14:textId="77777777" w:rsidR="00207DB7" w:rsidRPr="00207DB7" w:rsidRDefault="00207DB7" w:rsidP="000E0586">
      <w:pPr>
        <w:numPr>
          <w:ilvl w:val="0"/>
          <w:numId w:val="21"/>
        </w:numPr>
        <w:spacing w:after="40" w:line="240" w:lineRule="auto"/>
        <w:ind w:left="1048" w:hanging="170"/>
      </w:pPr>
      <w:r w:rsidRPr="00207DB7">
        <w:rPr>
          <w:lang w:val="en-GB"/>
        </w:rPr>
        <w:t>node.py</w:t>
      </w:r>
    </w:p>
    <w:p w14:paraId="4D94E29A" w14:textId="77777777" w:rsidR="00207DB7" w:rsidRPr="00207DB7" w:rsidRDefault="00207DB7" w:rsidP="000E0586">
      <w:pPr>
        <w:numPr>
          <w:ilvl w:val="0"/>
          <w:numId w:val="20"/>
        </w:numPr>
        <w:spacing w:after="40" w:line="240" w:lineRule="auto"/>
        <w:ind w:left="700" w:hanging="170"/>
      </w:pPr>
      <w:r w:rsidRPr="00207DB7">
        <w:rPr>
          <w:lang w:val="en-GB"/>
        </w:rPr>
        <w:t>parameters</w:t>
      </w:r>
    </w:p>
    <w:p w14:paraId="63C6162B" w14:textId="463DA2C5" w:rsidR="00207DB7" w:rsidRPr="00207DB7" w:rsidRDefault="002A1EC7" w:rsidP="000E0586">
      <w:pPr>
        <w:numPr>
          <w:ilvl w:val="0"/>
          <w:numId w:val="21"/>
        </w:numPr>
        <w:spacing w:after="40" w:line="240" w:lineRule="auto"/>
        <w:ind w:left="1048" w:hanging="170"/>
      </w:pPr>
      <w:r w:rsidRPr="002A1EC7">
        <w:rPr>
          <w:i/>
          <w:iCs/>
        </w:rPr>
        <w:t>diverse Parameter für</w:t>
      </w:r>
      <w:r w:rsidR="00E95859">
        <w:rPr>
          <w:i/>
          <w:iCs/>
        </w:rPr>
        <w:t xml:space="preserve"> RL Agenten für</w:t>
      </w:r>
      <w:r w:rsidRPr="002A1EC7">
        <w:rPr>
          <w:i/>
          <w:iCs/>
        </w:rPr>
        <w:t xml:space="preserve"> jegliche </w:t>
      </w:r>
      <w:r>
        <w:rPr>
          <w:i/>
          <w:iCs/>
        </w:rPr>
        <w:t>Simulationen</w:t>
      </w:r>
    </w:p>
    <w:p w14:paraId="414D62DC" w14:textId="77777777" w:rsidR="00207DB7" w:rsidRPr="00207DB7" w:rsidRDefault="00207DB7" w:rsidP="000E0586">
      <w:pPr>
        <w:numPr>
          <w:ilvl w:val="0"/>
          <w:numId w:val="20"/>
        </w:numPr>
        <w:spacing w:after="40" w:line="240" w:lineRule="auto"/>
        <w:ind w:left="700" w:hanging="170"/>
      </w:pPr>
      <w:r w:rsidRPr="00207DB7">
        <w:rPr>
          <w:lang w:val="en-GB"/>
        </w:rPr>
        <w:t>defender2000.py</w:t>
      </w:r>
    </w:p>
    <w:p w14:paraId="50D679B2" w14:textId="77777777" w:rsidR="00207DB7" w:rsidRPr="00207DB7" w:rsidRDefault="00207DB7" w:rsidP="000E0586">
      <w:pPr>
        <w:numPr>
          <w:ilvl w:val="0"/>
          <w:numId w:val="20"/>
        </w:numPr>
        <w:spacing w:after="40" w:line="240" w:lineRule="auto"/>
        <w:ind w:left="700" w:hanging="170"/>
      </w:pPr>
      <w:r w:rsidRPr="00207DB7">
        <w:rPr>
          <w:lang w:val="en-GB"/>
        </w:rPr>
        <w:t>rl_mtd.py</w:t>
      </w:r>
    </w:p>
    <w:p w14:paraId="4F079175" w14:textId="77777777" w:rsidR="00207DB7" w:rsidRPr="00207DB7" w:rsidRDefault="00207DB7" w:rsidP="000E0586">
      <w:pPr>
        <w:numPr>
          <w:ilvl w:val="0"/>
          <w:numId w:val="20"/>
        </w:numPr>
        <w:spacing w:after="40" w:line="240" w:lineRule="auto"/>
        <w:ind w:left="700" w:hanging="170"/>
        <w:rPr>
          <w:b/>
          <w:bCs/>
        </w:rPr>
      </w:pPr>
      <w:r w:rsidRPr="00207DB7">
        <w:rPr>
          <w:lang w:val="en-GB"/>
        </w:rPr>
        <w:t>runner.py</w:t>
      </w:r>
    </w:p>
    <w:p w14:paraId="70640FA4" w14:textId="77777777" w:rsidR="00207DB7" w:rsidRPr="00207DB7" w:rsidRDefault="00207DB7" w:rsidP="000E0586">
      <w:pPr>
        <w:numPr>
          <w:ilvl w:val="0"/>
          <w:numId w:val="20"/>
        </w:numPr>
        <w:spacing w:after="40" w:line="240" w:lineRule="auto"/>
        <w:ind w:left="340" w:hanging="170"/>
        <w:rPr>
          <w:b/>
          <w:bCs/>
        </w:rPr>
      </w:pPr>
      <w:r w:rsidRPr="00207DB7">
        <w:rPr>
          <w:b/>
          <w:bCs/>
          <w:lang w:val="en-GB"/>
        </w:rPr>
        <w:t>test</w:t>
      </w:r>
    </w:p>
    <w:p w14:paraId="49B8F41F" w14:textId="77777777" w:rsidR="00207DB7" w:rsidRPr="00207DB7" w:rsidRDefault="00207DB7" w:rsidP="000E0586">
      <w:pPr>
        <w:numPr>
          <w:ilvl w:val="0"/>
          <w:numId w:val="22"/>
        </w:numPr>
        <w:spacing w:after="40" w:line="240" w:lineRule="auto"/>
        <w:ind w:left="688" w:hanging="170"/>
      </w:pPr>
      <w:r w:rsidRPr="00207DB7">
        <w:rPr>
          <w:lang w:val="en-GB"/>
        </w:rPr>
        <w:t>env</w:t>
      </w:r>
    </w:p>
    <w:p w14:paraId="577A38AE" w14:textId="77777777" w:rsidR="00207DB7" w:rsidRPr="00207DB7" w:rsidRDefault="00207DB7" w:rsidP="000E0586">
      <w:pPr>
        <w:numPr>
          <w:ilvl w:val="0"/>
          <w:numId w:val="24"/>
        </w:numPr>
        <w:spacing w:after="40" w:line="240" w:lineRule="auto"/>
        <w:ind w:left="1048" w:hanging="170"/>
      </w:pPr>
      <w:r w:rsidRPr="00207DB7">
        <w:rPr>
          <w:lang w:val="en-GB"/>
        </w:rPr>
        <w:t>test_mtd_env.py</w:t>
      </w:r>
    </w:p>
    <w:p w14:paraId="06DD48E0" w14:textId="77777777" w:rsidR="00207DB7" w:rsidRPr="00207DB7" w:rsidRDefault="00207DB7" w:rsidP="000E0586">
      <w:pPr>
        <w:numPr>
          <w:ilvl w:val="0"/>
          <w:numId w:val="22"/>
        </w:numPr>
        <w:spacing w:after="40" w:line="240" w:lineRule="auto"/>
        <w:ind w:left="688" w:hanging="170"/>
      </w:pPr>
      <w:r w:rsidRPr="00207DB7">
        <w:rPr>
          <w:lang w:val="en-GB"/>
        </w:rPr>
        <w:t>model</w:t>
      </w:r>
    </w:p>
    <w:p w14:paraId="72416ECC" w14:textId="0A359BC5" w:rsidR="00207DB7" w:rsidRPr="00207DB7" w:rsidRDefault="00207DB7" w:rsidP="000E0586">
      <w:pPr>
        <w:numPr>
          <w:ilvl w:val="0"/>
          <w:numId w:val="23"/>
        </w:numPr>
        <w:spacing w:after="40" w:line="240" w:lineRule="auto"/>
        <w:ind w:left="1048" w:hanging="170"/>
      </w:pPr>
      <w:del w:id="4207" w:author="Cailleret Levi (cailllev)" w:date="2020-12-14T13:15:00Z">
        <w:r w:rsidRPr="00207DB7" w:rsidDel="00E018EB">
          <w:rPr>
            <w:lang w:val="en-GB"/>
          </w:rPr>
          <w:delText>detection</w:delText>
        </w:r>
      </w:del>
      <w:ins w:id="4208" w:author="Cailleret Levi (cailllev)" w:date="2020-12-14T13:15:00Z">
        <w:r w:rsidR="00E018EB">
          <w:rPr>
            <w:lang w:val="en-GB"/>
          </w:rPr>
          <w:t>prevention</w:t>
        </w:r>
      </w:ins>
      <w:r w:rsidRPr="00207DB7">
        <w:rPr>
          <w:lang w:val="en-GB"/>
        </w:rPr>
        <w:t>_system.py</w:t>
      </w:r>
    </w:p>
    <w:p w14:paraId="53447581" w14:textId="77777777" w:rsidR="00207DB7" w:rsidRPr="00207DB7" w:rsidRDefault="00207DB7" w:rsidP="000E0586">
      <w:pPr>
        <w:numPr>
          <w:ilvl w:val="0"/>
          <w:numId w:val="23"/>
        </w:numPr>
        <w:spacing w:after="40" w:line="240" w:lineRule="auto"/>
        <w:ind w:left="1048" w:hanging="170"/>
      </w:pPr>
      <w:r w:rsidRPr="00207DB7">
        <w:rPr>
          <w:lang w:val="en-GB"/>
        </w:rPr>
        <w:t>graph.py</w:t>
      </w:r>
    </w:p>
    <w:p w14:paraId="0E1C68B9" w14:textId="5704C674" w:rsidR="00C16167" w:rsidRPr="00207DB7" w:rsidRDefault="00C16167" w:rsidP="000E0586">
      <w:pPr>
        <w:numPr>
          <w:ilvl w:val="0"/>
          <w:numId w:val="20"/>
        </w:numPr>
        <w:spacing w:after="40" w:line="240" w:lineRule="auto"/>
        <w:ind w:left="340" w:hanging="170"/>
        <w:rPr>
          <w:b/>
          <w:bCs/>
        </w:rPr>
      </w:pPr>
      <w:r>
        <w:rPr>
          <w:b/>
          <w:bCs/>
          <w:lang w:val="en-GB"/>
        </w:rPr>
        <w:t>venv</w:t>
      </w:r>
    </w:p>
    <w:p w14:paraId="343F9FE4" w14:textId="72EA26AB" w:rsidR="00C16167" w:rsidRPr="00C16167" w:rsidRDefault="00C16167" w:rsidP="00C16167">
      <w:pPr>
        <w:spacing w:after="40" w:line="240" w:lineRule="auto"/>
        <w:rPr>
          <w:lang w:val="en-GB"/>
        </w:rPr>
      </w:pPr>
    </w:p>
    <w:p w14:paraId="217AD602" w14:textId="77777777" w:rsidR="00472634" w:rsidRDefault="00472634">
      <w:pPr>
        <w:jc w:val="left"/>
        <w:rPr>
          <w:lang w:val="en-GB"/>
        </w:rPr>
      </w:pPr>
      <w:r>
        <w:rPr>
          <w:lang w:val="en-GB"/>
        </w:rPr>
        <w:br w:type="page"/>
      </w:r>
    </w:p>
    <w:p w14:paraId="1F77DB63" w14:textId="7B876041" w:rsidR="00207DB7" w:rsidRDefault="00472634" w:rsidP="00472634">
      <w:pPr>
        <w:rPr>
          <w:b/>
          <w:bCs/>
        </w:rPr>
      </w:pPr>
      <w:r>
        <w:rPr>
          <w:b/>
          <w:bCs/>
        </w:rPr>
        <w:lastRenderedPageBreak/>
        <w:t>Klassendiagramm</w:t>
      </w:r>
    </w:p>
    <w:p w14:paraId="7061D9FD" w14:textId="41DF6636" w:rsidR="000B7FF6" w:rsidRPr="00735A6D" w:rsidRDefault="00634AFE" w:rsidP="00472634">
      <w:r w:rsidRPr="00634AFE">
        <w:t>Das</w:t>
      </w:r>
      <w:r>
        <w:t xml:space="preserve"> </w:t>
      </w:r>
      <w:r w:rsidR="00C357F9">
        <w:t xml:space="preserve">folgende </w:t>
      </w:r>
      <w:r>
        <w:t xml:space="preserve">Klassendiagramm ist </w:t>
      </w:r>
      <w:r w:rsidR="00C357F9">
        <w:t xml:space="preserve">nicht komplett vollständig, weil Python </w:t>
      </w:r>
      <w:r w:rsidR="00625A41">
        <w:t>abgesehen von Klassen auch Methoden und Variablen von anderen Files importieren kann</w:t>
      </w:r>
      <w:r w:rsidR="00181686">
        <w:t>. Alles</w:t>
      </w:r>
      <w:r w:rsidR="00625A41">
        <w:t xml:space="preserve"> </w:t>
      </w:r>
      <w:r w:rsidR="00181686">
        <w:t xml:space="preserve">darzustellen würde </w:t>
      </w:r>
      <w:r w:rsidR="00625A41">
        <w:t>sehr unübersichtlich werde</w:t>
      </w:r>
      <w:r w:rsidR="009F6CD7">
        <w:t>n</w:t>
      </w:r>
      <w:r w:rsidR="00625A41">
        <w:t>.</w:t>
      </w:r>
      <w:r w:rsidR="00B21EB8">
        <w:t xml:space="preserve"> Die Abbildung ist somit nur eine </w:t>
      </w:r>
      <w:r w:rsidR="00735A6D">
        <w:t>grobe Zusammenfassung der Abhängigkeiten.</w:t>
      </w:r>
    </w:p>
    <w:p w14:paraId="6DA86189" w14:textId="1B0F927E" w:rsidR="00207DB7" w:rsidRPr="00487A38" w:rsidRDefault="000B7FF6" w:rsidP="00DD5121">
      <w:pPr>
        <w:rPr>
          <w:b/>
          <w:bCs/>
        </w:rPr>
      </w:pPr>
      <w:r w:rsidRPr="000B7FF6">
        <w:rPr>
          <w:b/>
          <w:bCs/>
          <w:noProof/>
        </w:rPr>
        <w:drawing>
          <wp:inline distT="0" distB="0" distL="0" distR="0" wp14:anchorId="4C4C4F56" wp14:editId="0FD7060B">
            <wp:extent cx="5750560" cy="3308684"/>
            <wp:effectExtent l="0" t="0" r="0" b="0"/>
            <wp:docPr id="15" name="Diagram 15">
              <a:extLst xmlns:a="http://schemas.openxmlformats.org/drawingml/2006/main">
                <a:ext uri="{FF2B5EF4-FFF2-40B4-BE49-F238E27FC236}">
                  <a16:creationId xmlns:a16="http://schemas.microsoft.com/office/drawing/2014/main" id="{F9552A49-60FD-45CC-9D4A-136581F0033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5183A808" w14:textId="73E3C08F" w:rsidR="00DD5121" w:rsidRPr="00DD5121" w:rsidRDefault="00DD5121" w:rsidP="00DD5121">
      <w:pPr>
        <w:pStyle w:val="Heading3"/>
      </w:pPr>
      <w:bookmarkStart w:id="4209" w:name="_Toc59300879"/>
      <w:r w:rsidRPr="00DD5121">
        <w:t>Code Base anpassen an e</w:t>
      </w:r>
      <w:r>
        <w:t>igenes Netzwerk</w:t>
      </w:r>
      <w:bookmarkEnd w:id="4209"/>
    </w:p>
    <w:p w14:paraId="22F93462" w14:textId="2C21EF1A" w:rsidR="007A692B" w:rsidRDefault="00487A38" w:rsidP="00F52E46">
      <w:r>
        <w:t>Sämtliche Anpassungen sind in der</w:t>
      </w:r>
      <w:r w:rsidR="00C61AE2">
        <w:t xml:space="preserve"> Datei attack_graphs.json vorzunehmen</w:t>
      </w:r>
      <w:r w:rsidR="00EB4F99">
        <w:t xml:space="preserve">. Dort ist das Netzwerk an sich definiert, </w:t>
      </w:r>
      <w:r w:rsidR="00C52E78">
        <w:t xml:space="preserve">die einzelnen Services und die Wahrscheinlichkeiten der Angriffe. </w:t>
      </w:r>
      <w:r w:rsidR="0011233E">
        <w:t xml:space="preserve">In dieser Datei </w:t>
      </w:r>
      <w:r w:rsidR="003E6483">
        <w:t>können</w:t>
      </w:r>
      <w:r w:rsidR="0011233E">
        <w:t xml:space="preserve"> neue Netzwerke oder Angriffe definiert werden oder bestehende angepasst werden. </w:t>
      </w:r>
      <w:r w:rsidR="00BF6EC6">
        <w:t>Zusätzlich sind die Klassen lose gekoppelt voneinander, sodass bei einer Anpassung</w:t>
      </w:r>
      <w:r w:rsidR="003E6483">
        <w:t xml:space="preserve"> der</w:t>
      </w:r>
      <w:r w:rsidR="00BF6EC6">
        <w:t xml:space="preserve"> interne</w:t>
      </w:r>
      <w:r w:rsidR="003E6483">
        <w:t>n</w:t>
      </w:r>
      <w:r w:rsidR="00BF6EC6">
        <w:t xml:space="preserve"> Logik noch alles funktionier</w:t>
      </w:r>
      <w:r w:rsidR="00E863D2">
        <w:t>en sollte.</w:t>
      </w:r>
    </w:p>
    <w:p w14:paraId="09B5C02F" w14:textId="311B7A8A" w:rsidR="00AC48CD" w:rsidRDefault="00C52E78" w:rsidP="00F52E46">
      <w:r>
        <w:t xml:space="preserve">Um neue Netzwerke </w:t>
      </w:r>
      <w:r w:rsidR="00E4799D">
        <w:t>und Angriffe zu simulieren sind in den Dateien rl_mtd.py</w:t>
      </w:r>
      <w:r w:rsidR="00343E46">
        <w:t xml:space="preserve"> Linie 451 und Linie 452</w:t>
      </w:r>
      <w:r w:rsidR="00E4799D">
        <w:t xml:space="preserve"> </w:t>
      </w:r>
      <w:r w:rsidR="00343E46">
        <w:t>oder in</w:t>
      </w:r>
      <w:r w:rsidR="00E4799D">
        <w:t xml:space="preserve"> runner.py</w:t>
      </w:r>
      <w:r w:rsidR="00343E46">
        <w:t xml:space="preserve"> Linie </w:t>
      </w:r>
      <w:r w:rsidR="00E97A8C">
        <w:t>18 und Linie 19</w:t>
      </w:r>
      <w:r w:rsidR="003202C4">
        <w:t xml:space="preserve"> die </w:t>
      </w:r>
      <w:r w:rsidR="00E97A8C">
        <w:t>Namen des neuen Netzwerks</w:t>
      </w:r>
      <w:r w:rsidR="008F1935">
        <w:t xml:space="preserve"> und des neuen Angriffs einzugeben. Alternativ </w:t>
      </w:r>
      <w:r w:rsidR="00AC48CD">
        <w:t>können</w:t>
      </w:r>
      <w:r w:rsidR="008F1935">
        <w:t xml:space="preserve"> </w:t>
      </w:r>
      <w:r w:rsidR="008E36D2">
        <w:t xml:space="preserve">wie erwähnt </w:t>
      </w:r>
      <w:r w:rsidR="008F1935">
        <w:t>auch das bestehende Netzwerk und die bestehenden Angriffe überschrieben werden</w:t>
      </w:r>
      <w:r w:rsidR="008E36D2">
        <w:t xml:space="preserve"> und die Namen </w:t>
      </w:r>
      <w:r w:rsidR="001C4A3E">
        <w:t>müssen nicht angepasst werden.</w:t>
      </w:r>
    </w:p>
    <w:p w14:paraId="72E2E790" w14:textId="6DC817A1" w:rsidR="00A978EC" w:rsidRDefault="00AC48CD" w:rsidP="00EE1E53">
      <w:r>
        <w:t xml:space="preserve">Nach dem Anpassen kann verifiziert werden, ob das Modell </w:t>
      </w:r>
      <w:r w:rsidR="0000587F">
        <w:t xml:space="preserve">noch funktioniert, d.h. ob die Anpassungen </w:t>
      </w:r>
      <w:r w:rsidR="001C4A3E">
        <w:t>ungefähr Sinn machen</w:t>
      </w:r>
      <w:r w:rsidR="0000587F">
        <w:t xml:space="preserve">. Dafür ist in graph.py </w:t>
      </w:r>
      <w:r w:rsidR="0057637D">
        <w:t>selbst</w:t>
      </w:r>
      <w:r w:rsidR="0000587F">
        <w:t xml:space="preserve"> Logik eingebaut</w:t>
      </w:r>
      <w:r w:rsidR="00EA662E">
        <w:t>, damit zumindest immer die Services und Wahrscheinlichkeiten initialisiert werden können.</w:t>
      </w:r>
      <w:r w:rsidR="001234C0">
        <w:t xml:space="preserve"> Kann etwas nicht korrekt initialisiert werden, </w:t>
      </w:r>
      <w:r w:rsidR="003039F4">
        <w:t>wirft das Programm einen Fehler mit ausführlicher Erklärung</w:t>
      </w:r>
      <w:r w:rsidR="00E522EE">
        <w:t xml:space="preserve">, wieso es nicht funktioniert. </w:t>
      </w:r>
      <w:r w:rsidR="00EA662E">
        <w:t xml:space="preserve">Zusätzlich kann in </w:t>
      </w:r>
      <w:r w:rsidR="00D00728">
        <w:t xml:space="preserve">test_graph.py </w:t>
      </w:r>
      <w:r w:rsidR="00BA0567">
        <w:t>verifiziert werden, dass ein P</w:t>
      </w:r>
      <w:r w:rsidR="00BA0567" w:rsidRPr="0057637D">
        <w:t>fad</w:t>
      </w:r>
      <w:r w:rsidR="0057637D" w:rsidRPr="0057637D">
        <w:t xml:space="preserve"> e</w:t>
      </w:r>
      <w:r w:rsidR="0057637D">
        <w:t>xistiert vom Startservice zum Ziel</w:t>
      </w:r>
      <w:r w:rsidR="00BA21F3">
        <w:t>, also der Angreifer auch wirklich gewinnen könnte</w:t>
      </w:r>
      <w:r w:rsidR="0057637D">
        <w:t>.</w:t>
      </w:r>
    </w:p>
    <w:p w14:paraId="23E0CDA4" w14:textId="18E433C2" w:rsidR="00CF4997" w:rsidRDefault="00C9380B" w:rsidP="00CF4997">
      <w:pPr>
        <w:pStyle w:val="Heading3"/>
        <w:rPr>
          <w:ins w:id="4210" w:author="Cailleret Levi (cailllev)" w:date="2020-12-14T13:27:00Z"/>
        </w:rPr>
      </w:pPr>
      <w:ins w:id="4211" w:author="Cailleret Levi (cailllev)" w:date="2020-12-14T13:23:00Z">
        <w:r>
          <w:br w:type="page"/>
        </w:r>
      </w:ins>
      <w:ins w:id="4212" w:author="Cailleret Levi (cailllev)" w:date="2020-12-14T13:27:00Z">
        <w:r w:rsidR="00CF4997">
          <w:lastRenderedPageBreak/>
          <w:t xml:space="preserve"> </w:t>
        </w:r>
        <w:bookmarkStart w:id="4213" w:name="_Toc59300880"/>
        <w:r w:rsidR="00CF4997">
          <w:t xml:space="preserve">Code </w:t>
        </w:r>
      </w:ins>
      <w:ins w:id="4214" w:author="Cailleret Levi (cailllev)" w:date="2020-12-15T20:15:00Z">
        <w:r w:rsidR="008B6CC9">
          <w:t>Disclaimer</w:t>
        </w:r>
      </w:ins>
      <w:bookmarkEnd w:id="4213"/>
    </w:p>
    <w:p w14:paraId="47DAE682" w14:textId="4D119CB8" w:rsidR="00800BC8" w:rsidRDefault="00CF4997" w:rsidP="00CF4997">
      <w:pPr>
        <w:rPr>
          <w:ins w:id="4215" w:author="Cailleret Levi (cailllev)" w:date="2020-12-14T14:36:00Z"/>
        </w:rPr>
      </w:pPr>
      <w:ins w:id="4216" w:author="Cailleret Levi (cailllev)" w:date="2020-12-14T13:27:00Z">
        <w:r>
          <w:t xml:space="preserve">Mit den hier gegebenen Informationen </w:t>
        </w:r>
      </w:ins>
      <w:ins w:id="4217" w:author="Cailleret Levi (cailllev)" w:date="2020-12-14T13:28:00Z">
        <w:r w:rsidR="00482607">
          <w:t xml:space="preserve">sollte ein </w:t>
        </w:r>
        <w:r w:rsidR="00800BC8">
          <w:t xml:space="preserve">Programmierer mit ein wenig Python Erfahrung sich gut zurechtfinden im Projekt. Sämtliche Klassen und Methoden sind </w:t>
        </w:r>
      </w:ins>
      <w:ins w:id="4218" w:author="Cailleret Levi (cailllev)" w:date="2020-12-14T13:29:00Z">
        <w:r w:rsidR="000C1D4E">
          <w:t>d</w:t>
        </w:r>
      </w:ins>
      <w:ins w:id="4219" w:author="Cailleret Levi (cailllev)" w:date="2020-12-14T13:28:00Z">
        <w:r w:rsidR="00800BC8">
          <w:t>okumentiert</w:t>
        </w:r>
      </w:ins>
      <w:ins w:id="4220" w:author="Cailleret Levi (cailllev)" w:date="2020-12-14T14:33:00Z">
        <w:r w:rsidR="00E121B5">
          <w:t xml:space="preserve">. </w:t>
        </w:r>
      </w:ins>
      <w:ins w:id="4221" w:author="Cailleret Levi (cailllev)" w:date="2020-12-14T14:34:00Z">
        <w:r w:rsidR="00B02D5E">
          <w:t xml:space="preserve">Bei den </w:t>
        </w:r>
        <w:r w:rsidR="0025000B">
          <w:t xml:space="preserve">Klassen </w:t>
        </w:r>
        <w:r w:rsidR="0025000B" w:rsidRPr="00F251F8">
          <w:rPr>
            <w:color w:val="ED7D31" w:themeColor="accent2"/>
            <w:rPrChange w:id="4222" w:author="Cailleret Levi (cailllev)" w:date="2020-12-14T14:34:00Z">
              <w:rPr/>
            </w:rPrChange>
          </w:rPr>
          <w:t>defender2000</w:t>
        </w:r>
        <w:r w:rsidR="0025000B">
          <w:t xml:space="preserve">, </w:t>
        </w:r>
        <w:r w:rsidR="0025000B" w:rsidRPr="00F251F8">
          <w:rPr>
            <w:color w:val="ED7D31" w:themeColor="accent2"/>
            <w:rPrChange w:id="4223" w:author="Cailleret Levi (cailllev)" w:date="2020-12-14T14:34:00Z">
              <w:rPr/>
            </w:rPrChange>
          </w:rPr>
          <w:t>mtd_env</w:t>
        </w:r>
        <w:r w:rsidR="0025000B">
          <w:t xml:space="preserve">, </w:t>
        </w:r>
        <w:r w:rsidR="0025000B" w:rsidRPr="00F251F8">
          <w:rPr>
            <w:color w:val="ED7D31" w:themeColor="accent2"/>
            <w:rPrChange w:id="4224" w:author="Cailleret Levi (cailllev)" w:date="2020-12-14T14:34:00Z">
              <w:rPr/>
            </w:rPrChange>
          </w:rPr>
          <w:t>graph</w:t>
        </w:r>
        <w:r w:rsidR="0025000B">
          <w:t xml:space="preserve">, </w:t>
        </w:r>
        <w:r w:rsidR="0025000B" w:rsidRPr="00F251F8">
          <w:rPr>
            <w:color w:val="ED7D31" w:themeColor="accent2"/>
            <w:rPrChange w:id="4225" w:author="Cailleret Levi (cailllev)" w:date="2020-12-14T14:34:00Z">
              <w:rPr/>
            </w:rPrChange>
          </w:rPr>
          <w:t xml:space="preserve">node </w:t>
        </w:r>
        <w:r w:rsidR="0025000B">
          <w:t xml:space="preserve">und </w:t>
        </w:r>
        <w:r w:rsidR="0025000B" w:rsidRPr="00F251F8">
          <w:rPr>
            <w:color w:val="ED7D31" w:themeColor="accent2"/>
            <w:rPrChange w:id="4226" w:author="Cailleret Levi (cailllev)" w:date="2020-12-14T14:34:00Z">
              <w:rPr/>
            </w:rPrChange>
          </w:rPr>
          <w:t>prevention_system</w:t>
        </w:r>
      </w:ins>
      <w:ins w:id="4227" w:author="Cailleret Levi (cailllev)" w:date="2020-12-14T14:35:00Z">
        <w:r w:rsidR="00F251F8">
          <w:t xml:space="preserve"> </w:t>
        </w:r>
        <w:r w:rsidR="002B367F">
          <w:t xml:space="preserve">sind alle Parameter und Rückgabewerte </w:t>
        </w:r>
        <w:r w:rsidR="00631814">
          <w:t>beschrieben und der Typ der Variable ist gegeben (Type</w:t>
        </w:r>
      </w:ins>
      <w:ins w:id="4228" w:author="Cailleret Levi (cailllev)" w:date="2020-12-14T14:36:00Z">
        <w:r w:rsidR="00631814">
          <w:t xml:space="preserve"> Hint).</w:t>
        </w:r>
      </w:ins>
    </w:p>
    <w:p w14:paraId="61C0AD84" w14:textId="24AD9FC9" w:rsidR="00631814" w:rsidRDefault="00631814" w:rsidP="00CF4997">
      <w:pPr>
        <w:rPr>
          <w:ins w:id="4229" w:author="Cailleret Levi (cailllev)" w:date="2020-12-14T14:39:00Z"/>
        </w:rPr>
      </w:pPr>
      <w:ins w:id="4230" w:author="Cailleret Levi (cailllev)" w:date="2020-12-14T14:36:00Z">
        <w:r>
          <w:t>Sämtliche Funktionalität</w:t>
        </w:r>
        <w:r w:rsidR="00F15B50">
          <w:t xml:space="preserve"> ist mit </w:t>
        </w:r>
        <w:r w:rsidR="00937FB7">
          <w:t>UnitTests</w:t>
        </w:r>
        <w:r w:rsidR="0007199C">
          <w:t xml:space="preserve"> sichergestellt</w:t>
        </w:r>
        <w:r w:rsidR="006C696B">
          <w:t xml:space="preserve">. </w:t>
        </w:r>
        <w:r w:rsidR="005C3098">
          <w:t>Pro Klasse sind zwischen 5 und 10 untersch</w:t>
        </w:r>
      </w:ins>
      <w:ins w:id="4231" w:author="Cailleret Levi (cailllev)" w:date="2020-12-14T14:37:00Z">
        <w:r w:rsidR="005C3098">
          <w:t>iedliche</w:t>
        </w:r>
        <w:r w:rsidR="00C2172A">
          <w:t xml:space="preserve"> Test Cases erstellt</w:t>
        </w:r>
        <w:r w:rsidR="00CF2FDB">
          <w:t xml:space="preserve">, die alle relevanten </w:t>
        </w:r>
        <w:r w:rsidR="0088293F">
          <w:t>Funktionen</w:t>
        </w:r>
        <w:r w:rsidR="002E1C42">
          <w:t xml:space="preserve"> testen. </w:t>
        </w:r>
      </w:ins>
      <w:ins w:id="4232" w:author="Cailleret Levi (cailllev)" w:date="2020-12-14T14:38:00Z">
        <w:r w:rsidR="00110F1B">
          <w:t xml:space="preserve">Ausnahme davon sind </w:t>
        </w:r>
        <w:r w:rsidR="00977D43">
          <w:rPr>
            <w:color w:val="ED7D31" w:themeColor="accent2"/>
          </w:rPr>
          <w:t>rl_mtd</w:t>
        </w:r>
        <w:r w:rsidR="00977D43" w:rsidRPr="00D65334">
          <w:rPr>
            <w:color w:val="ED7D31" w:themeColor="accent2"/>
          </w:rPr>
          <w:t xml:space="preserve"> </w:t>
        </w:r>
        <w:r w:rsidR="00977D43">
          <w:t xml:space="preserve">und </w:t>
        </w:r>
        <w:r w:rsidR="00977D43">
          <w:rPr>
            <w:color w:val="ED7D31" w:themeColor="accent2"/>
          </w:rPr>
          <w:t>runner</w:t>
        </w:r>
        <w:r w:rsidR="00110F1B">
          <w:t xml:space="preserve">, </w:t>
        </w:r>
      </w:ins>
      <w:ins w:id="4233" w:author="Cailleret Levi (cailllev)" w:date="2020-12-14T14:39:00Z">
        <w:r w:rsidR="00465DBE">
          <w:t xml:space="preserve">diese </w:t>
        </w:r>
        <w:r w:rsidR="00470959">
          <w:t>sind</w:t>
        </w:r>
        <w:r w:rsidR="00221BF9">
          <w:t xml:space="preserve"> hauptsächlich per debug</w:t>
        </w:r>
        <w:r w:rsidR="00470959">
          <w:t xml:space="preserve"> getestet. Ein UnitTest würde auch keinen Sinn machen</w:t>
        </w:r>
        <w:r w:rsidR="00F76401">
          <w:t>, da viel zu viel Zufälle mitspielen</w:t>
        </w:r>
        <w:r w:rsidR="00FA622A">
          <w:t>.</w:t>
        </w:r>
      </w:ins>
    </w:p>
    <w:p w14:paraId="72DF202A" w14:textId="242C030B" w:rsidR="00FA622A" w:rsidRPr="008C4B4F" w:rsidRDefault="00FA622A" w:rsidP="00CF4997">
      <w:pPr>
        <w:rPr>
          <w:ins w:id="4234" w:author="Cailleret Levi (cailllev)" w:date="2020-12-14T13:28:00Z"/>
        </w:rPr>
      </w:pPr>
      <w:ins w:id="4235" w:author="Cailleret Levi (cailllev)" w:date="2020-12-14T14:39:00Z">
        <w:r>
          <w:t>Zu beachten ist, dass die</w:t>
        </w:r>
      </w:ins>
      <w:ins w:id="4236" w:author="Cailleret Levi (cailllev)" w:date="2020-12-14T14:40:00Z">
        <w:r>
          <w:t xml:space="preserve"> meisten Test Cases von der aktuellen </w:t>
        </w:r>
        <w:r w:rsidR="00744B40">
          <w:t>Projektkonfiguration abhängig sind. Bei einer Anpassung eines Netzwerkes</w:t>
        </w:r>
      </w:ins>
      <w:ins w:id="4237" w:author="Cailleret Levi (cailllev)" w:date="2020-12-14T14:41:00Z">
        <w:r w:rsidR="00172534">
          <w:t xml:space="preserve"> oder der Angriffe</w:t>
        </w:r>
        <w:r w:rsidR="00771DBE">
          <w:t xml:space="preserve"> kann d</w:t>
        </w:r>
        <w:r w:rsidR="009328A5">
          <w:t>ie Erfüllung der</w:t>
        </w:r>
        <w:r w:rsidR="004C68FB">
          <w:t xml:space="preserve"> Test Cases nicht garantiert werde</w:t>
        </w:r>
      </w:ins>
      <w:ins w:id="4238" w:author="Cailleret Levi (cailllev)" w:date="2020-12-14T14:42:00Z">
        <w:r w:rsidR="00352345">
          <w:t xml:space="preserve">n. </w:t>
        </w:r>
        <w:r w:rsidR="006F4629">
          <w:t xml:space="preserve">Wenn die Funktionalität für ein neues Netzwerk </w:t>
        </w:r>
        <w:r w:rsidR="00FF4C03">
          <w:t>verifiziert werden soll, m</w:t>
        </w:r>
        <w:r w:rsidR="00465440">
          <w:t>üssen die einzelnen Methoden und Tests verstanden werden</w:t>
        </w:r>
        <w:r w:rsidR="008424C0">
          <w:t xml:space="preserve"> und </w:t>
        </w:r>
      </w:ins>
      <w:ins w:id="4239" w:author="Cailleret Levi (cailllev)" w:date="2020-12-14T14:43:00Z">
        <w:r w:rsidR="003B4A72">
          <w:t>dements</w:t>
        </w:r>
      </w:ins>
      <w:ins w:id="4240" w:author="Cailleret Levi (cailllev)" w:date="2020-12-14T14:44:00Z">
        <w:r w:rsidR="003B4A72">
          <w:t xml:space="preserve">prechend </w:t>
        </w:r>
      </w:ins>
      <w:ins w:id="4241" w:author="Cailleret Levi (cailllev)" w:date="2020-12-14T14:42:00Z">
        <w:r w:rsidR="008424C0">
          <w:t xml:space="preserve">angepasst </w:t>
        </w:r>
      </w:ins>
      <w:ins w:id="4242" w:author="Cailleret Levi (cailllev)" w:date="2020-12-14T14:43:00Z">
        <w:r w:rsidR="0022776D">
          <w:t>werden.</w:t>
        </w:r>
      </w:ins>
    </w:p>
    <w:p w14:paraId="5233F0B1" w14:textId="3BDB9C44" w:rsidR="00CF4997" w:rsidRDefault="00CF4997">
      <w:pPr>
        <w:rPr>
          <w:ins w:id="4243" w:author="Cailleret Levi (cailllev)" w:date="2020-12-14T13:27:00Z"/>
        </w:rPr>
        <w:pPrChange w:id="4244" w:author="Cailleret Levi (cailllev)" w:date="2020-12-14T13:27:00Z">
          <w:pPr>
            <w:jc w:val="left"/>
          </w:pPr>
        </w:pPrChange>
      </w:pPr>
    </w:p>
    <w:p w14:paraId="67214D20" w14:textId="0398A224" w:rsidR="00A978EC" w:rsidDel="00C9380B" w:rsidRDefault="00A978EC">
      <w:pPr>
        <w:jc w:val="left"/>
        <w:rPr>
          <w:del w:id="4245" w:author="Cailleret Levi (cailllev)" w:date="2020-12-14T13:23:00Z"/>
        </w:rPr>
      </w:pPr>
      <w:bookmarkStart w:id="4246" w:name="_Toc58941820"/>
      <w:bookmarkStart w:id="4247" w:name="_Toc58942218"/>
      <w:bookmarkStart w:id="4248" w:name="_Toc58942289"/>
      <w:bookmarkStart w:id="4249" w:name="_Toc58945009"/>
      <w:bookmarkStart w:id="4250" w:name="_Toc58955784"/>
      <w:bookmarkStart w:id="4251" w:name="_Toc58955866"/>
      <w:bookmarkStart w:id="4252" w:name="_Toc59005244"/>
      <w:bookmarkStart w:id="4253" w:name="_Toc59005317"/>
      <w:bookmarkStart w:id="4254" w:name="_Toc59179628"/>
      <w:bookmarkStart w:id="4255" w:name="_Toc59179700"/>
      <w:bookmarkStart w:id="4256" w:name="_Toc59300881"/>
      <w:bookmarkEnd w:id="4246"/>
      <w:bookmarkEnd w:id="4247"/>
      <w:bookmarkEnd w:id="4248"/>
      <w:bookmarkEnd w:id="4249"/>
      <w:bookmarkEnd w:id="4250"/>
      <w:bookmarkEnd w:id="4251"/>
      <w:bookmarkEnd w:id="4252"/>
      <w:bookmarkEnd w:id="4253"/>
      <w:bookmarkEnd w:id="4254"/>
      <w:bookmarkEnd w:id="4255"/>
      <w:bookmarkEnd w:id="4256"/>
    </w:p>
    <w:p w14:paraId="05A733D2" w14:textId="253B37C0" w:rsidR="00A978EC" w:rsidRDefault="00A978EC" w:rsidP="00A978EC">
      <w:pPr>
        <w:pStyle w:val="Heading3"/>
      </w:pPr>
      <w:bookmarkStart w:id="4257" w:name="_Toc59300882"/>
      <w:r>
        <w:t xml:space="preserve">Code </w:t>
      </w:r>
      <w:del w:id="4258" w:author="Cailleret Levi (cailllev)" w:date="2020-12-15T20:16:00Z">
        <w:r w:rsidDel="008C1604">
          <w:delText>laufen lassen</w:delText>
        </w:r>
      </w:del>
      <w:ins w:id="4259" w:author="Cailleret Levi (cailllev)" w:date="2020-12-15T20:16:00Z">
        <w:r w:rsidR="008C1604">
          <w:t>ausführen</w:t>
        </w:r>
      </w:ins>
      <w:bookmarkEnd w:id="4257"/>
    </w:p>
    <w:p w14:paraId="59C84A82" w14:textId="5B2AAEC8" w:rsidR="00EF573C" w:rsidRDefault="00A978EC" w:rsidP="00EE1E53">
      <w:r w:rsidRPr="00A978EC">
        <w:t>Das README.md im GitHub Repository besc</w:t>
      </w:r>
      <w:r>
        <w:t xml:space="preserve">hreibt dazu alles. Darin sind die Voraussetzungen </w:t>
      </w:r>
      <w:r w:rsidR="00110561">
        <w:t>bezüglich Python Version</w:t>
      </w:r>
      <w:r w:rsidR="004E7076">
        <w:t xml:space="preserve"> und </w:t>
      </w:r>
      <w:r w:rsidR="00110561">
        <w:t xml:space="preserve">den pip installs </w:t>
      </w:r>
      <w:r w:rsidR="004E7076">
        <w:t>und eine Beschreibung, was man laufen lassen kann und wie man das tun soll.</w:t>
      </w:r>
      <w:ins w:id="4260" w:author="Cailleret Levi (cailllev)" w:date="2020-12-14T13:22:00Z">
        <w:r w:rsidR="006B501A">
          <w:t xml:space="preserve"> </w:t>
        </w:r>
      </w:ins>
      <w:ins w:id="4261" w:author="Cailleret Levi (cailllev)" w:date="2020-12-14T13:23:00Z">
        <w:r w:rsidR="00C9380B">
          <w:t>Nachfolgend</w:t>
        </w:r>
      </w:ins>
      <w:ins w:id="4262" w:author="Cailleret Levi (cailllev)" w:date="2020-12-14T13:22:00Z">
        <w:r w:rsidR="006B501A">
          <w:t xml:space="preserve"> </w:t>
        </w:r>
        <w:r w:rsidR="001D65CA">
          <w:t>wird gezeigt,</w:t>
        </w:r>
      </w:ins>
      <w:ins w:id="4263" w:author="Cailleret Levi (cailllev)" w:date="2020-12-14T13:23:00Z">
        <w:r w:rsidR="00C9380B">
          <w:t xml:space="preserve"> wie der Code ausgeführt werden kann</w:t>
        </w:r>
        <w:r w:rsidR="00143A78">
          <w:t xml:space="preserve"> und wie</w:t>
        </w:r>
      </w:ins>
      <w:ins w:id="4264" w:author="Cailleret Levi (cailllev)" w:date="2020-12-14T13:24:00Z">
        <w:r w:rsidR="00143A78">
          <w:t xml:space="preserve"> der </w:t>
        </w:r>
        <w:r w:rsidR="00E056A7">
          <w:t xml:space="preserve">default </w:t>
        </w:r>
        <w:r w:rsidR="00350B51">
          <w:t xml:space="preserve">output </w:t>
        </w:r>
        <w:r w:rsidR="00A61A9C">
          <w:t xml:space="preserve">von </w:t>
        </w:r>
        <w:r w:rsidR="002920CE">
          <w:t>rl_mtd.py</w:t>
        </w:r>
      </w:ins>
      <w:ins w:id="4265" w:author="Cailleret Levi (cailllev)" w:date="2020-12-14T13:22:00Z">
        <w:r w:rsidR="001D65CA">
          <w:t xml:space="preserve"> </w:t>
        </w:r>
      </w:ins>
      <w:ins w:id="4266" w:author="Cailleret Levi (cailllev)" w:date="2020-12-14T13:24:00Z">
        <w:r w:rsidR="00E056A7">
          <w:t>ausschaut.</w:t>
        </w:r>
      </w:ins>
    </w:p>
    <w:p w14:paraId="3370DBB3" w14:textId="77777777" w:rsidR="00935F78" w:rsidRDefault="00935F78" w:rsidP="005E5813">
      <w:pPr>
        <w:rPr>
          <w:ins w:id="4267" w:author="Cailleret Levi (cailllev)" w:date="2020-12-14T13:24:00Z"/>
          <w:b/>
          <w:bCs/>
          <w:lang w:eastAsia="de-CH"/>
        </w:rPr>
      </w:pPr>
    </w:p>
    <w:p w14:paraId="2D94084C" w14:textId="481A490A" w:rsidR="00574CCE" w:rsidRPr="001E2F1A" w:rsidRDefault="00574CCE" w:rsidP="005E5813">
      <w:pPr>
        <w:rPr>
          <w:ins w:id="4268" w:author="Cailleret Levi (cailllev)" w:date="2020-12-14T13:18:00Z"/>
          <w:b/>
          <w:bCs/>
          <w:lang w:val="en-US" w:eastAsia="de-CH"/>
          <w:rPrChange w:id="4269" w:author="Cailleret Levi (cailllev)" w:date="2020-12-15T15:32:00Z">
            <w:rPr>
              <w:ins w:id="4270" w:author="Cailleret Levi (cailllev)" w:date="2020-12-14T13:18:00Z"/>
              <w:color w:val="CC7832"/>
              <w:lang w:val="en-US" w:eastAsia="de-CH"/>
            </w:rPr>
          </w:rPrChange>
        </w:rPr>
      </w:pPr>
      <w:ins w:id="4271" w:author="Cailleret Levi (cailllev)" w:date="2020-12-14T13:18:00Z">
        <w:r w:rsidRPr="001E2F1A">
          <w:rPr>
            <w:b/>
            <w:bCs/>
            <w:lang w:val="en-US" w:eastAsia="de-CH"/>
          </w:rPr>
          <w:t xml:space="preserve">README </w:t>
        </w:r>
        <w:r w:rsidR="00753F57" w:rsidRPr="001E2F1A">
          <w:rPr>
            <w:b/>
            <w:bCs/>
            <w:lang w:val="en-US" w:eastAsia="de-CH"/>
          </w:rPr>
          <w:t>–</w:t>
        </w:r>
        <w:r w:rsidRPr="001D67F1">
          <w:rPr>
            <w:b/>
            <w:bCs/>
            <w:lang w:val="en-US" w:eastAsia="de-CH"/>
          </w:rPr>
          <w:t xml:space="preserve"> </w:t>
        </w:r>
        <w:r w:rsidR="00753F57" w:rsidRPr="001D67F1">
          <w:rPr>
            <w:b/>
            <w:bCs/>
            <w:lang w:val="en-US" w:eastAsia="de-CH"/>
          </w:rPr>
          <w:t>running given code</w:t>
        </w:r>
      </w:ins>
    </w:p>
    <w:p w14:paraId="035D4B42" w14:textId="05CE17E7" w:rsidR="00753F57" w:rsidRPr="008C4B4F" w:rsidRDefault="004D4F42" w:rsidP="008C4B4F">
      <w:pPr>
        <w:jc w:val="left"/>
        <w:rPr>
          <w:ins w:id="4272" w:author="Cailleret Levi (cailllev)" w:date="2020-12-14T13:19:00Z"/>
          <w:lang w:val="en-US" w:eastAsia="de-CH"/>
        </w:rPr>
      </w:pPr>
      <w:ins w:id="4273" w:author="Cailleret Levi (cailllev)" w:date="2020-12-14T13:16:00Z">
        <w:r w:rsidRPr="001B5E47">
          <w:rPr>
            <w:lang w:val="en-US" w:eastAsia="de-CH"/>
            <w:rPrChange w:id="4274" w:author="Cailleret Levi (cailllev)" w:date="2020-12-14T14:30:00Z">
              <w:rPr>
                <w:rFonts w:ascii="Courier New" w:eastAsia="Times New Roman" w:hAnsi="Courier New" w:cs="Courier New"/>
                <w:color w:val="A9B7C6"/>
                <w:sz w:val="20"/>
                <w:szCs w:val="20"/>
                <w:lang w:eastAsia="de-CH"/>
              </w:rPr>
            </w:rPrChange>
          </w:rPr>
          <w:t>download this repo (https://github.zhaw.ch/cailllev/PA_MTD/) and go to folder RL_MTD</w:t>
        </w:r>
      </w:ins>
    </w:p>
    <w:p w14:paraId="1347D145" w14:textId="298996A6" w:rsidR="00753F57" w:rsidRPr="002B2423" w:rsidRDefault="004D4F42">
      <w:pPr>
        <w:pStyle w:val="ListParagraph"/>
        <w:numPr>
          <w:ilvl w:val="1"/>
          <w:numId w:val="29"/>
        </w:numPr>
        <w:ind w:left="284" w:hanging="284"/>
        <w:jc w:val="left"/>
        <w:rPr>
          <w:ins w:id="4275" w:author="Cailleret Levi (cailllev)" w:date="2020-12-14T13:19:00Z"/>
          <w:lang w:val="en-US" w:eastAsia="de-CH"/>
          <w:rPrChange w:id="4276" w:author="Cailleret Levi (cailllev)" w:date="2020-12-14T13:20:00Z">
            <w:rPr>
              <w:ins w:id="4277" w:author="Cailleret Levi (cailllev)" w:date="2020-12-14T13:19:00Z"/>
              <w:color w:val="CC7832"/>
              <w:lang w:val="en-US" w:eastAsia="de-CH"/>
            </w:rPr>
          </w:rPrChange>
        </w:rPr>
        <w:pPrChange w:id="4278" w:author="Cailleret Levi (cailllev)" w:date="2020-12-14T14:31:00Z">
          <w:pPr>
            <w:pStyle w:val="ListParagraph"/>
            <w:numPr>
              <w:ilvl w:val="1"/>
              <w:numId w:val="29"/>
            </w:numPr>
            <w:ind w:left="1080" w:hanging="360"/>
            <w:jc w:val="left"/>
          </w:pPr>
        </w:pPrChange>
      </w:pPr>
      <w:ins w:id="4279" w:author="Cailleret Levi (cailllev)" w:date="2020-12-14T13:16:00Z">
        <w:r w:rsidRPr="00753F57">
          <w:rPr>
            <w:color w:val="CC7832"/>
            <w:lang w:val="en-US" w:eastAsia="de-CH"/>
            <w:rPrChange w:id="4280" w:author="Cailleret Levi (cailllev)" w:date="2020-12-14T13:19:00Z">
              <w:rPr>
                <w:rFonts w:ascii="Courier New" w:eastAsia="Times New Roman" w:hAnsi="Courier New" w:cs="Courier New"/>
                <w:color w:val="CC7832"/>
                <w:sz w:val="20"/>
                <w:szCs w:val="20"/>
                <w:lang w:eastAsia="de-CH"/>
              </w:rPr>
            </w:rPrChange>
          </w:rPr>
          <w:t xml:space="preserve"> </w:t>
        </w:r>
        <w:r w:rsidRPr="00753F57">
          <w:rPr>
            <w:lang w:val="en-US" w:eastAsia="de-CH"/>
            <w:rPrChange w:id="4281" w:author="Cailleret Levi (cailllev)" w:date="2020-12-14T13:19:00Z">
              <w:rPr>
                <w:rFonts w:ascii="Courier New" w:eastAsia="Times New Roman" w:hAnsi="Courier New" w:cs="Courier New"/>
                <w:color w:val="A9B7C6"/>
                <w:sz w:val="20"/>
                <w:szCs w:val="20"/>
                <w:lang w:eastAsia="de-CH"/>
              </w:rPr>
            </w:rPrChange>
          </w:rPr>
          <w:t>run just once (default config includes ~5min of training and then simulates all algos</w:t>
        </w:r>
      </w:ins>
    </w:p>
    <w:p w14:paraId="55AFDA95" w14:textId="261019A0" w:rsidR="002B2423" w:rsidRPr="002B2423" w:rsidRDefault="004D4F42">
      <w:pPr>
        <w:pStyle w:val="ListParagraph"/>
        <w:numPr>
          <w:ilvl w:val="2"/>
          <w:numId w:val="29"/>
        </w:numPr>
        <w:ind w:left="709" w:hanging="283"/>
        <w:jc w:val="left"/>
        <w:rPr>
          <w:ins w:id="4282" w:author="Cailleret Levi (cailllev)" w:date="2020-12-14T13:20:00Z"/>
          <w:lang w:val="en-US" w:eastAsia="de-CH"/>
          <w:rPrChange w:id="4283" w:author="Cailleret Levi (cailllev)" w:date="2020-12-14T13:20:00Z">
            <w:rPr>
              <w:ins w:id="4284" w:author="Cailleret Levi (cailllev)" w:date="2020-12-14T13:20:00Z"/>
              <w:color w:val="CC7832"/>
              <w:lang w:val="en-US" w:eastAsia="de-CH"/>
            </w:rPr>
          </w:rPrChange>
        </w:rPr>
        <w:pPrChange w:id="4285" w:author="Cailleret Levi (cailllev)" w:date="2020-12-14T14:31:00Z">
          <w:pPr>
            <w:pStyle w:val="ListParagraph"/>
            <w:numPr>
              <w:ilvl w:val="2"/>
              <w:numId w:val="29"/>
            </w:numPr>
            <w:ind w:left="1800" w:hanging="180"/>
            <w:jc w:val="left"/>
          </w:pPr>
        </w:pPrChange>
      </w:pPr>
      <w:ins w:id="4286" w:author="Cailleret Levi (cailllev)" w:date="2020-12-14T13:16:00Z">
        <w:r w:rsidRPr="00040EC3">
          <w:rPr>
            <w:color w:val="ED7D31" w:themeColor="accent2"/>
            <w:lang w:val="en-US" w:eastAsia="de-CH"/>
            <w:rPrChange w:id="4287" w:author="Cailleret Levi (cailllev)" w:date="2020-12-14T13:21:00Z">
              <w:rPr>
                <w:rFonts w:ascii="Courier New" w:eastAsia="Times New Roman" w:hAnsi="Courier New" w:cs="Courier New"/>
                <w:color w:val="808080"/>
                <w:sz w:val="20"/>
                <w:szCs w:val="20"/>
                <w:lang w:eastAsia="de-CH"/>
              </w:rPr>
            </w:rPrChange>
          </w:rPr>
          <w:t xml:space="preserve">src.rl_mtd  </w:t>
        </w:r>
        <w:r w:rsidRPr="00753F57">
          <w:rPr>
            <w:lang w:val="en-US" w:eastAsia="de-CH"/>
            <w:rPrChange w:id="4288" w:author="Cailleret Levi (cailllev)" w:date="2020-12-14T13:19:00Z">
              <w:rPr>
                <w:rFonts w:ascii="Courier New" w:eastAsia="Times New Roman" w:hAnsi="Courier New" w:cs="Courier New"/>
                <w:color w:val="A9B7C6"/>
                <w:sz w:val="20"/>
                <w:szCs w:val="20"/>
                <w:lang w:eastAsia="de-CH"/>
              </w:rPr>
            </w:rPrChange>
          </w:rPr>
          <w:t xml:space="preserve">=&gt; run can be configured at main call at line 447 </w:t>
        </w:r>
      </w:ins>
    </w:p>
    <w:p w14:paraId="1D27DEDF" w14:textId="77777777" w:rsidR="002B2423" w:rsidRPr="002B2423" w:rsidRDefault="002B2423">
      <w:pPr>
        <w:pStyle w:val="ListParagraph"/>
        <w:numPr>
          <w:ilvl w:val="1"/>
          <w:numId w:val="29"/>
        </w:numPr>
        <w:ind w:left="284" w:hanging="284"/>
        <w:jc w:val="left"/>
        <w:rPr>
          <w:ins w:id="4289" w:author="Cailleret Levi (cailllev)" w:date="2020-12-14T13:20:00Z"/>
          <w:lang w:val="en-US" w:eastAsia="de-CH"/>
          <w:rPrChange w:id="4290" w:author="Cailleret Levi (cailllev)" w:date="2020-12-14T13:20:00Z">
            <w:rPr>
              <w:ins w:id="4291" w:author="Cailleret Levi (cailllev)" w:date="2020-12-14T13:20:00Z"/>
              <w:color w:val="CC7832"/>
              <w:lang w:val="en-US" w:eastAsia="de-CH"/>
            </w:rPr>
          </w:rPrChange>
        </w:rPr>
        <w:pPrChange w:id="4292" w:author="Cailleret Levi (cailllev)" w:date="2020-12-14T14:31:00Z">
          <w:pPr>
            <w:pStyle w:val="ListParagraph"/>
            <w:numPr>
              <w:ilvl w:val="1"/>
              <w:numId w:val="29"/>
            </w:numPr>
            <w:ind w:left="1080" w:hanging="360"/>
            <w:jc w:val="left"/>
          </w:pPr>
        </w:pPrChange>
      </w:pPr>
      <w:ins w:id="4293" w:author="Cailleret Levi (cailllev)" w:date="2020-12-14T13:20:00Z">
        <w:r w:rsidRPr="005A0C60">
          <w:rPr>
            <w:lang w:val="en-US" w:eastAsia="de-CH"/>
            <w:rPrChange w:id="4294" w:author="Cailleret Levi (cailllev)" w:date="2020-12-14T13:23:00Z">
              <w:rPr>
                <w:color w:val="808080"/>
                <w:lang w:val="en-US" w:eastAsia="de-CH"/>
              </w:rPr>
            </w:rPrChange>
          </w:rPr>
          <w:t xml:space="preserve">run </w:t>
        </w:r>
      </w:ins>
      <w:ins w:id="4295" w:author="Cailleret Levi (cailllev)" w:date="2020-12-14T13:16:00Z">
        <w:r w:rsidR="004D4F42" w:rsidRPr="00753F57">
          <w:rPr>
            <w:lang w:val="en-US" w:eastAsia="de-CH"/>
            <w:rPrChange w:id="4296" w:author="Cailleret Levi (cailllev)" w:date="2020-12-14T13:19:00Z">
              <w:rPr>
                <w:rFonts w:ascii="Courier New" w:eastAsia="Times New Roman" w:hAnsi="Courier New" w:cs="Courier New"/>
                <w:color w:val="A9B7C6"/>
                <w:sz w:val="20"/>
                <w:szCs w:val="20"/>
                <w:lang w:eastAsia="de-CH"/>
              </w:rPr>
            </w:rPrChange>
          </w:rPr>
          <w:t>multiple times with different lengths of training sessions (1sec ... 4h):</w:t>
        </w:r>
      </w:ins>
    </w:p>
    <w:p w14:paraId="2BDC37FB" w14:textId="24569879" w:rsidR="006B501A" w:rsidRPr="00C9380B" w:rsidRDefault="004D4F42">
      <w:pPr>
        <w:pStyle w:val="ListParagraph"/>
        <w:numPr>
          <w:ilvl w:val="2"/>
          <w:numId w:val="29"/>
        </w:numPr>
        <w:ind w:left="709" w:hanging="322"/>
        <w:jc w:val="left"/>
        <w:rPr>
          <w:ins w:id="4297" w:author="Cailleret Levi (cailllev)" w:date="2020-12-14T13:17:00Z"/>
          <w:lang w:val="en-US" w:eastAsia="de-CH"/>
          <w:rPrChange w:id="4298" w:author="Cailleret Levi (cailllev)" w:date="2020-12-14T13:23:00Z">
            <w:rPr>
              <w:ins w:id="4299" w:author="Cailleret Levi (cailllev)" w:date="2020-12-14T13:17:00Z"/>
              <w:color w:val="808080"/>
              <w:lang w:val="en-US" w:eastAsia="de-CH"/>
            </w:rPr>
          </w:rPrChange>
        </w:rPr>
        <w:pPrChange w:id="4300" w:author="Cailleret Levi (cailllev)" w:date="2020-12-14T14:31:00Z">
          <w:pPr/>
        </w:pPrChange>
      </w:pPr>
      <w:ins w:id="4301" w:author="Cailleret Levi (cailllev)" w:date="2020-12-14T13:16:00Z">
        <w:r w:rsidRPr="00040EC3">
          <w:rPr>
            <w:color w:val="ED7D31" w:themeColor="accent2"/>
            <w:lang w:val="en-US" w:eastAsia="de-CH"/>
            <w:rPrChange w:id="4302" w:author="Cailleret Levi (cailllev)" w:date="2020-12-14T13:21:00Z">
              <w:rPr>
                <w:rFonts w:ascii="Courier New" w:eastAsia="Times New Roman" w:hAnsi="Courier New" w:cs="Courier New"/>
                <w:color w:val="808080"/>
                <w:sz w:val="20"/>
                <w:szCs w:val="20"/>
                <w:lang w:eastAsia="de-CH"/>
              </w:rPr>
            </w:rPrChange>
          </w:rPr>
          <w:t xml:space="preserve">src.runner </w:t>
        </w:r>
        <w:r w:rsidRPr="00753F57">
          <w:rPr>
            <w:lang w:val="en-US" w:eastAsia="de-CH"/>
            <w:rPrChange w:id="4303" w:author="Cailleret Levi (cailllev)" w:date="2020-12-14T13:19:00Z">
              <w:rPr>
                <w:rFonts w:ascii="Courier New" w:eastAsia="Times New Roman" w:hAnsi="Courier New" w:cs="Courier New"/>
                <w:color w:val="A9B7C6"/>
                <w:sz w:val="20"/>
                <w:szCs w:val="20"/>
                <w:lang w:eastAsia="de-CH"/>
              </w:rPr>
            </w:rPrChange>
          </w:rPr>
          <w:t>=&gt; runs can be configured at main call at line 15</w:t>
        </w:r>
        <w:r w:rsidRPr="00753F57">
          <w:rPr>
            <w:color w:val="808080"/>
            <w:lang w:val="en-US" w:eastAsia="de-CH"/>
            <w:rPrChange w:id="4304" w:author="Cailleret Levi (cailllev)" w:date="2020-12-14T13:19:00Z">
              <w:rPr>
                <w:rFonts w:ascii="Courier New" w:eastAsia="Times New Roman" w:hAnsi="Courier New" w:cs="Courier New"/>
                <w:color w:val="808080"/>
                <w:sz w:val="20"/>
                <w:szCs w:val="20"/>
                <w:lang w:eastAsia="de-CH"/>
              </w:rPr>
            </w:rPrChange>
          </w:rPr>
          <w:t xml:space="preserve"> </w:t>
        </w:r>
        <w:r w:rsidRPr="00753F57">
          <w:rPr>
            <w:color w:val="808080"/>
            <w:lang w:val="en-US" w:eastAsia="de-CH"/>
            <w:rPrChange w:id="4305" w:author="Cailleret Levi (cailllev)" w:date="2020-12-14T13:19:00Z">
              <w:rPr>
                <w:rFonts w:ascii="Courier New" w:eastAsia="Times New Roman" w:hAnsi="Courier New" w:cs="Courier New"/>
                <w:color w:val="808080"/>
                <w:sz w:val="20"/>
                <w:szCs w:val="20"/>
                <w:lang w:eastAsia="de-CH"/>
              </w:rPr>
            </w:rPrChange>
          </w:rPr>
          <w:br/>
        </w:r>
      </w:ins>
    </w:p>
    <w:p w14:paraId="1AA5DD63" w14:textId="4748AD91" w:rsidR="009934CB" w:rsidRPr="0017067E" w:rsidRDefault="0017067E">
      <w:pPr>
        <w:rPr>
          <w:ins w:id="4306" w:author="Cailleret Levi (cailllev)" w:date="2020-12-14T13:16:00Z"/>
          <w:b/>
          <w:bCs/>
          <w:lang w:val="en-US" w:eastAsia="de-CH"/>
          <w:rPrChange w:id="4307" w:author="Cailleret Levi (cailllev)" w:date="2020-12-14T13:21:00Z">
            <w:rPr>
              <w:ins w:id="4308" w:author="Cailleret Levi (cailllev)" w:date="2020-12-14T13:16:00Z"/>
              <w:color w:val="808080"/>
              <w:lang w:val="en-US" w:eastAsia="de-CH"/>
            </w:rPr>
          </w:rPrChange>
        </w:rPr>
        <w:pPrChange w:id="4309" w:author="Cailleret Levi (cailllev)" w:date="2020-12-14T13:17:00Z">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pPrChange>
      </w:pPr>
      <w:ins w:id="4310" w:author="Cailleret Levi (cailllev)" w:date="2020-12-14T13:21:00Z">
        <w:r w:rsidRPr="0017067E">
          <w:rPr>
            <w:b/>
            <w:bCs/>
            <w:lang w:val="en-US" w:eastAsia="de-CH"/>
            <w:rPrChange w:id="4311" w:author="Cailleret Levi (cailllev)" w:date="2020-12-14T13:21:00Z">
              <w:rPr>
                <w:lang w:val="en-US" w:eastAsia="de-CH"/>
              </w:rPr>
            </w:rPrChange>
          </w:rPr>
          <w:t>d</w:t>
        </w:r>
      </w:ins>
      <w:ins w:id="4312" w:author="Cailleret Levi (cailllev)" w:date="2020-12-14T13:20:00Z">
        <w:r w:rsidR="002B2423" w:rsidRPr="0017067E">
          <w:rPr>
            <w:b/>
            <w:bCs/>
            <w:lang w:val="en-US" w:eastAsia="de-CH"/>
            <w:rPrChange w:id="4313" w:author="Cailleret Levi (cailllev)" w:date="2020-12-14T13:21:00Z">
              <w:rPr>
                <w:lang w:val="en-US" w:eastAsia="de-CH"/>
              </w:rPr>
            </w:rPrChange>
          </w:rPr>
          <w:t xml:space="preserve">efault </w:t>
        </w:r>
      </w:ins>
      <w:ins w:id="4314" w:author="Cailleret Levi (cailllev)" w:date="2020-12-14T13:21:00Z">
        <w:r w:rsidRPr="0017067E">
          <w:rPr>
            <w:b/>
            <w:bCs/>
            <w:lang w:val="en-US" w:eastAsia="de-CH"/>
            <w:rPrChange w:id="4315" w:author="Cailleret Levi (cailllev)" w:date="2020-12-14T13:21:00Z">
              <w:rPr>
                <w:lang w:val="en-US" w:eastAsia="de-CH"/>
              </w:rPr>
            </w:rPrChange>
          </w:rPr>
          <w:t>o</w:t>
        </w:r>
      </w:ins>
      <w:ins w:id="4316" w:author="Cailleret Levi (cailllev)" w:date="2020-12-14T13:17:00Z">
        <w:r w:rsidR="009934CB" w:rsidRPr="0017067E">
          <w:rPr>
            <w:b/>
            <w:bCs/>
            <w:lang w:val="en-US" w:eastAsia="de-CH"/>
            <w:rPrChange w:id="4317" w:author="Cailleret Levi (cailllev)" w:date="2020-12-14T13:21:00Z">
              <w:rPr>
                <w:color w:val="808080"/>
                <w:lang w:val="en-US" w:eastAsia="de-CH"/>
              </w:rPr>
            </w:rPrChange>
          </w:rPr>
          <w:t xml:space="preserve">utput </w:t>
        </w:r>
      </w:ins>
      <w:ins w:id="4318" w:author="Cailleret Levi (cailllev)" w:date="2020-12-14T13:21:00Z">
        <w:r>
          <w:rPr>
            <w:b/>
            <w:bCs/>
            <w:lang w:val="en-US" w:eastAsia="de-CH"/>
          </w:rPr>
          <w:t>of</w:t>
        </w:r>
      </w:ins>
      <w:ins w:id="4319" w:author="Cailleret Levi (cailllev)" w:date="2020-12-14T13:17:00Z">
        <w:r w:rsidR="009934CB" w:rsidRPr="0017067E">
          <w:rPr>
            <w:b/>
            <w:bCs/>
            <w:lang w:val="en-US" w:eastAsia="de-CH"/>
            <w:rPrChange w:id="4320" w:author="Cailleret Levi (cailllev)" w:date="2020-12-14T13:21:00Z">
              <w:rPr>
                <w:color w:val="808080"/>
                <w:lang w:val="en-US" w:eastAsia="de-CH"/>
              </w:rPr>
            </w:rPrChange>
          </w:rPr>
          <w:t xml:space="preserve"> </w:t>
        </w:r>
        <w:r w:rsidR="009934CB" w:rsidRPr="00040EC3">
          <w:rPr>
            <w:b/>
            <w:bCs/>
            <w:color w:val="ED7D31" w:themeColor="accent2"/>
            <w:lang w:val="en-US" w:eastAsia="de-CH"/>
            <w:rPrChange w:id="4321" w:author="Cailleret Levi (cailllev)" w:date="2020-12-14T13:21:00Z">
              <w:rPr>
                <w:color w:val="808080"/>
                <w:lang w:val="en-US" w:eastAsia="de-CH"/>
              </w:rPr>
            </w:rPrChange>
          </w:rPr>
          <w:t>src.rl_m</w:t>
        </w:r>
        <w:r w:rsidR="009934CB" w:rsidRPr="00040EC3">
          <w:rPr>
            <w:b/>
            <w:bCs/>
            <w:color w:val="ED7D31" w:themeColor="accent2"/>
            <w:lang w:val="en-US" w:eastAsia="de-CH"/>
            <w:rPrChange w:id="4322" w:author="Cailleret Levi (cailllev)" w:date="2020-12-14T13:21:00Z">
              <w:rPr>
                <w:color w:val="808080"/>
                <w:lang w:eastAsia="de-CH"/>
              </w:rPr>
            </w:rPrChange>
          </w:rPr>
          <w:t>td</w:t>
        </w:r>
        <w:r w:rsidR="005E5813" w:rsidRPr="00040EC3">
          <w:rPr>
            <w:b/>
            <w:bCs/>
            <w:color w:val="ED7D31" w:themeColor="accent2"/>
            <w:lang w:val="en-US" w:eastAsia="de-CH"/>
            <w:rPrChange w:id="4323" w:author="Cailleret Levi (cailllev)" w:date="2020-12-14T13:21:00Z">
              <w:rPr>
                <w:color w:val="808080"/>
                <w:lang w:eastAsia="de-CH"/>
              </w:rPr>
            </w:rPrChange>
          </w:rPr>
          <w:t>.</w:t>
        </w:r>
        <w:r w:rsidR="005E5813" w:rsidRPr="00040EC3">
          <w:rPr>
            <w:b/>
            <w:bCs/>
            <w:color w:val="ED7D31" w:themeColor="accent2"/>
            <w:lang w:val="en-US" w:eastAsia="de-CH"/>
            <w:rPrChange w:id="4324" w:author="Cailleret Levi (cailllev)" w:date="2020-12-14T13:21:00Z">
              <w:rPr>
                <w:color w:val="808080"/>
                <w:lang w:val="en-US" w:eastAsia="de-CH"/>
              </w:rPr>
            </w:rPrChange>
          </w:rPr>
          <w:t>m</w:t>
        </w:r>
        <w:r w:rsidR="005E5813" w:rsidRPr="00040EC3">
          <w:rPr>
            <w:b/>
            <w:bCs/>
            <w:color w:val="ED7D31" w:themeColor="accent2"/>
            <w:lang w:val="en-US" w:eastAsia="de-CH"/>
            <w:rPrChange w:id="4325" w:author="Cailleret Levi (cailllev)" w:date="2020-12-14T13:21:00Z">
              <w:rPr>
                <w:lang w:eastAsia="de-CH"/>
              </w:rPr>
            </w:rPrChange>
          </w:rPr>
          <w:t>ain</w:t>
        </w:r>
      </w:ins>
    </w:p>
    <w:p w14:paraId="0E452D1A" w14:textId="77777777" w:rsidR="00FF3600" w:rsidRDefault="003C16AA" w:rsidP="003C16AA">
      <w:pPr>
        <w:pStyle w:val="HTMLPreformatted"/>
        <w:shd w:val="clear" w:color="auto" w:fill="2B2B2B"/>
        <w:rPr>
          <w:ins w:id="4326" w:author="Cailleret Levi (cailllev)" w:date="2020-12-14T14:45:00Z"/>
          <w:color w:val="808080"/>
          <w:lang w:val="en-US"/>
        </w:rPr>
      </w:pPr>
      <w:ins w:id="4327" w:author="Cailleret Levi (cailllev)" w:date="2020-12-14T14:29:00Z">
        <w:r w:rsidRPr="003C16AA">
          <w:rPr>
            <w:color w:val="808080"/>
            <w:lang w:val="en-US"/>
            <w:rPrChange w:id="4328" w:author="Cailleret Levi (cailllev)" w:date="2020-12-14T14:29:00Z">
              <w:rPr>
                <w:color w:val="808080"/>
              </w:rPr>
            </w:rPrChange>
          </w:rPr>
          <w:t>Config:</w:t>
        </w:r>
        <w:r w:rsidRPr="003C16AA">
          <w:rPr>
            <w:color w:val="808080"/>
            <w:lang w:val="en-US"/>
            <w:rPrChange w:id="4329" w:author="Cailleret Levi (cailllev)" w:date="2020-12-14T14:29:00Z">
              <w:rPr>
                <w:color w:val="808080"/>
              </w:rPr>
            </w:rPrChange>
          </w:rPr>
          <w:br/>
          <w:t>Graph Name:                simple_webservice</w:t>
        </w:r>
        <w:r w:rsidRPr="003C16AA">
          <w:rPr>
            <w:color w:val="808080"/>
            <w:lang w:val="en-US"/>
            <w:rPrChange w:id="4330" w:author="Cailleret Levi (cailllev)" w:date="2020-12-14T14:29:00Z">
              <w:rPr>
                <w:color w:val="808080"/>
              </w:rPr>
            </w:rPrChange>
          </w:rPr>
          <w:br/>
          <w:t>Attack Name:               professional</w:t>
        </w:r>
        <w:r w:rsidRPr="003C16AA">
          <w:rPr>
            <w:color w:val="808080"/>
            <w:lang w:val="en-US"/>
            <w:rPrChange w:id="4331" w:author="Cailleret Levi (cailllev)" w:date="2020-12-14T14:29:00Z">
              <w:rPr>
                <w:color w:val="808080"/>
              </w:rPr>
            </w:rPrChange>
          </w:rPr>
          <w:br/>
          <w:t>Only Nodes:                False</w:t>
        </w:r>
        <w:r w:rsidRPr="003C16AA">
          <w:rPr>
            <w:color w:val="808080"/>
            <w:lang w:val="en-US"/>
            <w:rPrChange w:id="4332" w:author="Cailleret Levi (cailllev)" w:date="2020-12-14T14:29:00Z">
              <w:rPr>
                <w:color w:val="808080"/>
              </w:rPr>
            </w:rPrChange>
          </w:rPr>
          <w:br/>
          <w:t>Only Prevention Systems:   False</w:t>
        </w:r>
        <w:r w:rsidRPr="003C16AA">
          <w:rPr>
            <w:color w:val="808080"/>
            <w:lang w:val="en-US"/>
            <w:rPrChange w:id="4333" w:author="Cailleret Levi (cailllev)" w:date="2020-12-14T14:29:00Z">
              <w:rPr>
                <w:color w:val="808080"/>
              </w:rPr>
            </w:rPrChange>
          </w:rPr>
          <w:br/>
          <w:t>Nodes Pause:               1</w:t>
        </w:r>
        <w:r w:rsidRPr="003C16AA">
          <w:rPr>
            <w:color w:val="808080"/>
            <w:lang w:val="en-US"/>
            <w:rPrChange w:id="4334" w:author="Cailleret Levi (cailllev)" w:date="2020-12-14T14:29:00Z">
              <w:rPr>
                <w:color w:val="808080"/>
              </w:rPr>
            </w:rPrChange>
          </w:rPr>
          <w:br/>
          <w:t>Prevention Systems Pause:  1</w:t>
        </w:r>
        <w:r w:rsidRPr="003C16AA">
          <w:rPr>
            <w:color w:val="808080"/>
            <w:lang w:val="en-US"/>
            <w:rPrChange w:id="4335" w:author="Cailleret Levi (cailllev)" w:date="2020-12-14T14:29:00Z">
              <w:rPr>
                <w:color w:val="808080"/>
              </w:rPr>
            </w:rPrChange>
          </w:rPr>
          <w:br/>
          <w:t>*********************************************</w:t>
        </w:r>
        <w:r w:rsidRPr="003C16AA">
          <w:rPr>
            <w:color w:val="808080"/>
            <w:lang w:val="en-US"/>
            <w:rPrChange w:id="4336" w:author="Cailleret Levi (cailllev)" w:date="2020-12-14T14:29:00Z">
              <w:rPr>
                <w:color w:val="808080"/>
              </w:rPr>
            </w:rPrChange>
          </w:rPr>
          <w:br/>
          <w:t>Learning A2C, PPO algorithms.</w:t>
        </w:r>
        <w:r w:rsidRPr="003C16AA">
          <w:rPr>
            <w:color w:val="808080"/>
            <w:lang w:val="en-US"/>
            <w:rPrChange w:id="4337" w:author="Cailleret Levi (cailllev)" w:date="2020-12-14T14:29:00Z">
              <w:rPr>
                <w:color w:val="808080"/>
              </w:rPr>
            </w:rPrChange>
          </w:rPr>
          <w:br/>
          <w:t>*********************************************</w:t>
        </w:r>
        <w:r w:rsidRPr="003C16AA">
          <w:rPr>
            <w:color w:val="808080"/>
            <w:lang w:val="en-US"/>
            <w:rPrChange w:id="4338" w:author="Cailleret Levi (cailllev)" w:date="2020-12-14T14:29:00Z">
              <w:rPr>
                <w:color w:val="808080"/>
              </w:rPr>
            </w:rPrChange>
          </w:rPr>
          <w:br/>
          <w:t>Learning A2C.</w:t>
        </w:r>
        <w:r w:rsidRPr="003C16AA">
          <w:rPr>
            <w:color w:val="808080"/>
            <w:lang w:val="en-US"/>
            <w:rPrChange w:id="4339" w:author="Cailleret Levi (cailllev)" w:date="2020-12-14T14:29:00Z">
              <w:rPr>
                <w:color w:val="808080"/>
              </w:rPr>
            </w:rPrChange>
          </w:rPr>
          <w:br/>
          <w:t>No learned parameters found, start from scratch.</w:t>
        </w:r>
        <w:r w:rsidRPr="003C16AA">
          <w:rPr>
            <w:color w:val="808080"/>
            <w:lang w:val="en-US"/>
            <w:rPrChange w:id="4340" w:author="Cailleret Levi (cailllev)" w:date="2020-12-14T14:29:00Z">
              <w:rPr>
                <w:color w:val="808080"/>
              </w:rPr>
            </w:rPrChange>
          </w:rPr>
          <w:br/>
          <w:t>100000 steps to learn, with updates to policy each 50 steps.</w:t>
        </w:r>
        <w:r w:rsidRPr="003C16AA">
          <w:rPr>
            <w:color w:val="808080"/>
            <w:lang w:val="en-US"/>
            <w:rPrChange w:id="4341" w:author="Cailleret Levi (cailllev)" w:date="2020-12-14T14:29:00Z">
              <w:rPr>
                <w:color w:val="808080"/>
              </w:rPr>
            </w:rPrChange>
          </w:rPr>
          <w:br/>
          <w:t>Start:              Monday 13:31:11.</w:t>
        </w:r>
        <w:r w:rsidRPr="003C16AA">
          <w:rPr>
            <w:color w:val="808080"/>
            <w:lang w:val="en-US"/>
            <w:rPrChange w:id="4342" w:author="Cailleret Levi (cailllev)" w:date="2020-12-14T14:29:00Z">
              <w:rPr>
                <w:color w:val="808080"/>
              </w:rPr>
            </w:rPrChange>
          </w:rPr>
          <w:br/>
          <w:t>Estimated finish:   Monday 13:32:41.</w:t>
        </w:r>
        <w:r w:rsidRPr="003C16AA">
          <w:rPr>
            <w:color w:val="808080"/>
            <w:lang w:val="en-US"/>
            <w:rPrChange w:id="4343" w:author="Cailleret Levi (cailllev)" w:date="2020-12-14T14:29:00Z">
              <w:rPr>
                <w:color w:val="808080"/>
              </w:rPr>
            </w:rPrChange>
          </w:rPr>
          <w:br/>
          <w:t>...</w:t>
        </w:r>
        <w:r w:rsidRPr="003C16AA">
          <w:rPr>
            <w:color w:val="808080"/>
            <w:lang w:val="en-US"/>
            <w:rPrChange w:id="4344" w:author="Cailleret Levi (cailllev)" w:date="2020-12-14T14:29:00Z">
              <w:rPr>
                <w:color w:val="808080"/>
              </w:rPr>
            </w:rPrChange>
          </w:rPr>
          <w:br/>
          <w:t>Actual finish:      Monday 13:32:28.</w:t>
        </w:r>
        <w:r w:rsidRPr="003C16AA">
          <w:rPr>
            <w:color w:val="808080"/>
            <w:lang w:val="en-US"/>
            <w:rPrChange w:id="4345" w:author="Cailleret Levi (cailllev)" w:date="2020-12-14T14:29:00Z">
              <w:rPr>
                <w:color w:val="808080"/>
              </w:rPr>
            </w:rPrChange>
          </w:rPr>
          <w:br/>
        </w:r>
      </w:ins>
    </w:p>
    <w:p w14:paraId="1C846D89" w14:textId="5539CD1D" w:rsidR="003C16AA" w:rsidRPr="001F6251" w:rsidRDefault="003C16AA" w:rsidP="003C16AA">
      <w:pPr>
        <w:pStyle w:val="HTMLPreformatted"/>
        <w:shd w:val="clear" w:color="auto" w:fill="2B2B2B"/>
        <w:rPr>
          <w:ins w:id="4346" w:author="Cailleret Levi (cailllev)" w:date="2020-12-14T14:29:00Z"/>
          <w:color w:val="A9B7C6"/>
          <w:lang w:val="en-US"/>
          <w:rPrChange w:id="4347" w:author="Cailleret Levi (cailllev)" w:date="2020-12-14T14:47:00Z">
            <w:rPr>
              <w:ins w:id="4348" w:author="Cailleret Levi (cailllev)" w:date="2020-12-14T14:29:00Z"/>
              <w:color w:val="A9B7C6"/>
            </w:rPr>
          </w:rPrChange>
        </w:rPr>
      </w:pPr>
      <w:ins w:id="4349" w:author="Cailleret Levi (cailllev)" w:date="2020-12-14T14:29:00Z">
        <w:r w:rsidRPr="003C16AA">
          <w:rPr>
            <w:color w:val="808080"/>
            <w:lang w:val="en-US"/>
            <w:rPrChange w:id="4350" w:author="Cailleret Levi (cailllev)" w:date="2020-12-14T14:29:00Z">
              <w:rPr>
                <w:color w:val="808080"/>
              </w:rPr>
            </w:rPrChange>
          </w:rPr>
          <w:lastRenderedPageBreak/>
          <w:t>*********************************************</w:t>
        </w:r>
        <w:r w:rsidRPr="003C16AA">
          <w:rPr>
            <w:color w:val="808080"/>
            <w:lang w:val="en-US"/>
            <w:rPrChange w:id="4351" w:author="Cailleret Levi (cailllev)" w:date="2020-12-14T14:29:00Z">
              <w:rPr>
                <w:color w:val="808080"/>
              </w:rPr>
            </w:rPrChange>
          </w:rPr>
          <w:br/>
          <w:t>Learning PPO.</w:t>
        </w:r>
        <w:r w:rsidRPr="003C16AA">
          <w:rPr>
            <w:color w:val="808080"/>
            <w:lang w:val="en-US"/>
            <w:rPrChange w:id="4352" w:author="Cailleret Levi (cailllev)" w:date="2020-12-14T14:29:00Z">
              <w:rPr>
                <w:color w:val="808080"/>
              </w:rPr>
            </w:rPrChange>
          </w:rPr>
          <w:br/>
          <w:t>No learned parameters found, start from scratch.</w:t>
        </w:r>
        <w:r w:rsidRPr="003C16AA">
          <w:rPr>
            <w:color w:val="808080"/>
            <w:lang w:val="en-US"/>
            <w:rPrChange w:id="4353" w:author="Cailleret Levi (cailllev)" w:date="2020-12-14T14:29:00Z">
              <w:rPr>
                <w:color w:val="808080"/>
              </w:rPr>
            </w:rPrChange>
          </w:rPr>
          <w:br/>
          <w:t>100000 steps to learn, with updates to policy each 50 steps.</w:t>
        </w:r>
        <w:r w:rsidRPr="003C16AA">
          <w:rPr>
            <w:color w:val="808080"/>
            <w:lang w:val="en-US"/>
            <w:rPrChange w:id="4354" w:author="Cailleret Levi (cailllev)" w:date="2020-12-14T14:29:00Z">
              <w:rPr>
                <w:color w:val="808080"/>
              </w:rPr>
            </w:rPrChange>
          </w:rPr>
          <w:br/>
          <w:t>Start:              Monday 13:32:28.</w:t>
        </w:r>
        <w:r w:rsidRPr="003C16AA">
          <w:rPr>
            <w:color w:val="808080"/>
            <w:lang w:val="en-US"/>
            <w:rPrChange w:id="4355" w:author="Cailleret Levi (cailllev)" w:date="2020-12-14T14:29:00Z">
              <w:rPr>
                <w:color w:val="808080"/>
              </w:rPr>
            </w:rPrChange>
          </w:rPr>
          <w:br/>
          <w:t>Estimated finish:   Monday 13:35:28.</w:t>
        </w:r>
        <w:r w:rsidRPr="003C16AA">
          <w:rPr>
            <w:color w:val="808080"/>
            <w:lang w:val="en-US"/>
            <w:rPrChange w:id="4356" w:author="Cailleret Levi (cailllev)" w:date="2020-12-14T14:29:00Z">
              <w:rPr>
                <w:color w:val="808080"/>
              </w:rPr>
            </w:rPrChange>
          </w:rPr>
          <w:br/>
          <w:t>...</w:t>
        </w:r>
        <w:r w:rsidRPr="003C16AA">
          <w:rPr>
            <w:color w:val="808080"/>
            <w:lang w:val="en-US"/>
            <w:rPrChange w:id="4357" w:author="Cailleret Levi (cailllev)" w:date="2020-12-14T14:29:00Z">
              <w:rPr>
                <w:color w:val="808080"/>
              </w:rPr>
            </w:rPrChange>
          </w:rPr>
          <w:br/>
          <w:t>Actual finish:      Monday 13:34:56.</w:t>
        </w:r>
        <w:r w:rsidRPr="003C16AA">
          <w:rPr>
            <w:color w:val="808080"/>
            <w:lang w:val="en-US"/>
            <w:rPrChange w:id="4358" w:author="Cailleret Levi (cailllev)" w:date="2020-12-14T14:29:00Z">
              <w:rPr>
                <w:color w:val="808080"/>
              </w:rPr>
            </w:rPrChange>
          </w:rPr>
          <w:br/>
          <w:t>*********************************************</w:t>
        </w:r>
        <w:r w:rsidRPr="003C16AA">
          <w:rPr>
            <w:color w:val="808080"/>
            <w:lang w:val="en-US"/>
            <w:rPrChange w:id="4359" w:author="Cailleret Levi (cailllev)" w:date="2020-12-14T14:29:00Z">
              <w:rPr>
                <w:color w:val="808080"/>
              </w:rPr>
            </w:rPrChange>
          </w:rPr>
          <w:br/>
          <w:t>Prepared to simulate A2C, PPO, Defender2000, Random, Static with 5 simulations.</w:t>
        </w:r>
        <w:r w:rsidRPr="003C16AA">
          <w:rPr>
            <w:color w:val="808080"/>
            <w:lang w:val="en-US"/>
            <w:rPrChange w:id="4360" w:author="Cailleret Levi (cailllev)" w:date="2020-12-14T14:29:00Z">
              <w:rPr>
                <w:color w:val="808080"/>
              </w:rPr>
            </w:rPrChange>
          </w:rPr>
          <w:br/>
          <w:t>Start:              Monday 13:34:56.</w:t>
        </w:r>
        <w:r w:rsidRPr="003C16AA">
          <w:rPr>
            <w:color w:val="808080"/>
            <w:lang w:val="en-US"/>
            <w:rPrChange w:id="4361" w:author="Cailleret Levi (cailllev)" w:date="2020-12-14T14:29:00Z">
              <w:rPr>
                <w:color w:val="808080"/>
              </w:rPr>
            </w:rPrChange>
          </w:rPr>
          <w:br/>
          <w:t>Estimated finish:   Monday 13:35:24.</w:t>
        </w:r>
        <w:r w:rsidRPr="003C16AA">
          <w:rPr>
            <w:color w:val="808080"/>
            <w:lang w:val="en-US"/>
            <w:rPrChange w:id="4362" w:author="Cailleret Levi (cailllev)" w:date="2020-12-14T14:29:00Z">
              <w:rPr>
                <w:color w:val="808080"/>
              </w:rPr>
            </w:rPrChange>
          </w:rPr>
          <w:br/>
          <w:t>...</w:t>
        </w:r>
        <w:r w:rsidRPr="003C16AA">
          <w:rPr>
            <w:color w:val="808080"/>
            <w:lang w:val="en-US"/>
            <w:rPrChange w:id="4363" w:author="Cailleret Levi (cailllev)" w:date="2020-12-14T14:29:00Z">
              <w:rPr>
                <w:color w:val="808080"/>
              </w:rPr>
            </w:rPrChange>
          </w:rPr>
          <w:br/>
          <w:t>Start simulating A2C.</w:t>
        </w:r>
        <w:r w:rsidRPr="003C16AA">
          <w:rPr>
            <w:color w:val="808080"/>
            <w:lang w:val="en-US"/>
            <w:rPrChange w:id="4364" w:author="Cailleret Levi (cailllev)" w:date="2020-12-14T14:29:00Z">
              <w:rPr>
                <w:color w:val="808080"/>
              </w:rPr>
            </w:rPrChange>
          </w:rPr>
          <w:br/>
          <w:t>5 simulations done.</w:t>
        </w:r>
        <w:r w:rsidRPr="003C16AA">
          <w:rPr>
            <w:color w:val="808080"/>
            <w:lang w:val="en-US"/>
            <w:rPrChange w:id="4365" w:author="Cailleret Levi (cailllev)" w:date="2020-12-14T14:29:00Z">
              <w:rPr>
                <w:color w:val="808080"/>
              </w:rPr>
            </w:rPrChange>
          </w:rPr>
          <w:br/>
          <w:t>Start simulating PPO.</w:t>
        </w:r>
        <w:r w:rsidRPr="003C16AA">
          <w:rPr>
            <w:color w:val="808080"/>
            <w:lang w:val="en-US"/>
            <w:rPrChange w:id="4366" w:author="Cailleret Levi (cailllev)" w:date="2020-12-14T14:29:00Z">
              <w:rPr>
                <w:color w:val="808080"/>
              </w:rPr>
            </w:rPrChange>
          </w:rPr>
          <w:br/>
          <w:t>5 simulations done.</w:t>
        </w:r>
        <w:r w:rsidRPr="003C16AA">
          <w:rPr>
            <w:color w:val="808080"/>
            <w:lang w:val="en-US"/>
            <w:rPrChange w:id="4367" w:author="Cailleret Levi (cailllev)" w:date="2020-12-14T14:29:00Z">
              <w:rPr>
                <w:color w:val="808080"/>
              </w:rPr>
            </w:rPrChange>
          </w:rPr>
          <w:br/>
          <w:t>Start simulating Defender2000.</w:t>
        </w:r>
        <w:r w:rsidRPr="003C16AA">
          <w:rPr>
            <w:color w:val="808080"/>
            <w:lang w:val="en-US"/>
            <w:rPrChange w:id="4368" w:author="Cailleret Levi (cailllev)" w:date="2020-12-14T14:29:00Z">
              <w:rPr>
                <w:color w:val="808080"/>
              </w:rPr>
            </w:rPrChange>
          </w:rPr>
          <w:br/>
          <w:t>5 simulations done.</w:t>
        </w:r>
        <w:r w:rsidRPr="003C16AA">
          <w:rPr>
            <w:color w:val="808080"/>
            <w:lang w:val="en-US"/>
            <w:rPrChange w:id="4369" w:author="Cailleret Levi (cailllev)" w:date="2020-12-14T14:29:00Z">
              <w:rPr>
                <w:color w:val="808080"/>
              </w:rPr>
            </w:rPrChange>
          </w:rPr>
          <w:br/>
          <w:t>Start simulating Random.</w:t>
        </w:r>
        <w:r w:rsidRPr="003C16AA">
          <w:rPr>
            <w:color w:val="808080"/>
            <w:lang w:val="en-US"/>
            <w:rPrChange w:id="4370" w:author="Cailleret Levi (cailllev)" w:date="2020-12-14T14:29:00Z">
              <w:rPr>
                <w:color w:val="808080"/>
              </w:rPr>
            </w:rPrChange>
          </w:rPr>
          <w:br/>
          <w:t>5 simulations done.</w:t>
        </w:r>
        <w:r w:rsidRPr="003C16AA">
          <w:rPr>
            <w:color w:val="808080"/>
            <w:lang w:val="en-US"/>
            <w:rPrChange w:id="4371" w:author="Cailleret Levi (cailllev)" w:date="2020-12-14T14:29:00Z">
              <w:rPr>
                <w:color w:val="808080"/>
              </w:rPr>
            </w:rPrChange>
          </w:rPr>
          <w:br/>
          <w:t>Start simulating Static.</w:t>
        </w:r>
        <w:r w:rsidRPr="003C16AA">
          <w:rPr>
            <w:color w:val="808080"/>
            <w:lang w:val="en-US"/>
            <w:rPrChange w:id="4372" w:author="Cailleret Levi (cailllev)" w:date="2020-12-14T14:29:00Z">
              <w:rPr>
                <w:color w:val="808080"/>
              </w:rPr>
            </w:rPrChange>
          </w:rPr>
          <w:br/>
          <w:t>5 simulations done.</w:t>
        </w:r>
        <w:r w:rsidRPr="003C16AA">
          <w:rPr>
            <w:color w:val="808080"/>
            <w:lang w:val="en-US"/>
            <w:rPrChange w:id="4373" w:author="Cailleret Levi (cailllev)" w:date="2020-12-14T14:29:00Z">
              <w:rPr>
                <w:color w:val="808080"/>
              </w:rPr>
            </w:rPrChange>
          </w:rPr>
          <w:br/>
          <w:t>Actual finish:      Monday 13:35:22.</w:t>
        </w:r>
        <w:r w:rsidRPr="003C16AA">
          <w:rPr>
            <w:color w:val="808080"/>
            <w:lang w:val="en-US"/>
            <w:rPrChange w:id="4374" w:author="Cailleret Levi (cailllev)" w:date="2020-12-14T14:29:00Z">
              <w:rPr>
                <w:color w:val="808080"/>
              </w:rPr>
            </w:rPrChange>
          </w:rPr>
          <w:br/>
        </w:r>
        <w:r w:rsidRPr="003C16AA">
          <w:rPr>
            <w:color w:val="808080"/>
            <w:lang w:val="en-US"/>
            <w:rPrChange w:id="4375" w:author="Cailleret Levi (cailllev)" w:date="2020-12-14T14:29:00Z">
              <w:rPr>
                <w:color w:val="808080"/>
              </w:rPr>
            </w:rPrChange>
          </w:rPr>
          <w:br/>
          <w:t>Printing file content:</w:t>
        </w:r>
        <w:r w:rsidRPr="003C16AA">
          <w:rPr>
            <w:color w:val="808080"/>
            <w:lang w:val="en-US"/>
            <w:rPrChange w:id="4376" w:author="Cailleret Levi (cailllev)" w:date="2020-12-14T14:29:00Z">
              <w:rPr>
                <w:color w:val="808080"/>
              </w:rPr>
            </w:rPrChange>
          </w:rPr>
          <w:br/>
        </w:r>
        <w:r w:rsidRPr="003C16AA">
          <w:rPr>
            <w:color w:val="808080"/>
            <w:lang w:val="en-US"/>
            <w:rPrChange w:id="4377" w:author="Cailleret Levi (cailllev)" w:date="2020-12-14T14:29:00Z">
              <w:rPr>
                <w:color w:val="808080"/>
              </w:rPr>
            </w:rPrChange>
          </w:rPr>
          <w:br/>
          <w:t>*********************************************************************</w:t>
        </w:r>
        <w:r w:rsidRPr="003C16AA">
          <w:rPr>
            <w:color w:val="808080"/>
            <w:lang w:val="en-US"/>
            <w:rPrChange w:id="4378" w:author="Cailleret Levi (cailllev)" w:date="2020-12-14T14:29:00Z">
              <w:rPr>
                <w:color w:val="808080"/>
              </w:rPr>
            </w:rPrChange>
          </w:rPr>
          <w:br/>
          <w:t>Starting Simulation Types: A2C, PPO, Defender2000, Random, Static</w:t>
        </w:r>
        <w:r w:rsidRPr="003C16AA">
          <w:rPr>
            <w:color w:val="808080"/>
            <w:lang w:val="en-US"/>
            <w:rPrChange w:id="4379" w:author="Cailleret Levi (cailllev)" w:date="2020-12-14T14:29:00Z">
              <w:rPr>
                <w:color w:val="808080"/>
              </w:rPr>
            </w:rPrChange>
          </w:rPr>
          <w:br/>
          <w:t>Simulations per Type:      5</w:t>
        </w:r>
        <w:r w:rsidRPr="003C16AA">
          <w:rPr>
            <w:color w:val="808080"/>
            <w:lang w:val="en-US"/>
            <w:rPrChange w:id="4380" w:author="Cailleret Levi (cailllev)" w:date="2020-12-14T14:29:00Z">
              <w:rPr>
                <w:color w:val="808080"/>
              </w:rPr>
            </w:rPrChange>
          </w:rPr>
          <w:br/>
          <w:t>Steps per Simulation:      5000</w:t>
        </w:r>
        <w:r w:rsidRPr="003C16AA">
          <w:rPr>
            <w:color w:val="808080"/>
            <w:lang w:val="en-US"/>
            <w:rPrChange w:id="4381" w:author="Cailleret Levi (cailllev)" w:date="2020-12-14T14:29:00Z">
              <w:rPr>
                <w:color w:val="808080"/>
              </w:rPr>
            </w:rPrChange>
          </w:rPr>
          <w:br/>
          <w:t>---------------------------------------------------------------------</w:t>
        </w:r>
        <w:r w:rsidRPr="003C16AA">
          <w:rPr>
            <w:color w:val="808080"/>
            <w:lang w:val="en-US"/>
            <w:rPrChange w:id="4382" w:author="Cailleret Levi (cailllev)" w:date="2020-12-14T14:29:00Z">
              <w:rPr>
                <w:color w:val="808080"/>
              </w:rPr>
            </w:rPrChange>
          </w:rPr>
          <w:br/>
          <w:t>Graph Name:                simple_webservice</w:t>
        </w:r>
        <w:r w:rsidRPr="003C16AA">
          <w:rPr>
            <w:color w:val="808080"/>
            <w:lang w:val="en-US"/>
            <w:rPrChange w:id="4383" w:author="Cailleret Levi (cailllev)" w:date="2020-12-14T14:29:00Z">
              <w:rPr>
                <w:color w:val="808080"/>
              </w:rPr>
            </w:rPrChange>
          </w:rPr>
          <w:br/>
          <w:t>Attack Name:               professional</w:t>
        </w:r>
        <w:r w:rsidRPr="003C16AA">
          <w:rPr>
            <w:color w:val="808080"/>
            <w:lang w:val="en-US"/>
            <w:rPrChange w:id="4384" w:author="Cailleret Levi (cailllev)" w:date="2020-12-14T14:29:00Z">
              <w:rPr>
                <w:color w:val="808080"/>
              </w:rPr>
            </w:rPrChange>
          </w:rPr>
          <w:br/>
          <w:t>Only Nodes:                False</w:t>
        </w:r>
        <w:r w:rsidRPr="003C16AA">
          <w:rPr>
            <w:color w:val="808080"/>
            <w:lang w:val="en-US"/>
            <w:rPrChange w:id="4385" w:author="Cailleret Levi (cailllev)" w:date="2020-12-14T14:29:00Z">
              <w:rPr>
                <w:color w:val="808080"/>
              </w:rPr>
            </w:rPrChange>
          </w:rPr>
          <w:br/>
          <w:t>Only Prevention Systems:   False</w:t>
        </w:r>
        <w:r w:rsidRPr="003C16AA">
          <w:rPr>
            <w:color w:val="808080"/>
            <w:lang w:val="en-US"/>
            <w:rPrChange w:id="4386" w:author="Cailleret Levi (cailllev)" w:date="2020-12-14T14:29:00Z">
              <w:rPr>
                <w:color w:val="808080"/>
              </w:rPr>
            </w:rPrChange>
          </w:rPr>
          <w:br/>
          <w:t>Nodes Pause:               1</w:t>
        </w:r>
        <w:r w:rsidRPr="003C16AA">
          <w:rPr>
            <w:color w:val="808080"/>
            <w:lang w:val="en-US"/>
            <w:rPrChange w:id="4387" w:author="Cailleret Levi (cailllev)" w:date="2020-12-14T14:29:00Z">
              <w:rPr>
                <w:color w:val="808080"/>
              </w:rPr>
            </w:rPrChange>
          </w:rPr>
          <w:br/>
          <w:t>Prevention Systems Pause:  1</w:t>
        </w:r>
        <w:r w:rsidRPr="003C16AA">
          <w:rPr>
            <w:color w:val="808080"/>
            <w:lang w:val="en-US"/>
            <w:rPrChange w:id="4388" w:author="Cailleret Levi (cailllev)" w:date="2020-12-14T14:29:00Z">
              <w:rPr>
                <w:color w:val="808080"/>
              </w:rPr>
            </w:rPrChange>
          </w:rPr>
          <w:br/>
          <w:t>*********************************************************************</w:t>
        </w:r>
        <w:r w:rsidRPr="003C16AA">
          <w:rPr>
            <w:color w:val="808080"/>
            <w:lang w:val="en-US"/>
            <w:rPrChange w:id="4389" w:author="Cailleret Levi (cailllev)" w:date="2020-12-14T14:29:00Z">
              <w:rPr>
                <w:color w:val="808080"/>
              </w:rPr>
            </w:rPrChange>
          </w:rPr>
          <w:br/>
          <w:t>Simulation Type:          A2C</w:t>
        </w:r>
        <w:r w:rsidRPr="003C16AA">
          <w:rPr>
            <w:color w:val="808080"/>
            <w:lang w:val="en-US"/>
            <w:rPrChange w:id="4390" w:author="Cailleret Levi (cailllev)" w:date="2020-12-14T14:29:00Z">
              <w:rPr>
                <w:color w:val="808080"/>
              </w:rPr>
            </w:rPrChange>
          </w:rPr>
          <w:br/>
          <w:t>Learning Time:            77.4 sec</w:t>
        </w:r>
        <w:r w:rsidRPr="003C16AA">
          <w:rPr>
            <w:color w:val="808080"/>
            <w:lang w:val="en-US"/>
            <w:rPrChange w:id="4391" w:author="Cailleret Levi (cailllev)" w:date="2020-12-14T14:29:00Z">
              <w:rPr>
                <w:color w:val="808080"/>
              </w:rPr>
            </w:rPrChange>
          </w:rPr>
          <w:br/>
          <w:t>---------------------------------------------------------------------</w:t>
        </w:r>
        <w:r w:rsidRPr="003C16AA">
          <w:rPr>
            <w:color w:val="808080"/>
            <w:lang w:val="en-US"/>
            <w:rPrChange w:id="4392" w:author="Cailleret Levi (cailllev)" w:date="2020-12-14T14:29:00Z">
              <w:rPr>
                <w:color w:val="808080"/>
              </w:rPr>
            </w:rPrChange>
          </w:rPr>
          <w:br/>
          <w:t>Avg steps:                5000.0</w:t>
        </w:r>
        <w:r w:rsidRPr="003C16AA">
          <w:rPr>
            <w:color w:val="808080"/>
            <w:lang w:val="en-US"/>
            <w:rPrChange w:id="4393" w:author="Cailleret Levi (cailllev)" w:date="2020-12-14T14:29:00Z">
              <w:rPr>
                <w:color w:val="808080"/>
              </w:rPr>
            </w:rPrChange>
          </w:rPr>
          <w:br/>
          <w:t>Avg reward/step:          52.602</w:t>
        </w:r>
        <w:r w:rsidRPr="003C16AA">
          <w:rPr>
            <w:color w:val="808080"/>
            <w:lang w:val="en-US"/>
            <w:rPrChange w:id="4394" w:author="Cailleret Levi (cailllev)" w:date="2020-12-14T14:29:00Z">
              <w:rPr>
                <w:color w:val="808080"/>
              </w:rPr>
            </w:rPrChange>
          </w:rPr>
          <w:br/>
          <w:t>Avg null action ratio:    [0.009, 0.0]</w:t>
        </w:r>
        <w:r w:rsidRPr="003C16AA">
          <w:rPr>
            <w:color w:val="808080"/>
            <w:lang w:val="en-US"/>
            <w:rPrChange w:id="4395" w:author="Cailleret Levi (cailllev)" w:date="2020-12-14T14:29:00Z">
              <w:rPr>
                <w:color w:val="808080"/>
              </w:rPr>
            </w:rPrChange>
          </w:rPr>
          <w:br/>
          <w:t>Avg invalid actions:      [0.0, 0.0]</w:t>
        </w:r>
        <w:r w:rsidRPr="003C16AA">
          <w:rPr>
            <w:color w:val="808080"/>
            <w:lang w:val="en-US"/>
            <w:rPrChange w:id="4396" w:author="Cailleret Levi (cailllev)" w:date="2020-12-14T14:29:00Z">
              <w:rPr>
                <w:color w:val="808080"/>
              </w:rPr>
            </w:rPrChange>
          </w:rPr>
          <w:br/>
        </w:r>
        <w:r w:rsidRPr="003C16AA">
          <w:rPr>
            <w:color w:val="808080"/>
            <w:lang w:val="en-US"/>
            <w:rPrChange w:id="4397" w:author="Cailleret Levi (cailllev)" w:date="2020-12-14T14:29:00Z">
              <w:rPr>
                <w:color w:val="808080"/>
              </w:rPr>
            </w:rPrChange>
          </w:rPr>
          <w:br/>
          <w:t>Min steps:                5000</w:t>
        </w:r>
        <w:r w:rsidRPr="003C16AA">
          <w:rPr>
            <w:color w:val="808080"/>
            <w:lang w:val="en-US"/>
            <w:rPrChange w:id="4398" w:author="Cailleret Levi (cailllev)" w:date="2020-12-14T14:29:00Z">
              <w:rPr>
                <w:color w:val="808080"/>
              </w:rPr>
            </w:rPrChange>
          </w:rPr>
          <w:br/>
          <w:t>Max steps:                5000</w:t>
        </w:r>
        <w:r w:rsidRPr="003C16AA">
          <w:rPr>
            <w:color w:val="808080"/>
            <w:lang w:val="en-US"/>
            <w:rPrChange w:id="4399" w:author="Cailleret Levi (cailllev)" w:date="2020-12-14T14:29:00Z">
              <w:rPr>
                <w:color w:val="808080"/>
              </w:rPr>
            </w:rPrChange>
          </w:rPr>
          <w:br/>
        </w:r>
        <w:r w:rsidRPr="003C16AA">
          <w:rPr>
            <w:color w:val="808080"/>
            <w:lang w:val="en-US"/>
            <w:rPrChange w:id="4400" w:author="Cailleret Levi (cailllev)" w:date="2020-12-14T14:29:00Z">
              <w:rPr>
                <w:color w:val="808080"/>
              </w:rPr>
            </w:rPrChange>
          </w:rPr>
          <w:br/>
          <w:t>Defender wins:            5</w:t>
        </w:r>
        <w:r w:rsidRPr="003C16AA">
          <w:rPr>
            <w:color w:val="808080"/>
            <w:lang w:val="en-US"/>
            <w:rPrChange w:id="4401" w:author="Cailleret Levi (cailllev)" w:date="2020-12-14T14:29:00Z">
              <w:rPr>
                <w:color w:val="808080"/>
              </w:rPr>
            </w:rPrChange>
          </w:rPr>
          <w:br/>
          <w:t>Attacker wins:            0</w:t>
        </w:r>
        <w:r w:rsidRPr="003C16AA">
          <w:rPr>
            <w:color w:val="808080"/>
            <w:lang w:val="en-US"/>
            <w:rPrChange w:id="4402" w:author="Cailleret Levi (cailllev)" w:date="2020-12-14T14:29:00Z">
              <w:rPr>
                <w:color w:val="808080"/>
              </w:rPr>
            </w:rPrChange>
          </w:rPr>
          <w:br/>
        </w:r>
        <w:r w:rsidRPr="003C16AA">
          <w:rPr>
            <w:color w:val="808080"/>
            <w:lang w:val="en-US"/>
            <w:rPrChange w:id="4403" w:author="Cailleret Levi (cailllev)" w:date="2020-12-14T14:29:00Z">
              <w:rPr>
                <w:color w:val="808080"/>
              </w:rPr>
            </w:rPrChange>
          </w:rPr>
          <w:br/>
          <w:t>Steps each sim:           [5000, 5000, 5000, 5000, 5000]</w:t>
        </w:r>
        <w:r w:rsidRPr="003C16AA">
          <w:rPr>
            <w:color w:val="808080"/>
            <w:lang w:val="en-US"/>
            <w:rPrChange w:id="4404" w:author="Cailleret Levi (cailllev)" w:date="2020-12-14T14:29:00Z">
              <w:rPr>
                <w:color w:val="808080"/>
              </w:rPr>
            </w:rPrChange>
          </w:rPr>
          <w:br/>
          <w:t>Reward each sim:          [262704, 263129, 262702, 263206, 263299]</w:t>
        </w:r>
        <w:r w:rsidRPr="003C16AA">
          <w:rPr>
            <w:color w:val="808080"/>
            <w:lang w:val="en-US"/>
            <w:rPrChange w:id="4405" w:author="Cailleret Levi (cailllev)" w:date="2020-12-14T14:29:00Z">
              <w:rPr>
                <w:color w:val="808080"/>
              </w:rPr>
            </w:rPrChange>
          </w:rPr>
          <w:br/>
          <w:t>*********************************************************************</w:t>
        </w:r>
        <w:r w:rsidRPr="003C16AA">
          <w:rPr>
            <w:color w:val="808080"/>
            <w:lang w:val="en-US"/>
            <w:rPrChange w:id="4406" w:author="Cailleret Levi (cailllev)" w:date="2020-12-14T14:29:00Z">
              <w:rPr>
                <w:color w:val="808080"/>
              </w:rPr>
            </w:rPrChange>
          </w:rPr>
          <w:br/>
          <w:t>Simulation Type:          PPO</w:t>
        </w:r>
        <w:r w:rsidRPr="003C16AA">
          <w:rPr>
            <w:color w:val="808080"/>
            <w:lang w:val="en-US"/>
            <w:rPrChange w:id="4407" w:author="Cailleret Levi (cailllev)" w:date="2020-12-14T14:29:00Z">
              <w:rPr>
                <w:color w:val="808080"/>
              </w:rPr>
            </w:rPrChange>
          </w:rPr>
          <w:br/>
          <w:t>Learning Time:            147.5 sec</w:t>
        </w:r>
        <w:r w:rsidRPr="003C16AA">
          <w:rPr>
            <w:color w:val="808080"/>
            <w:lang w:val="en-US"/>
            <w:rPrChange w:id="4408" w:author="Cailleret Levi (cailllev)" w:date="2020-12-14T14:29:00Z">
              <w:rPr>
                <w:color w:val="808080"/>
              </w:rPr>
            </w:rPrChange>
          </w:rPr>
          <w:br/>
          <w:t>---------------------------------------------------------------------</w:t>
        </w:r>
        <w:r w:rsidRPr="003C16AA">
          <w:rPr>
            <w:color w:val="808080"/>
            <w:lang w:val="en-US"/>
            <w:rPrChange w:id="4409" w:author="Cailleret Levi (cailllev)" w:date="2020-12-14T14:29:00Z">
              <w:rPr>
                <w:color w:val="808080"/>
              </w:rPr>
            </w:rPrChange>
          </w:rPr>
          <w:br/>
          <w:t>Avg steps:                5000.0</w:t>
        </w:r>
        <w:r w:rsidRPr="003C16AA">
          <w:rPr>
            <w:color w:val="808080"/>
            <w:lang w:val="en-US"/>
            <w:rPrChange w:id="4410" w:author="Cailleret Levi (cailllev)" w:date="2020-12-14T14:29:00Z">
              <w:rPr>
                <w:color w:val="808080"/>
              </w:rPr>
            </w:rPrChange>
          </w:rPr>
          <w:br/>
        </w:r>
        <w:r w:rsidRPr="003C16AA">
          <w:rPr>
            <w:color w:val="808080"/>
            <w:lang w:val="en-US"/>
            <w:rPrChange w:id="4411" w:author="Cailleret Levi (cailllev)" w:date="2020-12-14T14:29:00Z">
              <w:rPr>
                <w:color w:val="808080"/>
              </w:rPr>
            </w:rPrChange>
          </w:rPr>
          <w:lastRenderedPageBreak/>
          <w:t>Avg reward/step:          53.308</w:t>
        </w:r>
        <w:r w:rsidRPr="003C16AA">
          <w:rPr>
            <w:color w:val="808080"/>
            <w:lang w:val="en-US"/>
            <w:rPrChange w:id="4412" w:author="Cailleret Levi (cailllev)" w:date="2020-12-14T14:29:00Z">
              <w:rPr>
                <w:color w:val="808080"/>
              </w:rPr>
            </w:rPrChange>
          </w:rPr>
          <w:br/>
          <w:t>Avg null action ratio:    [0.175, 0.004]</w:t>
        </w:r>
        <w:r w:rsidRPr="003C16AA">
          <w:rPr>
            <w:color w:val="808080"/>
            <w:lang w:val="en-US"/>
            <w:rPrChange w:id="4413" w:author="Cailleret Levi (cailllev)" w:date="2020-12-14T14:29:00Z">
              <w:rPr>
                <w:color w:val="808080"/>
              </w:rPr>
            </w:rPrChange>
          </w:rPr>
          <w:br/>
          <w:t>Avg invalid actions:      [0.0, 0.0]</w:t>
        </w:r>
        <w:r w:rsidRPr="003C16AA">
          <w:rPr>
            <w:color w:val="808080"/>
            <w:lang w:val="en-US"/>
            <w:rPrChange w:id="4414" w:author="Cailleret Levi (cailllev)" w:date="2020-12-14T14:29:00Z">
              <w:rPr>
                <w:color w:val="808080"/>
              </w:rPr>
            </w:rPrChange>
          </w:rPr>
          <w:br/>
        </w:r>
        <w:r w:rsidRPr="003C16AA">
          <w:rPr>
            <w:color w:val="808080"/>
            <w:lang w:val="en-US"/>
            <w:rPrChange w:id="4415" w:author="Cailleret Levi (cailllev)" w:date="2020-12-14T14:29:00Z">
              <w:rPr>
                <w:color w:val="808080"/>
              </w:rPr>
            </w:rPrChange>
          </w:rPr>
          <w:br/>
          <w:t>Min steps:                5000</w:t>
        </w:r>
        <w:r w:rsidRPr="003C16AA">
          <w:rPr>
            <w:color w:val="808080"/>
            <w:lang w:val="en-US"/>
            <w:rPrChange w:id="4416" w:author="Cailleret Levi (cailllev)" w:date="2020-12-14T14:29:00Z">
              <w:rPr>
                <w:color w:val="808080"/>
              </w:rPr>
            </w:rPrChange>
          </w:rPr>
          <w:br/>
          <w:t>Max steps:                5000</w:t>
        </w:r>
        <w:r w:rsidRPr="003C16AA">
          <w:rPr>
            <w:color w:val="808080"/>
            <w:lang w:val="en-US"/>
            <w:rPrChange w:id="4417" w:author="Cailleret Levi (cailllev)" w:date="2020-12-14T14:29:00Z">
              <w:rPr>
                <w:color w:val="808080"/>
              </w:rPr>
            </w:rPrChange>
          </w:rPr>
          <w:br/>
        </w:r>
        <w:r w:rsidRPr="003C16AA">
          <w:rPr>
            <w:color w:val="808080"/>
            <w:lang w:val="en-US"/>
            <w:rPrChange w:id="4418" w:author="Cailleret Levi (cailllev)" w:date="2020-12-14T14:29:00Z">
              <w:rPr>
                <w:color w:val="808080"/>
              </w:rPr>
            </w:rPrChange>
          </w:rPr>
          <w:br/>
          <w:t>Defender wins:            5</w:t>
        </w:r>
        <w:r w:rsidRPr="003C16AA">
          <w:rPr>
            <w:color w:val="808080"/>
            <w:lang w:val="en-US"/>
            <w:rPrChange w:id="4419" w:author="Cailleret Levi (cailllev)" w:date="2020-12-14T14:29:00Z">
              <w:rPr>
                <w:color w:val="808080"/>
              </w:rPr>
            </w:rPrChange>
          </w:rPr>
          <w:br/>
          <w:t>Attacker wins:            0</w:t>
        </w:r>
        <w:r w:rsidRPr="003C16AA">
          <w:rPr>
            <w:color w:val="808080"/>
            <w:lang w:val="en-US"/>
            <w:rPrChange w:id="4420" w:author="Cailleret Levi (cailllev)" w:date="2020-12-14T14:29:00Z">
              <w:rPr>
                <w:color w:val="808080"/>
              </w:rPr>
            </w:rPrChange>
          </w:rPr>
          <w:br/>
        </w:r>
        <w:r w:rsidRPr="003C16AA">
          <w:rPr>
            <w:color w:val="808080"/>
            <w:lang w:val="en-US"/>
            <w:rPrChange w:id="4421" w:author="Cailleret Levi (cailllev)" w:date="2020-12-14T14:29:00Z">
              <w:rPr>
                <w:color w:val="808080"/>
              </w:rPr>
            </w:rPrChange>
          </w:rPr>
          <w:br/>
          <w:t>Steps each sim:           [5000, 5000, 5000, 5000, 5000]</w:t>
        </w:r>
        <w:r w:rsidRPr="003C16AA">
          <w:rPr>
            <w:color w:val="808080"/>
            <w:lang w:val="en-US"/>
            <w:rPrChange w:id="4422" w:author="Cailleret Levi (cailllev)" w:date="2020-12-14T14:29:00Z">
              <w:rPr>
                <w:color w:val="808080"/>
              </w:rPr>
            </w:rPrChange>
          </w:rPr>
          <w:br/>
          <w:t>Reward each sim:          [267011, 266219, 266464, 266399, 266605]</w:t>
        </w:r>
        <w:r w:rsidRPr="003C16AA">
          <w:rPr>
            <w:color w:val="808080"/>
            <w:lang w:val="en-US"/>
            <w:rPrChange w:id="4423" w:author="Cailleret Levi (cailllev)" w:date="2020-12-14T14:29:00Z">
              <w:rPr>
                <w:color w:val="808080"/>
              </w:rPr>
            </w:rPrChange>
          </w:rPr>
          <w:br/>
        </w:r>
      </w:ins>
      <w:ins w:id="4424" w:author="Cailleret Levi (cailllev)" w:date="2020-12-14T14:47:00Z">
        <w:r w:rsidR="001F6251" w:rsidRPr="001F6251">
          <w:rPr>
            <w:color w:val="808080"/>
            <w:lang w:val="en-US"/>
            <w:rPrChange w:id="4425" w:author="Cailleret Levi (cailllev)" w:date="2020-12-14T14:47:00Z">
              <w:rPr>
                <w:color w:val="808080"/>
              </w:rPr>
            </w:rPrChange>
          </w:rPr>
          <w:t>*********************************************************************</w:t>
        </w:r>
        <w:r w:rsidR="001F6251" w:rsidRPr="001F6251">
          <w:rPr>
            <w:color w:val="808080"/>
            <w:lang w:val="en-US"/>
            <w:rPrChange w:id="4426" w:author="Cailleret Levi (cailllev)" w:date="2020-12-14T14:47:00Z">
              <w:rPr>
                <w:color w:val="808080"/>
              </w:rPr>
            </w:rPrChange>
          </w:rPr>
          <w:br/>
          <w:t>Simulation Type:          Defender2000</w:t>
        </w:r>
        <w:r w:rsidR="001F6251" w:rsidRPr="001F6251">
          <w:rPr>
            <w:color w:val="808080"/>
            <w:lang w:val="en-US"/>
            <w:rPrChange w:id="4427" w:author="Cailleret Levi (cailllev)" w:date="2020-12-14T14:47:00Z">
              <w:rPr>
                <w:color w:val="808080"/>
              </w:rPr>
            </w:rPrChange>
          </w:rPr>
          <w:br/>
          <w:t>Learning Time:            0 sec</w:t>
        </w:r>
        <w:r w:rsidR="001F6251" w:rsidRPr="001F6251">
          <w:rPr>
            <w:color w:val="808080"/>
            <w:lang w:val="en-US"/>
            <w:rPrChange w:id="4428" w:author="Cailleret Levi (cailllev)" w:date="2020-12-14T14:47:00Z">
              <w:rPr>
                <w:color w:val="808080"/>
              </w:rPr>
            </w:rPrChange>
          </w:rPr>
          <w:br/>
          <w:t>---------------------------------------------------------------------</w:t>
        </w:r>
        <w:r w:rsidR="001F6251" w:rsidRPr="001F6251">
          <w:rPr>
            <w:color w:val="808080"/>
            <w:lang w:val="en-US"/>
            <w:rPrChange w:id="4429" w:author="Cailleret Levi (cailllev)" w:date="2020-12-14T14:47:00Z">
              <w:rPr>
                <w:color w:val="808080"/>
              </w:rPr>
            </w:rPrChange>
          </w:rPr>
          <w:br/>
          <w:t>Avg steps:                150.2</w:t>
        </w:r>
        <w:r w:rsidR="001F6251" w:rsidRPr="001F6251">
          <w:rPr>
            <w:color w:val="808080"/>
            <w:lang w:val="en-US"/>
            <w:rPrChange w:id="4430" w:author="Cailleret Levi (cailllev)" w:date="2020-12-14T14:47:00Z">
              <w:rPr>
                <w:color w:val="808080"/>
              </w:rPr>
            </w:rPrChange>
          </w:rPr>
          <w:br/>
          <w:t>Avg reward/step:          34.441</w:t>
        </w:r>
        <w:r w:rsidR="001F6251" w:rsidRPr="001F6251">
          <w:rPr>
            <w:color w:val="808080"/>
            <w:lang w:val="en-US"/>
            <w:rPrChange w:id="4431" w:author="Cailleret Levi (cailllev)" w:date="2020-12-14T14:47:00Z">
              <w:rPr>
                <w:color w:val="808080"/>
              </w:rPr>
            </w:rPrChange>
          </w:rPr>
          <w:br/>
          <w:t>Avg null action ratio:    [0.083, 0.268]</w:t>
        </w:r>
        <w:r w:rsidR="001F6251" w:rsidRPr="001F6251">
          <w:rPr>
            <w:color w:val="808080"/>
            <w:lang w:val="en-US"/>
            <w:rPrChange w:id="4432" w:author="Cailleret Levi (cailllev)" w:date="2020-12-14T14:47:00Z">
              <w:rPr>
                <w:color w:val="808080"/>
              </w:rPr>
            </w:rPrChange>
          </w:rPr>
          <w:br/>
          <w:t>Avg invalid actions:      [0.0, 0.0]</w:t>
        </w:r>
        <w:r w:rsidR="001F6251" w:rsidRPr="001F6251">
          <w:rPr>
            <w:color w:val="808080"/>
            <w:lang w:val="en-US"/>
            <w:rPrChange w:id="4433" w:author="Cailleret Levi (cailllev)" w:date="2020-12-14T14:47:00Z">
              <w:rPr>
                <w:color w:val="808080"/>
              </w:rPr>
            </w:rPrChange>
          </w:rPr>
          <w:br/>
        </w:r>
        <w:r w:rsidR="001F6251" w:rsidRPr="001F6251">
          <w:rPr>
            <w:color w:val="808080"/>
            <w:lang w:val="en-US"/>
            <w:rPrChange w:id="4434" w:author="Cailleret Levi (cailllev)" w:date="2020-12-14T14:47:00Z">
              <w:rPr>
                <w:color w:val="808080"/>
              </w:rPr>
            </w:rPrChange>
          </w:rPr>
          <w:br/>
          <w:t>Min steps:                71</w:t>
        </w:r>
        <w:r w:rsidR="001F6251" w:rsidRPr="001F6251">
          <w:rPr>
            <w:color w:val="808080"/>
            <w:lang w:val="en-US"/>
            <w:rPrChange w:id="4435" w:author="Cailleret Levi (cailllev)" w:date="2020-12-14T14:47:00Z">
              <w:rPr>
                <w:color w:val="808080"/>
              </w:rPr>
            </w:rPrChange>
          </w:rPr>
          <w:br/>
          <w:t>Max steps:                316</w:t>
        </w:r>
        <w:r w:rsidR="001F6251" w:rsidRPr="001F6251">
          <w:rPr>
            <w:color w:val="808080"/>
            <w:lang w:val="en-US"/>
            <w:rPrChange w:id="4436" w:author="Cailleret Levi (cailllev)" w:date="2020-12-14T14:47:00Z">
              <w:rPr>
                <w:color w:val="808080"/>
              </w:rPr>
            </w:rPrChange>
          </w:rPr>
          <w:br/>
        </w:r>
        <w:r w:rsidR="001F6251" w:rsidRPr="001F6251">
          <w:rPr>
            <w:color w:val="808080"/>
            <w:lang w:val="en-US"/>
            <w:rPrChange w:id="4437" w:author="Cailleret Levi (cailllev)" w:date="2020-12-14T14:47:00Z">
              <w:rPr>
                <w:color w:val="808080"/>
              </w:rPr>
            </w:rPrChange>
          </w:rPr>
          <w:br/>
          <w:t>Defender wins:            0</w:t>
        </w:r>
        <w:r w:rsidR="001F6251" w:rsidRPr="001F6251">
          <w:rPr>
            <w:color w:val="808080"/>
            <w:lang w:val="en-US"/>
            <w:rPrChange w:id="4438" w:author="Cailleret Levi (cailllev)" w:date="2020-12-14T14:47:00Z">
              <w:rPr>
                <w:color w:val="808080"/>
              </w:rPr>
            </w:rPrChange>
          </w:rPr>
          <w:br/>
          <w:t>Attacker wins:            5</w:t>
        </w:r>
        <w:r w:rsidR="001F6251" w:rsidRPr="001F6251">
          <w:rPr>
            <w:color w:val="808080"/>
            <w:lang w:val="en-US"/>
            <w:rPrChange w:id="4439" w:author="Cailleret Levi (cailllev)" w:date="2020-12-14T14:47:00Z">
              <w:rPr>
                <w:color w:val="808080"/>
              </w:rPr>
            </w:rPrChange>
          </w:rPr>
          <w:br/>
        </w:r>
        <w:r w:rsidR="001F6251" w:rsidRPr="001F6251">
          <w:rPr>
            <w:color w:val="808080"/>
            <w:lang w:val="en-US"/>
            <w:rPrChange w:id="4440" w:author="Cailleret Levi (cailllev)" w:date="2020-12-14T14:47:00Z">
              <w:rPr>
                <w:color w:val="808080"/>
              </w:rPr>
            </w:rPrChange>
          </w:rPr>
          <w:br/>
          <w:t>Steps each sim:           [82, 71, 316, 126, 156]</w:t>
        </w:r>
        <w:r w:rsidR="001F6251" w:rsidRPr="001F6251">
          <w:rPr>
            <w:color w:val="808080"/>
            <w:lang w:val="en-US"/>
            <w:rPrChange w:id="4441" w:author="Cailleret Levi (cailllev)" w:date="2020-12-14T14:47:00Z">
              <w:rPr>
                <w:color w:val="808080"/>
              </w:rPr>
            </w:rPrChange>
          </w:rPr>
          <w:br/>
          <w:t>Reward each sim:          [2415, 2035, 11524, 4549, 5342]</w:t>
        </w:r>
        <w:r w:rsidR="001F6251" w:rsidRPr="001F6251">
          <w:rPr>
            <w:color w:val="808080"/>
            <w:lang w:val="en-US"/>
            <w:rPrChange w:id="4442" w:author="Cailleret Levi (cailllev)" w:date="2020-12-14T14:47:00Z">
              <w:rPr>
                <w:color w:val="808080"/>
              </w:rPr>
            </w:rPrChange>
          </w:rPr>
          <w:br/>
          <w:t>*********************************************************************</w:t>
        </w:r>
      </w:ins>
      <w:ins w:id="4443" w:author="Cailleret Levi (cailllev)" w:date="2020-12-14T14:29:00Z">
        <w:r w:rsidRPr="003C16AA">
          <w:rPr>
            <w:color w:val="808080"/>
            <w:lang w:val="en-US"/>
            <w:rPrChange w:id="4444" w:author="Cailleret Levi (cailllev)" w:date="2020-12-14T14:29:00Z">
              <w:rPr>
                <w:color w:val="808080"/>
              </w:rPr>
            </w:rPrChange>
          </w:rPr>
          <w:br/>
          <w:t>Simulation Type:          Random</w:t>
        </w:r>
        <w:r w:rsidRPr="003C16AA">
          <w:rPr>
            <w:color w:val="808080"/>
            <w:lang w:val="en-US"/>
            <w:rPrChange w:id="4445" w:author="Cailleret Levi (cailllev)" w:date="2020-12-14T14:29:00Z">
              <w:rPr>
                <w:color w:val="808080"/>
              </w:rPr>
            </w:rPrChange>
          </w:rPr>
          <w:br/>
          <w:t>Learning Time:            0 sec</w:t>
        </w:r>
        <w:r w:rsidRPr="003C16AA">
          <w:rPr>
            <w:color w:val="808080"/>
            <w:lang w:val="en-US"/>
            <w:rPrChange w:id="4446" w:author="Cailleret Levi (cailllev)" w:date="2020-12-14T14:29:00Z">
              <w:rPr>
                <w:color w:val="808080"/>
              </w:rPr>
            </w:rPrChange>
          </w:rPr>
          <w:br/>
          <w:t>---------------------------------------------------------------------</w:t>
        </w:r>
        <w:r w:rsidRPr="003C16AA">
          <w:rPr>
            <w:color w:val="808080"/>
            <w:lang w:val="en-US"/>
            <w:rPrChange w:id="4447" w:author="Cailleret Levi (cailllev)" w:date="2020-12-14T14:29:00Z">
              <w:rPr>
                <w:color w:val="808080"/>
              </w:rPr>
            </w:rPrChange>
          </w:rPr>
          <w:br/>
          <w:t>Avg steps:                80.4</w:t>
        </w:r>
        <w:r w:rsidRPr="003C16AA">
          <w:rPr>
            <w:color w:val="808080"/>
            <w:lang w:val="en-US"/>
            <w:rPrChange w:id="4448" w:author="Cailleret Levi (cailllev)" w:date="2020-12-14T14:29:00Z">
              <w:rPr>
                <w:color w:val="808080"/>
              </w:rPr>
            </w:rPrChange>
          </w:rPr>
          <w:br/>
          <w:t>Avg reward/step:          27.557</w:t>
        </w:r>
        <w:r w:rsidRPr="003C16AA">
          <w:rPr>
            <w:color w:val="808080"/>
            <w:lang w:val="en-US"/>
            <w:rPrChange w:id="4449" w:author="Cailleret Levi (cailllev)" w:date="2020-12-14T14:29:00Z">
              <w:rPr>
                <w:color w:val="808080"/>
              </w:rPr>
            </w:rPrChange>
          </w:rPr>
          <w:br/>
          <w:t>Avg null action ratio:    [0.129, 0.326]</w:t>
        </w:r>
        <w:r w:rsidRPr="003C16AA">
          <w:rPr>
            <w:color w:val="808080"/>
            <w:lang w:val="en-US"/>
            <w:rPrChange w:id="4450" w:author="Cailleret Levi (cailllev)" w:date="2020-12-14T14:29:00Z">
              <w:rPr>
                <w:color w:val="808080"/>
              </w:rPr>
            </w:rPrChange>
          </w:rPr>
          <w:br/>
          <w:t>Avg invalid actions:      [0.0, 0.0]</w:t>
        </w:r>
        <w:r w:rsidRPr="003C16AA">
          <w:rPr>
            <w:color w:val="808080"/>
            <w:lang w:val="en-US"/>
            <w:rPrChange w:id="4451" w:author="Cailleret Levi (cailllev)" w:date="2020-12-14T14:29:00Z">
              <w:rPr>
                <w:color w:val="808080"/>
              </w:rPr>
            </w:rPrChange>
          </w:rPr>
          <w:br/>
        </w:r>
        <w:r w:rsidRPr="003C16AA">
          <w:rPr>
            <w:color w:val="808080"/>
            <w:lang w:val="en-US"/>
            <w:rPrChange w:id="4452" w:author="Cailleret Levi (cailllev)" w:date="2020-12-14T14:29:00Z">
              <w:rPr>
                <w:color w:val="808080"/>
              </w:rPr>
            </w:rPrChange>
          </w:rPr>
          <w:br/>
          <w:t>Min steps:                39</w:t>
        </w:r>
        <w:r w:rsidRPr="003C16AA">
          <w:rPr>
            <w:color w:val="808080"/>
            <w:lang w:val="en-US"/>
            <w:rPrChange w:id="4453" w:author="Cailleret Levi (cailllev)" w:date="2020-12-14T14:29:00Z">
              <w:rPr>
                <w:color w:val="808080"/>
              </w:rPr>
            </w:rPrChange>
          </w:rPr>
          <w:br/>
          <w:t>Max steps:                172</w:t>
        </w:r>
        <w:r w:rsidRPr="003C16AA">
          <w:rPr>
            <w:color w:val="808080"/>
            <w:lang w:val="en-US"/>
            <w:rPrChange w:id="4454" w:author="Cailleret Levi (cailllev)" w:date="2020-12-14T14:29:00Z">
              <w:rPr>
                <w:color w:val="808080"/>
              </w:rPr>
            </w:rPrChange>
          </w:rPr>
          <w:br/>
        </w:r>
        <w:r w:rsidRPr="003C16AA">
          <w:rPr>
            <w:color w:val="808080"/>
            <w:lang w:val="en-US"/>
            <w:rPrChange w:id="4455" w:author="Cailleret Levi (cailllev)" w:date="2020-12-14T14:29:00Z">
              <w:rPr>
                <w:color w:val="808080"/>
              </w:rPr>
            </w:rPrChange>
          </w:rPr>
          <w:br/>
          <w:t>Defender wins:            0</w:t>
        </w:r>
        <w:r w:rsidRPr="003C16AA">
          <w:rPr>
            <w:color w:val="808080"/>
            <w:lang w:val="en-US"/>
            <w:rPrChange w:id="4456" w:author="Cailleret Levi (cailllev)" w:date="2020-12-14T14:29:00Z">
              <w:rPr>
                <w:color w:val="808080"/>
              </w:rPr>
            </w:rPrChange>
          </w:rPr>
          <w:br/>
          <w:t>Attacker wins:            5</w:t>
        </w:r>
        <w:r w:rsidRPr="003C16AA">
          <w:rPr>
            <w:color w:val="808080"/>
            <w:lang w:val="en-US"/>
            <w:rPrChange w:id="4457" w:author="Cailleret Levi (cailllev)" w:date="2020-12-14T14:29:00Z">
              <w:rPr>
                <w:color w:val="808080"/>
              </w:rPr>
            </w:rPrChange>
          </w:rPr>
          <w:br/>
        </w:r>
        <w:r w:rsidRPr="003C16AA">
          <w:rPr>
            <w:color w:val="808080"/>
            <w:lang w:val="en-US"/>
            <w:rPrChange w:id="4458" w:author="Cailleret Levi (cailllev)" w:date="2020-12-14T14:29:00Z">
              <w:rPr>
                <w:color w:val="808080"/>
              </w:rPr>
            </w:rPrChange>
          </w:rPr>
          <w:br/>
          <w:t>Steps each sim:           [90, 59, 42, 39, 172]</w:t>
        </w:r>
        <w:r w:rsidRPr="003C16AA">
          <w:rPr>
            <w:color w:val="808080"/>
            <w:lang w:val="en-US"/>
            <w:rPrChange w:id="4459" w:author="Cailleret Levi (cailllev)" w:date="2020-12-14T14:29:00Z">
              <w:rPr>
                <w:color w:val="808080"/>
              </w:rPr>
            </w:rPrChange>
          </w:rPr>
          <w:br/>
          <w:t>Reward each sim:          [2585, 1292, 733, 1010, 5458]</w:t>
        </w:r>
        <w:r w:rsidRPr="003C16AA">
          <w:rPr>
            <w:color w:val="808080"/>
            <w:lang w:val="en-US"/>
            <w:rPrChange w:id="4460" w:author="Cailleret Levi (cailllev)" w:date="2020-12-14T14:29:00Z">
              <w:rPr>
                <w:color w:val="808080"/>
              </w:rPr>
            </w:rPrChange>
          </w:rPr>
          <w:br/>
          <w:t>*********************************************************************</w:t>
        </w:r>
        <w:r w:rsidRPr="003C16AA">
          <w:rPr>
            <w:color w:val="808080"/>
            <w:lang w:val="en-US"/>
            <w:rPrChange w:id="4461" w:author="Cailleret Levi (cailllev)" w:date="2020-12-14T14:29:00Z">
              <w:rPr>
                <w:color w:val="808080"/>
              </w:rPr>
            </w:rPrChange>
          </w:rPr>
          <w:br/>
          <w:t>Simulation Type:          Static</w:t>
        </w:r>
        <w:r w:rsidRPr="003C16AA">
          <w:rPr>
            <w:color w:val="808080"/>
            <w:lang w:val="en-US"/>
            <w:rPrChange w:id="4462" w:author="Cailleret Levi (cailllev)" w:date="2020-12-14T14:29:00Z">
              <w:rPr>
                <w:color w:val="808080"/>
              </w:rPr>
            </w:rPrChange>
          </w:rPr>
          <w:br/>
          <w:t>Learning Time:            0 sec</w:t>
        </w:r>
        <w:r w:rsidRPr="003C16AA">
          <w:rPr>
            <w:color w:val="808080"/>
            <w:lang w:val="en-US"/>
            <w:rPrChange w:id="4463" w:author="Cailleret Levi (cailllev)" w:date="2020-12-14T14:29:00Z">
              <w:rPr>
                <w:color w:val="808080"/>
              </w:rPr>
            </w:rPrChange>
          </w:rPr>
          <w:br/>
          <w:t>---------------------------------------------------------------------</w:t>
        </w:r>
        <w:r w:rsidRPr="003C16AA">
          <w:rPr>
            <w:color w:val="808080"/>
            <w:lang w:val="en-US"/>
            <w:rPrChange w:id="4464" w:author="Cailleret Levi (cailllev)" w:date="2020-12-14T14:29:00Z">
              <w:rPr>
                <w:color w:val="808080"/>
              </w:rPr>
            </w:rPrChange>
          </w:rPr>
          <w:br/>
          <w:t>Avg steps:                14.0</w:t>
        </w:r>
        <w:r w:rsidRPr="003C16AA">
          <w:rPr>
            <w:color w:val="808080"/>
            <w:lang w:val="en-US"/>
            <w:rPrChange w:id="4465" w:author="Cailleret Levi (cailllev)" w:date="2020-12-14T14:29:00Z">
              <w:rPr>
                <w:color w:val="808080"/>
              </w:rPr>
            </w:rPrChange>
          </w:rPr>
          <w:br/>
          <w:t>Avg reward/step:          -7.143</w:t>
        </w:r>
        <w:r w:rsidRPr="003C16AA">
          <w:rPr>
            <w:color w:val="808080"/>
            <w:lang w:val="en-US"/>
            <w:rPrChange w:id="4466" w:author="Cailleret Levi (cailllev)" w:date="2020-12-14T14:29:00Z">
              <w:rPr>
                <w:color w:val="808080"/>
              </w:rPr>
            </w:rPrChange>
          </w:rPr>
          <w:br/>
          <w:t>Avg null action ratio:    [1.0, 1.0]</w:t>
        </w:r>
        <w:r w:rsidRPr="003C16AA">
          <w:rPr>
            <w:color w:val="808080"/>
            <w:lang w:val="en-US"/>
            <w:rPrChange w:id="4467" w:author="Cailleret Levi (cailllev)" w:date="2020-12-14T14:29:00Z">
              <w:rPr>
                <w:color w:val="808080"/>
              </w:rPr>
            </w:rPrChange>
          </w:rPr>
          <w:br/>
          <w:t>Avg invalid actions:      [0.0, 0.0]</w:t>
        </w:r>
        <w:r w:rsidRPr="003C16AA">
          <w:rPr>
            <w:color w:val="808080"/>
            <w:lang w:val="en-US"/>
            <w:rPrChange w:id="4468" w:author="Cailleret Levi (cailllev)" w:date="2020-12-14T14:29:00Z">
              <w:rPr>
                <w:color w:val="808080"/>
              </w:rPr>
            </w:rPrChange>
          </w:rPr>
          <w:br/>
        </w:r>
        <w:r w:rsidRPr="003C16AA">
          <w:rPr>
            <w:color w:val="808080"/>
            <w:lang w:val="en-US"/>
            <w:rPrChange w:id="4469" w:author="Cailleret Levi (cailllev)" w:date="2020-12-14T14:29:00Z">
              <w:rPr>
                <w:color w:val="808080"/>
              </w:rPr>
            </w:rPrChange>
          </w:rPr>
          <w:br/>
          <w:t>Min steps:                10</w:t>
        </w:r>
        <w:r w:rsidRPr="003C16AA">
          <w:rPr>
            <w:color w:val="808080"/>
            <w:lang w:val="en-US"/>
            <w:rPrChange w:id="4470" w:author="Cailleret Levi (cailllev)" w:date="2020-12-14T14:29:00Z">
              <w:rPr>
                <w:color w:val="808080"/>
              </w:rPr>
            </w:rPrChange>
          </w:rPr>
          <w:br/>
          <w:t>Max steps:                20</w:t>
        </w:r>
        <w:r w:rsidRPr="003C16AA">
          <w:rPr>
            <w:color w:val="808080"/>
            <w:lang w:val="en-US"/>
            <w:rPrChange w:id="4471" w:author="Cailleret Levi (cailllev)" w:date="2020-12-14T14:29:00Z">
              <w:rPr>
                <w:color w:val="808080"/>
              </w:rPr>
            </w:rPrChange>
          </w:rPr>
          <w:br/>
        </w:r>
        <w:r w:rsidRPr="003C16AA">
          <w:rPr>
            <w:color w:val="808080"/>
            <w:lang w:val="en-US"/>
            <w:rPrChange w:id="4472" w:author="Cailleret Levi (cailllev)" w:date="2020-12-14T14:29:00Z">
              <w:rPr>
                <w:color w:val="808080"/>
              </w:rPr>
            </w:rPrChange>
          </w:rPr>
          <w:br/>
          <w:t>Defender wins:            0</w:t>
        </w:r>
        <w:r w:rsidRPr="003C16AA">
          <w:rPr>
            <w:color w:val="808080"/>
            <w:lang w:val="en-US"/>
            <w:rPrChange w:id="4473" w:author="Cailleret Levi (cailllev)" w:date="2020-12-14T14:29:00Z">
              <w:rPr>
                <w:color w:val="808080"/>
              </w:rPr>
            </w:rPrChange>
          </w:rPr>
          <w:br/>
          <w:t>Attacker wins:            5</w:t>
        </w:r>
        <w:r w:rsidRPr="003C16AA">
          <w:rPr>
            <w:color w:val="808080"/>
            <w:lang w:val="en-US"/>
            <w:rPrChange w:id="4474" w:author="Cailleret Levi (cailllev)" w:date="2020-12-14T14:29:00Z">
              <w:rPr>
                <w:color w:val="808080"/>
              </w:rPr>
            </w:rPrChange>
          </w:rPr>
          <w:br/>
        </w:r>
        <w:r w:rsidRPr="003C16AA">
          <w:rPr>
            <w:color w:val="808080"/>
            <w:lang w:val="en-US"/>
            <w:rPrChange w:id="4475" w:author="Cailleret Levi (cailllev)" w:date="2020-12-14T14:29:00Z">
              <w:rPr>
                <w:color w:val="808080"/>
              </w:rPr>
            </w:rPrChange>
          </w:rPr>
          <w:br/>
        </w:r>
        <w:r w:rsidRPr="003C16AA">
          <w:rPr>
            <w:color w:val="808080"/>
            <w:lang w:val="en-US"/>
            <w:rPrChange w:id="4476" w:author="Cailleret Levi (cailllev)" w:date="2020-12-14T14:29:00Z">
              <w:rPr>
                <w:color w:val="808080"/>
              </w:rPr>
            </w:rPrChange>
          </w:rPr>
          <w:lastRenderedPageBreak/>
          <w:t>Steps each sim:           [10, 14, 20, 13, 13]</w:t>
        </w:r>
        <w:r w:rsidRPr="003C16AA">
          <w:rPr>
            <w:color w:val="808080"/>
            <w:lang w:val="en-US"/>
            <w:rPrChange w:id="4477" w:author="Cailleret Levi (cailllev)" w:date="2020-12-14T14:29:00Z">
              <w:rPr>
                <w:color w:val="808080"/>
              </w:rPr>
            </w:rPrChange>
          </w:rPr>
          <w:br/>
          <w:t>Reward each sim:          [-300, -210, 250, -70, -170]</w:t>
        </w:r>
        <w:r w:rsidRPr="003C16AA">
          <w:rPr>
            <w:color w:val="808080"/>
            <w:lang w:val="en-US"/>
            <w:rPrChange w:id="4478" w:author="Cailleret Levi (cailllev)" w:date="2020-12-14T14:29:00Z">
              <w:rPr>
                <w:color w:val="808080"/>
              </w:rPr>
            </w:rPrChange>
          </w:rPr>
          <w:br/>
          <w:t>*********************************************************************</w:t>
        </w:r>
        <w:r w:rsidRPr="003C16AA">
          <w:rPr>
            <w:color w:val="808080"/>
            <w:lang w:val="en-US"/>
            <w:rPrChange w:id="4479" w:author="Cailleret Levi (cailllev)" w:date="2020-12-14T14:29:00Z">
              <w:rPr>
                <w:color w:val="808080"/>
              </w:rPr>
            </w:rPrChange>
          </w:rPr>
          <w:br/>
          <w:t>A2C is the most effective algorithm with 5000.0 avg steps.</w:t>
        </w:r>
        <w:r w:rsidRPr="003C16AA">
          <w:rPr>
            <w:color w:val="808080"/>
            <w:lang w:val="en-US"/>
            <w:rPrChange w:id="4480" w:author="Cailleret Levi (cailllev)" w:date="2020-12-14T14:29:00Z">
              <w:rPr>
                <w:color w:val="808080"/>
              </w:rPr>
            </w:rPrChange>
          </w:rPr>
          <w:br/>
          <w:t>PPO is the most efficient algorithm with 53.308 avg reward/step.</w:t>
        </w:r>
        <w:r w:rsidRPr="003C16AA">
          <w:rPr>
            <w:color w:val="808080"/>
            <w:lang w:val="en-US"/>
            <w:rPrChange w:id="4481" w:author="Cailleret Levi (cailllev)" w:date="2020-12-14T14:29:00Z">
              <w:rPr>
                <w:color w:val="808080"/>
              </w:rPr>
            </w:rPrChange>
          </w:rPr>
          <w:br/>
        </w:r>
        <w:r w:rsidRPr="003C16AA">
          <w:rPr>
            <w:color w:val="808080"/>
            <w:lang w:val="en-US"/>
            <w:rPrChange w:id="4482" w:author="Cailleret Levi (cailllev)" w:date="2020-12-14T14:29:00Z">
              <w:rPr>
                <w:color w:val="808080"/>
              </w:rPr>
            </w:rPrChange>
          </w:rPr>
          <w:br/>
        </w:r>
        <w:r w:rsidRPr="003C16AA">
          <w:rPr>
            <w:color w:val="808080"/>
            <w:lang w:val="en-US"/>
            <w:rPrChange w:id="4483" w:author="Cailleret Levi (cailllev)" w:date="2020-12-14T14:29:00Z">
              <w:rPr>
                <w:color w:val="808080"/>
              </w:rPr>
            </w:rPrChange>
          </w:rPr>
          <w:br/>
        </w:r>
        <w:r>
          <w:rPr>
            <w:color w:val="808080"/>
          </w:rPr>
          <w:t>Process finished with exit code 0</w:t>
        </w:r>
      </w:ins>
    </w:p>
    <w:p w14:paraId="74FCAE86" w14:textId="03930433" w:rsidR="00316B01" w:rsidRPr="00566FDD" w:rsidRDefault="004643C3" w:rsidP="004D4F42">
      <w:pPr>
        <w:rPr>
          <w:lang w:val="en-US"/>
          <w:rPrChange w:id="4484" w:author="Cailleret Levi (cailllev)" w:date="2020-12-14T14:28:00Z">
            <w:rPr>
              <w:color w:val="FF0000"/>
              <w:lang w:val="en-US"/>
            </w:rPr>
          </w:rPrChange>
        </w:rPr>
      </w:pPr>
      <w:del w:id="4485" w:author="Cailleret Levi (cailllev)" w:date="2020-12-14T13:16:00Z">
        <w:r w:rsidRPr="00566FDD" w:rsidDel="004D4F42">
          <w:rPr>
            <w:lang w:val="en-US"/>
            <w:rPrChange w:id="4486" w:author="Cailleret Levi (cailllev)" w:date="2020-12-14T14:28:00Z">
              <w:rPr>
                <w:color w:val="FF0000"/>
                <w:lang w:val="en-US"/>
              </w:rPr>
            </w:rPrChange>
          </w:rPr>
          <w:delText>Insert README.md</w:delText>
        </w:r>
        <w:r w:rsidR="006D2F77" w:rsidRPr="00566FDD" w:rsidDel="004D4F42">
          <w:rPr>
            <w:lang w:val="en-US"/>
            <w:rPrChange w:id="4487" w:author="Cailleret Levi (cailllev)" w:date="2020-12-14T14:28:00Z">
              <w:rPr>
                <w:color w:val="FF0000"/>
                <w:lang w:val="en-US"/>
              </w:rPr>
            </w:rPrChange>
          </w:rPr>
          <w:delText xml:space="preserve"> lines to run code and sample output</w:delText>
        </w:r>
        <w:r w:rsidRPr="00566FDD" w:rsidDel="004D4F42">
          <w:rPr>
            <w:lang w:val="en-US"/>
            <w:rPrChange w:id="4488" w:author="Cailleret Levi (cailllev)" w:date="2020-12-14T14:28:00Z">
              <w:rPr>
                <w:color w:val="FF0000"/>
                <w:lang w:val="en-US"/>
              </w:rPr>
            </w:rPrChange>
          </w:rPr>
          <w:delText>.</w:delText>
        </w:r>
      </w:del>
    </w:p>
    <w:sectPr w:rsidR="00316B01" w:rsidRPr="00566FDD" w:rsidSect="00EB5D6F">
      <w:headerReference w:type="default" r:id="rId45"/>
      <w:footerReference w:type="default" r:id="rId46"/>
      <w:pgSz w:w="11906" w:h="16838"/>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Bernhard Tellenbach" w:date="2020-12-12T16:37:00Z" w:initials="BT">
    <w:p w14:paraId="34259163" w14:textId="77777777" w:rsidR="009242E7" w:rsidRDefault="00815FD7" w:rsidP="009242E7">
      <w:pPr>
        <w:pStyle w:val="CommentText"/>
      </w:pPr>
      <w:r>
        <w:rPr>
          <w:rStyle w:val="CommentReference"/>
        </w:rPr>
        <w:annotationRef/>
      </w:r>
      <w:r>
        <w:t xml:space="preserve">Allgemein: </w:t>
      </w:r>
      <w:r w:rsidR="009242E7">
        <w:t>Ich bin bis auf Kapitel 4 und den Anhang alles durchgegangen. Was noch fehlt ist die Zusammenfassung und der Ausblick</w:t>
      </w:r>
      <w:r w:rsidR="00AB72A2">
        <w:t xml:space="preserve">, richtig? </w:t>
      </w:r>
    </w:p>
    <w:p w14:paraId="695C0390" w14:textId="77777777" w:rsidR="00AB72A2" w:rsidRDefault="00AB72A2" w:rsidP="009242E7">
      <w:pPr>
        <w:pStyle w:val="CommentText"/>
      </w:pPr>
    </w:p>
    <w:p w14:paraId="35256D9E" w14:textId="05457E78" w:rsidR="00AB72A2" w:rsidRDefault="00AB72A2" w:rsidP="009242E7">
      <w:pPr>
        <w:pStyle w:val="CommentText"/>
      </w:pPr>
      <w:r>
        <w:t xml:space="preserve">Insgesamt macht die Arbeit bereits einen guten Eindruck und </w:t>
      </w:r>
      <w:r w:rsidR="0019192A">
        <w:t xml:space="preserve">ist stimmig zu lesen. Gut! Jetzt noch der Schlussspurt. </w:t>
      </w:r>
      <w:r w:rsidR="0019192A">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74" w:author="Bernhard Tellenbach" w:date="2020-12-12T12:09:00Z" w:initials="BT">
    <w:p w14:paraId="3B1D42B8" w14:textId="77777777" w:rsidR="00C71222" w:rsidRDefault="00C71222">
      <w:pPr>
        <w:pStyle w:val="CommentText"/>
      </w:pPr>
      <w:r>
        <w:rPr>
          <w:rStyle w:val="CommentReference"/>
        </w:rPr>
        <w:annotationRef/>
      </w:r>
      <w:r w:rsidR="0056622E">
        <w:t xml:space="preserve">Das scheint noch in Arbeit zu sein. </w:t>
      </w:r>
    </w:p>
    <w:p w14:paraId="3940C861" w14:textId="77777777" w:rsidR="0056622E" w:rsidRDefault="0056622E">
      <w:pPr>
        <w:pStyle w:val="CommentText"/>
      </w:pPr>
    </w:p>
    <w:p w14:paraId="68CB5575" w14:textId="43345803" w:rsidR="0056622E" w:rsidRDefault="0056622E">
      <w:pPr>
        <w:pStyle w:val="CommentText"/>
      </w:pPr>
      <w:r>
        <w:t xml:space="preserve">Machen Sie die Zusammenfassung max. ½ Seite. Formulieren Sie die Zusammenfassung </w:t>
      </w:r>
      <w:r w:rsidR="005F49E0">
        <w:t>als «Facts»</w:t>
      </w:r>
      <w:r w:rsidR="00B13BD9">
        <w:t xml:space="preserve"> und verme</w:t>
      </w:r>
      <w:r w:rsidR="00BB4E02">
        <w:t>i</w:t>
      </w:r>
      <w:r w:rsidR="00B13BD9">
        <w:t xml:space="preserve">den Sie einen chronlogischen Erzählstil. </w:t>
      </w:r>
    </w:p>
    <w:p w14:paraId="55C31F45" w14:textId="57D43876" w:rsidR="00B13BD9" w:rsidRDefault="00B13BD9">
      <w:pPr>
        <w:pStyle w:val="CommentText"/>
      </w:pPr>
      <w:r>
        <w:t>Als z.B. eher</w:t>
      </w:r>
      <w:r w:rsidR="00CC436C">
        <w:t xml:space="preserve"> sowas: </w:t>
      </w:r>
    </w:p>
    <w:p w14:paraId="6BB7FB96" w14:textId="77777777" w:rsidR="00B13BD9" w:rsidRDefault="00B13BD9">
      <w:pPr>
        <w:pStyle w:val="CommentText"/>
      </w:pPr>
    </w:p>
    <w:p w14:paraId="3A15B7BE" w14:textId="77777777" w:rsidR="002E14F9" w:rsidRDefault="002E14F9">
      <w:pPr>
        <w:pStyle w:val="CommentText"/>
      </w:pPr>
    </w:p>
    <w:p w14:paraId="74E9D259" w14:textId="77777777" w:rsidR="00F95B41" w:rsidRDefault="005E0697">
      <w:pPr>
        <w:pStyle w:val="CommentText"/>
      </w:pPr>
      <w:r>
        <w:t xml:space="preserve">Die Asymmetrie zwischen Angreifern und </w:t>
      </w:r>
      <w:r w:rsidR="00797A6D">
        <w:t>Verteidigern</w:t>
      </w:r>
      <w:r>
        <w:t xml:space="preserve"> ist ein großes Problem</w:t>
      </w:r>
      <w:r w:rsidR="00E344A2">
        <w:t xml:space="preserve"> beim Schutz von Informationssystemen. E</w:t>
      </w:r>
      <w:r>
        <w:t xml:space="preserve">rstere </w:t>
      </w:r>
      <w:r w:rsidR="00FE18FA">
        <w:t>müssen nur eine</w:t>
      </w:r>
      <w:r w:rsidR="00D129AB">
        <w:t xml:space="preserve"> einzige</w:t>
      </w:r>
      <w:r w:rsidR="00FE18FA">
        <w:t xml:space="preserve"> Schwachstelle finden</w:t>
      </w:r>
      <w:r w:rsidR="00B27A66">
        <w:t>,</w:t>
      </w:r>
      <w:r w:rsidR="00FE18FA">
        <w:t xml:space="preserve"> um </w:t>
      </w:r>
      <w:r w:rsidR="00D129AB">
        <w:t>erfolgreich zu sein</w:t>
      </w:r>
      <w:r w:rsidR="00B27A66">
        <w:t>. L</w:t>
      </w:r>
      <w:r w:rsidR="00D129AB">
        <w:t xml:space="preserve">etztere müssen alle Schwachstellen stopfen. </w:t>
      </w:r>
      <w:r>
        <w:t xml:space="preserve">Moving-Target-Defense (MTD) </w:t>
      </w:r>
      <w:r w:rsidR="003D4C3F">
        <w:t xml:space="preserve">macht die Identifikation </w:t>
      </w:r>
      <w:r w:rsidR="006645D9">
        <w:t xml:space="preserve">und Ausnutzung </w:t>
      </w:r>
      <w:r w:rsidR="003D4C3F">
        <w:t xml:space="preserve">solcher Schwachstellen </w:t>
      </w:r>
      <w:r w:rsidR="006645D9">
        <w:t xml:space="preserve">schwierig, da </w:t>
      </w:r>
      <w:r w:rsidR="0053754E">
        <w:t>MTD</w:t>
      </w:r>
      <w:r w:rsidR="006645D9">
        <w:t xml:space="preserve"> </w:t>
      </w:r>
      <w:r w:rsidR="00686BC7">
        <w:t xml:space="preserve">den Angreifern ein sich ständig wandelndes </w:t>
      </w:r>
      <w:r w:rsidR="00FC1978">
        <w:t>Informationssystem präsentiert</w:t>
      </w:r>
      <w:r w:rsidR="00C55261">
        <w:t xml:space="preserve">. </w:t>
      </w:r>
      <w:r w:rsidR="00FC1978">
        <w:t xml:space="preserve"> </w:t>
      </w:r>
      <w:r w:rsidR="00C557C9">
        <w:t xml:space="preserve">Eine der </w:t>
      </w:r>
      <w:r w:rsidR="00DF54A4">
        <w:t xml:space="preserve">Herausforderungen bei MTD ist, </w:t>
      </w:r>
      <w:r w:rsidR="002A7E18">
        <w:t>d</w:t>
      </w:r>
      <w:r w:rsidR="006408D3">
        <w:t xml:space="preserve">ie MTD </w:t>
      </w:r>
      <w:r w:rsidR="002B77AF">
        <w:t>Massnahmen</w:t>
      </w:r>
      <w:r w:rsidR="00F31469">
        <w:t xml:space="preserve"> </w:t>
      </w:r>
      <w:r w:rsidR="0016675B">
        <w:t>effektiv und ressourcenschonend</w:t>
      </w:r>
      <w:r w:rsidR="00D43B6F">
        <w:t xml:space="preserve"> zu gestalten.</w:t>
      </w:r>
      <w:r w:rsidR="00395622">
        <w:t xml:space="preserve"> </w:t>
      </w:r>
    </w:p>
    <w:p w14:paraId="77022EE9" w14:textId="77777777" w:rsidR="00F95B41" w:rsidRDefault="00F95B41">
      <w:pPr>
        <w:pStyle w:val="CommentText"/>
      </w:pPr>
    </w:p>
    <w:p w14:paraId="69FF8FCD" w14:textId="4D692316" w:rsidR="00E95F83" w:rsidRDefault="00352B1F">
      <w:pPr>
        <w:pStyle w:val="CommentText"/>
      </w:pPr>
      <w:r>
        <w:t xml:space="preserve">Ein </w:t>
      </w:r>
      <w:r w:rsidR="00A8323C">
        <w:t xml:space="preserve">möglicher </w:t>
      </w:r>
      <w:r>
        <w:t xml:space="preserve">Lösungsansatz </w:t>
      </w:r>
      <w:r w:rsidR="00A8323C">
        <w:t xml:space="preserve">zum </w:t>
      </w:r>
      <w:r w:rsidR="00962399">
        <w:t xml:space="preserve">automatisierten </w:t>
      </w:r>
      <w:r w:rsidR="00A8323C">
        <w:t>Finden der</w:t>
      </w:r>
      <w:r w:rsidR="001928C9">
        <w:t xml:space="preserve"> richtige</w:t>
      </w:r>
      <w:r w:rsidR="00A8323C">
        <w:t>n</w:t>
      </w:r>
      <w:r w:rsidR="001928C9">
        <w:t xml:space="preserve"> MTD </w:t>
      </w:r>
      <w:r w:rsidR="00A8323C">
        <w:t xml:space="preserve">Reaktion </w:t>
      </w:r>
      <w:r w:rsidR="00705473">
        <w:t xml:space="preserve">könnte der Einsatz von Reinforcement Learning </w:t>
      </w:r>
      <w:r w:rsidR="00962399">
        <w:t xml:space="preserve">und passenden </w:t>
      </w:r>
      <w:r w:rsidR="008D7212">
        <w:t>Angreifer</w:t>
      </w:r>
      <w:r w:rsidR="00C71109">
        <w:t xml:space="preserve">- und Infrastrukturmodellen </w:t>
      </w:r>
      <w:r w:rsidR="00962399">
        <w:t xml:space="preserve">sein. </w:t>
      </w:r>
    </w:p>
    <w:p w14:paraId="19799DA2" w14:textId="125E5A33" w:rsidR="00E36DE6" w:rsidRDefault="00B6714E" w:rsidP="00DE4802">
      <w:pPr>
        <w:pStyle w:val="CommentText"/>
      </w:pPr>
      <w:r>
        <w:t>Das dies bisher kaum untersucht wurde zeigt unser erster Beitrag, ein k</w:t>
      </w:r>
      <w:r w:rsidR="00EE486B">
        <w:t xml:space="preserve">urzer </w:t>
      </w:r>
      <w:r w:rsidR="00BB4E02">
        <w:t xml:space="preserve">Überblick über den Stand der Technik </w:t>
      </w:r>
      <w:r w:rsidR="00E122A2">
        <w:t xml:space="preserve">und die grundlegende Kategorisierung </w:t>
      </w:r>
      <w:r w:rsidR="00C257E1">
        <w:t xml:space="preserve">von </w:t>
      </w:r>
      <w:r w:rsidR="00CD4548">
        <w:t>MTD Ansätze</w:t>
      </w:r>
      <w:r>
        <w:t>.</w:t>
      </w:r>
      <w:r w:rsidR="00783A95">
        <w:t xml:space="preserve"> </w:t>
      </w:r>
      <w:r w:rsidR="005F2A47">
        <w:t>Das eine eingehendere Untersuchung</w:t>
      </w:r>
      <w:r w:rsidR="00AD2864">
        <w:t xml:space="preserve"> </w:t>
      </w:r>
      <w:r w:rsidR="00CE6EEF">
        <w:t>angebracht</w:t>
      </w:r>
      <w:r w:rsidR="00286E10">
        <w:t xml:space="preserve"> ist, zeigt unser zweiter Beitrag. </w:t>
      </w:r>
      <w:r w:rsidR="00AB1745">
        <w:t xml:space="preserve">Mittels eines </w:t>
      </w:r>
      <w:r w:rsidR="00C77008">
        <w:t xml:space="preserve">MTD </w:t>
      </w:r>
      <w:r w:rsidR="00AB1745">
        <w:t xml:space="preserve">Versuchsaufbaus </w:t>
      </w:r>
      <w:r w:rsidR="00516EBB">
        <w:t>aus</w:t>
      </w:r>
      <w:r w:rsidR="00887502">
        <w:t xml:space="preserve"> existierenden Arbeiten </w:t>
      </w:r>
      <w:r w:rsidR="000B3924">
        <w:t>vermessen</w:t>
      </w:r>
      <w:r w:rsidR="00AF3622">
        <w:t xml:space="preserve"> wir die Performance von </w:t>
      </w:r>
      <w:r w:rsidR="00B369FB">
        <w:t>statischen</w:t>
      </w:r>
      <w:r w:rsidR="00887502">
        <w:t>- und auf Reinforcement Learning basierend</w:t>
      </w:r>
      <w:r w:rsidR="00D265E8">
        <w:t xml:space="preserve">en </w:t>
      </w:r>
      <w:r w:rsidR="00887502">
        <w:t>MTD Ansätzen</w:t>
      </w:r>
      <w:r w:rsidR="000B3924">
        <w:t xml:space="preserve"> und stellen fest, dass zweitere deutlich besser </w:t>
      </w:r>
      <w:r w:rsidR="00CC436C">
        <w:t xml:space="preserve">[wie viel besser? Ev. hier einfügen] </w:t>
      </w:r>
      <w:r w:rsidR="000B3924">
        <w:t xml:space="preserve">abschneiden. </w:t>
      </w:r>
      <w:r w:rsidR="00D936D4">
        <w:t>Unsere Messungen zeigen aber auch, dass dies wahrscheinlich mit einem relativ hohen Res</w:t>
      </w:r>
      <w:r w:rsidR="00FB06C2">
        <w:t>s</w:t>
      </w:r>
      <w:r w:rsidR="00D936D4">
        <w:t xml:space="preserve">ourcenverbrauch </w:t>
      </w:r>
      <w:r w:rsidR="00FB06C2">
        <w:t>erkauft werden muss</w:t>
      </w:r>
      <w:r w:rsidR="00114213">
        <w:t xml:space="preserve">. Ob sich ein Einsatz in der Praxis lohnt, </w:t>
      </w:r>
      <w:r w:rsidR="00CC436C">
        <w:t xml:space="preserve">kann nicht abschliessend geklärt werden und muss noch weiter untersucht werden. </w:t>
      </w:r>
    </w:p>
    <w:p w14:paraId="6386C276" w14:textId="77777777" w:rsidR="00982FE7" w:rsidRDefault="00982FE7" w:rsidP="00B6714E">
      <w:pPr>
        <w:pStyle w:val="CommentText"/>
      </w:pPr>
    </w:p>
    <w:p w14:paraId="6EDC38FB" w14:textId="60C8C553" w:rsidR="00B13BD9" w:rsidRDefault="005E5687" w:rsidP="00B6714E">
      <w:pPr>
        <w:pStyle w:val="CommentText"/>
      </w:pPr>
      <w:r>
        <w:t xml:space="preserve"> </w:t>
      </w:r>
    </w:p>
  </w:comment>
  <w:comment w:id="814" w:author="Bernhard Tellenbach" w:date="2020-12-12T13:42:00Z" w:initials="BT">
    <w:p w14:paraId="02FFCDF8" w14:textId="5858478C" w:rsidR="008A0CB5" w:rsidRDefault="008A0CB5">
      <w:pPr>
        <w:pStyle w:val="CommentText"/>
      </w:pPr>
      <w:r>
        <w:rPr>
          <w:rStyle w:val="CommentReference"/>
        </w:rPr>
        <w:annotationRef/>
      </w:r>
      <w:r>
        <w:t>Was ist damit gemeint? Ev. Beispiele in Klammern, damit das dem Leser klarer ist.</w:t>
      </w:r>
    </w:p>
  </w:comment>
  <w:comment w:id="819" w:author="Bernhard Tellenbach" w:date="2020-12-12T13:43:00Z" w:initials="BT">
    <w:p w14:paraId="479C019F" w14:textId="603994D2" w:rsidR="00BB66C0" w:rsidRDefault="00BB66C0">
      <w:pPr>
        <w:pStyle w:val="CommentText"/>
      </w:pPr>
      <w:r>
        <w:rPr>
          <w:rStyle w:val="CommentReference"/>
        </w:rPr>
        <w:annotationRef/>
      </w:r>
      <w:r>
        <w:t>nur in dem Zeitfenster ohne Wandel (?)</w:t>
      </w:r>
    </w:p>
  </w:comment>
  <w:comment w:id="820" w:author="Bernhard Tellenbach" w:date="2020-12-12T13:45:00Z" w:initials="BT">
    <w:p w14:paraId="7E26C4C5" w14:textId="77777777" w:rsidR="00BA4AFE" w:rsidRDefault="00BA4AFE">
      <w:pPr>
        <w:pStyle w:val="CommentText"/>
      </w:pPr>
      <w:r>
        <w:rPr>
          <w:rStyle w:val="CommentReference"/>
        </w:rPr>
        <w:annotationRef/>
      </w:r>
      <w:r>
        <w:t xml:space="preserve">Unklar: Statische Systeme können ja auch eine (statische) Policy haben, die </w:t>
      </w:r>
      <w:r w:rsidR="002C7FA0">
        <w:t>r</w:t>
      </w:r>
      <w:r>
        <w:t>egelbasiert</w:t>
      </w:r>
      <w:r w:rsidR="002C7FA0">
        <w:t xml:space="preserve"> Eingreift. </w:t>
      </w:r>
    </w:p>
    <w:p w14:paraId="3033CFAD" w14:textId="77777777" w:rsidR="002C7FA0" w:rsidRDefault="002C7FA0">
      <w:pPr>
        <w:pStyle w:val="CommentText"/>
      </w:pPr>
    </w:p>
    <w:p w14:paraId="1B46D597" w14:textId="7ECD172E" w:rsidR="002C7FA0" w:rsidRDefault="002C7FA0">
      <w:pPr>
        <w:pStyle w:val="CommentText"/>
      </w:pPr>
      <w:r>
        <w:t>Was meinen Sie hier genau</w:t>
      </w:r>
      <w:r w:rsidR="00396534">
        <w:t xml:space="preserve"> mit statischer Verteidigung? Z.B. Firewalls / </w:t>
      </w:r>
      <w:r w:rsidR="00C30CE8">
        <w:t>IPS</w:t>
      </w:r>
      <w:r w:rsidR="00396534">
        <w:t xml:space="preserve">, …? </w:t>
      </w:r>
      <w:r w:rsidR="006A0BD1">
        <w:t xml:space="preserve"> Diese sind auch «dynamisch» (zumindest Ihre Regelsets). Arbeiten Sie genauer heraus, was hier genau statisch/dynamisch ist und was genau «flexibler» ist.</w:t>
      </w:r>
    </w:p>
  </w:comment>
  <w:comment w:id="866" w:author="Bernhard Tellenbach" w:date="2020-12-12T13:48:00Z" w:initials="BT">
    <w:p w14:paraId="17536054" w14:textId="33D50794" w:rsidR="007F3432" w:rsidRDefault="007F3432">
      <w:pPr>
        <w:pStyle w:val="CommentText"/>
      </w:pPr>
      <w:r>
        <w:rPr>
          <w:rStyle w:val="CommentReference"/>
        </w:rPr>
        <w:annotationRef/>
      </w:r>
      <w:r>
        <w:t>Wirklich jede?</w:t>
      </w:r>
      <w:r w:rsidR="00A67F61">
        <w:t xml:space="preserve"> </w:t>
      </w:r>
    </w:p>
  </w:comment>
  <w:comment w:id="872" w:author="Bernhard Tellenbach" w:date="2020-12-12T13:54:00Z" w:initials="BT">
    <w:p w14:paraId="2FD66962" w14:textId="48AE03A4" w:rsidR="00955B9A" w:rsidRDefault="00955B9A">
      <w:pPr>
        <w:pStyle w:val="CommentText"/>
      </w:pPr>
      <w:r>
        <w:rPr>
          <w:rStyle w:val="CommentReference"/>
        </w:rPr>
        <w:annotationRef/>
      </w:r>
      <w:r>
        <w:t>Ev. no</w:t>
      </w:r>
      <w:r w:rsidR="00F9391C">
        <w:t>ch etwas genauer erläutern</w:t>
      </w:r>
      <w:r w:rsidR="00971065">
        <w:t xml:space="preserve"> anhand eines konkreten Beispiels und was dies den bringt. </w:t>
      </w:r>
      <w:r w:rsidR="0098589A">
        <w:t>Allenfalls auch einen Vorwärtsverweis einfügen (kommt später ja noch)</w:t>
      </w:r>
      <w:r w:rsidR="00710FCB">
        <w:t>.</w:t>
      </w:r>
    </w:p>
    <w:p w14:paraId="3A552D9D" w14:textId="77777777" w:rsidR="00971065" w:rsidRDefault="00971065">
      <w:pPr>
        <w:pStyle w:val="CommentText"/>
      </w:pPr>
    </w:p>
    <w:p w14:paraId="557C16B7" w14:textId="3EE00633" w:rsidR="00971065" w:rsidRDefault="00971065" w:rsidP="00971065">
      <w:pPr>
        <w:pStyle w:val="CommentText"/>
        <w:numPr>
          <w:ilvl w:val="0"/>
          <w:numId w:val="26"/>
        </w:numPr>
      </w:pPr>
      <w:r>
        <w:t xml:space="preserve"> Verschieben auf eine andere IP Adresse </w:t>
      </w:r>
      <w:r w:rsidR="002B3C68">
        <w:t>–</w:t>
      </w:r>
      <w:r>
        <w:t xml:space="preserve"> </w:t>
      </w:r>
      <w:r w:rsidR="002B3C68">
        <w:t xml:space="preserve">Was bringt das und unter welchen Voraussetzungen? </w:t>
      </w:r>
    </w:p>
    <w:p w14:paraId="2BCE0806" w14:textId="0E74D301" w:rsidR="0099013C" w:rsidRDefault="0099013C" w:rsidP="00971065">
      <w:pPr>
        <w:pStyle w:val="CommentText"/>
        <w:numPr>
          <w:ilvl w:val="0"/>
          <w:numId w:val="26"/>
        </w:numPr>
      </w:pPr>
      <w:r>
        <w:t xml:space="preserve"> Unterliegendes Betriebssystem wechseln / Plattform wechseln =&gt; braucht anderen Exploit-Code</w:t>
      </w:r>
      <w:r w:rsidR="008F6215">
        <w:t xml:space="preserve"> / Malware …. </w:t>
      </w:r>
    </w:p>
  </w:comment>
  <w:comment w:id="894" w:author="Bernhard Tellenbach" w:date="2020-12-12T14:11:00Z" w:initials="BT">
    <w:p w14:paraId="62F7C1DE" w14:textId="638A952C" w:rsidR="00000D32" w:rsidRDefault="00000D32">
      <w:pPr>
        <w:pStyle w:val="CommentText"/>
      </w:pPr>
      <w:r>
        <w:t xml:space="preserve">Sind diese effektiv beiden bekannt? </w:t>
      </w:r>
      <w:r>
        <w:rPr>
          <w:rStyle w:val="CommentReference"/>
        </w:rPr>
        <w:annotationRef/>
      </w:r>
      <w:r>
        <w:t xml:space="preserve">Ist es den nicht billiger die Schwäche zu fixen? Sind es effektiv bekannte Schwächen oder doch eher </w:t>
      </w:r>
      <w:r w:rsidR="00240A32">
        <w:t>das Verschieben der Angriffsfläche, die Zugang zu allenfalls vorhandenen Schwächen bietet?</w:t>
      </w:r>
      <w:r w:rsidR="001456B0">
        <w:t xml:space="preserve"> Der nächste Paragraph suggeriert zweiteres. =&gt; inkonsistent (?)</w:t>
      </w:r>
    </w:p>
  </w:comment>
  <w:comment w:id="897" w:author="Bernhard Tellenbach" w:date="2020-12-12T14:17:00Z" w:initials="BT">
    <w:p w14:paraId="1E9CAB35" w14:textId="583B3E58" w:rsidR="00686DFF" w:rsidRDefault="00686DFF">
      <w:pPr>
        <w:pStyle w:val="CommentText"/>
      </w:pPr>
      <w:r>
        <w:rPr>
          <w:rStyle w:val="CommentReference"/>
        </w:rPr>
        <w:annotationRef/>
      </w:r>
      <w:r>
        <w:t xml:space="preserve">Was heisst das? Machen Sie auch hier ein Beispiel und nehmen Sie Bezug auf die einzelnen Teile in Figur 2. Ansonsten ist die Figur 2 kaum nachvollziehbar. </w:t>
      </w:r>
    </w:p>
  </w:comment>
  <w:comment w:id="927" w:author="Bernhard Tellenbach" w:date="2020-12-12T14:15:00Z" w:initials="BT">
    <w:p w14:paraId="528E102F" w14:textId="77777777" w:rsidR="00E27D96" w:rsidRDefault="00123DEF">
      <w:pPr>
        <w:pStyle w:val="CommentText"/>
        <w:rPr>
          <w:rStyle w:val="CommentReference"/>
        </w:rPr>
      </w:pPr>
      <w:r>
        <w:rPr>
          <w:rStyle w:val="CommentReference"/>
        </w:rPr>
        <w:annotationRef/>
      </w:r>
      <w:r w:rsidR="00857D32">
        <w:rPr>
          <w:rStyle w:val="CommentReference"/>
        </w:rPr>
        <w:t>Ausführlicher</w:t>
      </w:r>
      <w:r w:rsidR="00E27D96">
        <w:rPr>
          <w:rStyle w:val="CommentReference"/>
        </w:rPr>
        <w:t xml:space="preserve">e Bildunterschrift. </w:t>
      </w:r>
    </w:p>
    <w:p w14:paraId="7A4A83D9" w14:textId="2B791766" w:rsidR="00123DEF" w:rsidRDefault="00123DEF">
      <w:pPr>
        <w:pStyle w:val="CommentText"/>
      </w:pPr>
      <w:r>
        <w:br/>
      </w:r>
    </w:p>
  </w:comment>
  <w:comment w:id="935" w:author="Bernhard Tellenbach" w:date="2020-12-12T14:23:00Z" w:initials="BT">
    <w:p w14:paraId="7D682FF0" w14:textId="275B152F" w:rsidR="008C4255" w:rsidRDefault="008C4255">
      <w:pPr>
        <w:pStyle w:val="CommentText"/>
      </w:pPr>
      <w:r>
        <w:rPr>
          <w:rStyle w:val="CommentReference"/>
        </w:rPr>
        <w:annotationRef/>
      </w:r>
      <w:r>
        <w:t xml:space="preserve">Sie können hier auch </w:t>
      </w:r>
      <w:r w:rsidR="009E119E">
        <w:t xml:space="preserve">einführen, dass die </w:t>
      </w:r>
      <w:r w:rsidR="00621E5C">
        <w:t xml:space="preserve">Zeitkomponente und Entscheidungskomponente </w:t>
      </w:r>
      <w:r w:rsidR="009E119E">
        <w:t>aus  [7] stammen</w:t>
      </w:r>
      <w:r w:rsidR="00621E5C">
        <w:t xml:space="preserve"> und Gegenstand aus [3]</w:t>
      </w:r>
      <w:r w:rsidR="009E119E">
        <w:t>. Dann brauchen Sie nicht bei jedem Paragraphen nochmals [7]</w:t>
      </w:r>
      <w:r w:rsidR="00621E5C">
        <w:t xml:space="preserve"> resp. [3]</w:t>
      </w:r>
      <w:r w:rsidR="009E119E">
        <w:t xml:space="preserve"> zu referenzieren. </w:t>
      </w:r>
    </w:p>
  </w:comment>
  <w:comment w:id="949" w:author="Bernhard Tellenbach" w:date="2020-12-12T14:19:00Z" w:initials="BT">
    <w:p w14:paraId="2B37DACE" w14:textId="77777777" w:rsidR="00962AC5" w:rsidRDefault="00962AC5">
      <w:pPr>
        <w:pStyle w:val="CommentText"/>
      </w:pPr>
      <w:r>
        <w:rPr>
          <w:rStyle w:val="CommentReference"/>
        </w:rPr>
        <w:annotationRef/>
      </w:r>
      <w:r>
        <w:t xml:space="preserve">Konsistenz. </w:t>
      </w:r>
      <w:r w:rsidR="00CC2395">
        <w:t xml:space="preserve">Die drei «Dinge» </w:t>
      </w:r>
    </w:p>
    <w:p w14:paraId="4837DC37" w14:textId="7D66572D" w:rsidR="00CC2395" w:rsidRPr="00CC2395" w:rsidRDefault="00CC2395">
      <w:pPr>
        <w:pStyle w:val="CommentText"/>
      </w:pPr>
      <w:r w:rsidRPr="00CC2395">
        <w:t>«When to move» etc. einheitlich verw</w:t>
      </w:r>
      <w:r>
        <w:t>enden und schreiben. Hier jetzt in Deutsch. Danach wieder in Engli</w:t>
      </w:r>
      <w:r w:rsidR="001F1816">
        <w:t xml:space="preserve">sch. Einmal einführen (Engl. und Deutsch) und dann nur noch auf eine Weise nutzen. </w:t>
      </w:r>
    </w:p>
  </w:comment>
  <w:comment w:id="950" w:author="Kyburz Sascha (kybursas)" w:date="2020-12-16T11:20:00Z" w:initials="KS(">
    <w:p w14:paraId="6B699B2F" w14:textId="4D733C28" w:rsidR="00B706E7" w:rsidRDefault="00B706E7">
      <w:pPr>
        <w:pStyle w:val="CommentText"/>
      </w:pPr>
      <w:r>
        <w:rPr>
          <w:rStyle w:val="CommentReference"/>
        </w:rPr>
        <w:annotationRef/>
      </w:r>
    </w:p>
  </w:comment>
  <w:comment w:id="1075" w:author="Bernhard Tellenbach" w:date="2020-12-12T14:28:00Z" w:initials="BT">
    <w:p w14:paraId="335AB43C" w14:textId="444AB733" w:rsidR="00710FCB" w:rsidRDefault="00710FCB">
      <w:pPr>
        <w:pStyle w:val="CommentText"/>
      </w:pPr>
      <w:r>
        <w:rPr>
          <w:rStyle w:val="CommentReference"/>
        </w:rPr>
        <w:annotationRef/>
      </w:r>
      <w:r>
        <w:t>Wenn der Service weiter nutzbar sein soll, dann muss er ja gefunden werden können. Z.B. bleibt die URL resp. der Hostname gleich, jedoch die IP ändert =&gt; Angreifer muss Ziel via URL /Hostname verfolgen. Schwieriger, da kein «URL/Hostname Scanner für alle URLs im Netzbereich einer Firma. Hat aber der Angreifer ein bestimmtes System im Fokus und kennt die URL/Hostname, bringt das kaum was.</w:t>
      </w:r>
    </w:p>
  </w:comment>
  <w:comment w:id="1098" w:author="Bernhard Tellenbach" w:date="2020-12-12T14:29:00Z" w:initials="BT">
    <w:p w14:paraId="412F6D01" w14:textId="6D91ED23" w:rsidR="00262C6B" w:rsidRDefault="00262C6B">
      <w:pPr>
        <w:pStyle w:val="CommentText"/>
      </w:pPr>
      <w:r>
        <w:rPr>
          <w:rStyle w:val="CommentReference"/>
        </w:rPr>
        <w:annotationRef/>
      </w:r>
      <w:r>
        <w:t xml:space="preserve">Referenzieren Sie wo diese Figur? Was wollen Sie damit aussagen? Figuren nie ohne Erklärung </w:t>
      </w:r>
      <w:r w:rsidR="00344035">
        <w:t xml:space="preserve">einfügen.  Deren Zweck/Aussage muss klar sein. </w:t>
      </w:r>
    </w:p>
  </w:comment>
  <w:comment w:id="1120" w:author="Bernhard Tellenbach" w:date="2020-12-12T14:33:00Z" w:initials="BT">
    <w:p w14:paraId="267B4E16" w14:textId="444B94AA" w:rsidR="00344035" w:rsidRDefault="00344035">
      <w:pPr>
        <w:pStyle w:val="CommentText"/>
      </w:pPr>
      <w:r>
        <w:rPr>
          <w:rStyle w:val="CommentReference"/>
        </w:rPr>
        <w:annotationRef/>
      </w:r>
      <w:r>
        <w:t>Ok, ist aber zu relativieren. Siehe Kommentar zu Angriffe via Shuffling-Unabhängige Adressen wie URLs</w:t>
      </w:r>
    </w:p>
  </w:comment>
  <w:comment w:id="1122" w:author="Bernhard Tellenbach" w:date="2020-12-12T14:35:00Z" w:initials="BT">
    <w:p w14:paraId="330CDE65" w14:textId="77777777" w:rsidR="00344035" w:rsidRDefault="00344035" w:rsidP="00344035">
      <w:pPr>
        <w:pStyle w:val="CommentText"/>
      </w:pPr>
      <w:r>
        <w:rPr>
          <w:rStyle w:val="CommentReference"/>
        </w:rPr>
        <w:annotationRef/>
      </w:r>
      <w:r>
        <w:rPr>
          <w:rStyle w:val="CommentReference"/>
        </w:rPr>
        <w:annotationRef/>
      </w:r>
      <w:r>
        <w:t>Belege für diese Aussage? Referenz?</w:t>
      </w:r>
    </w:p>
    <w:p w14:paraId="210D8CDD" w14:textId="0FBCA89A" w:rsidR="00344035" w:rsidRDefault="00344035">
      <w:pPr>
        <w:pStyle w:val="CommentText"/>
      </w:pPr>
    </w:p>
  </w:comment>
  <w:comment w:id="1126" w:author="Bernhard Tellenbach" w:date="2020-12-12T14:36:00Z" w:initials="BT">
    <w:p w14:paraId="3BD83ADB" w14:textId="77777777" w:rsidR="000C77C4" w:rsidRDefault="000C77C4">
      <w:pPr>
        <w:pStyle w:val="CommentText"/>
      </w:pPr>
      <w:r>
        <w:t xml:space="preserve">Kommentar </w:t>
      </w:r>
      <w:r>
        <w:rPr>
          <w:rStyle w:val="CommentReference"/>
        </w:rPr>
        <w:annotationRef/>
      </w:r>
      <w:r>
        <w:t>analog zu Figur 4….</w:t>
      </w:r>
    </w:p>
    <w:p w14:paraId="48C527B5" w14:textId="77777777" w:rsidR="00A654C0" w:rsidRDefault="00A654C0">
      <w:pPr>
        <w:pStyle w:val="CommentText"/>
      </w:pPr>
    </w:p>
    <w:p w14:paraId="67C2FD51" w14:textId="3ED29EE4" w:rsidR="009F01C2" w:rsidRDefault="00E2396F">
      <w:pPr>
        <w:pStyle w:val="CommentText"/>
      </w:pPr>
      <w:r>
        <w:t xml:space="preserve">Gehe davon aus, das stammt aus [8]? Im Text dies klar machen und auf Figur 5 explizit verweisen. </w:t>
      </w:r>
    </w:p>
  </w:comment>
  <w:comment w:id="1152" w:author="Bernhard Tellenbach" w:date="2020-12-12T14:57:00Z" w:initials="BT">
    <w:p w14:paraId="768CE859" w14:textId="77777777" w:rsidR="00FA68CB" w:rsidRDefault="00605E32">
      <w:pPr>
        <w:pStyle w:val="CommentText"/>
      </w:pPr>
      <w:r>
        <w:rPr>
          <w:rStyle w:val="CommentReference"/>
        </w:rPr>
        <w:annotationRef/>
      </w:r>
      <w:r w:rsidR="00A14858">
        <w:t xml:space="preserve">Ich denke nicht, dass die Zentralisierung aus Sicht eines einzelnen Kunden </w:t>
      </w:r>
      <w:r w:rsidR="00FA68CB">
        <w:t xml:space="preserve">das Argument hier ist. </w:t>
      </w:r>
    </w:p>
    <w:p w14:paraId="047BEEE3" w14:textId="77777777" w:rsidR="00FA68CB" w:rsidRDefault="00FA68CB">
      <w:pPr>
        <w:pStyle w:val="CommentText"/>
      </w:pPr>
      <w:r>
        <w:t>Auch nicht, dass es lukrativer wird für Angreifer, die EINEN BESTIMMTEN Kunden angreifen wollen (eher umgekehrt, da Clouds meist besser gesichert sind).</w:t>
      </w:r>
    </w:p>
    <w:p w14:paraId="7F2C55AB" w14:textId="77777777" w:rsidR="00196D47" w:rsidRDefault="00196D47">
      <w:pPr>
        <w:pStyle w:val="CommentText"/>
      </w:pPr>
    </w:p>
    <w:p w14:paraId="25EF466B" w14:textId="14CAA612" w:rsidR="00196D47" w:rsidRDefault="00196D47">
      <w:pPr>
        <w:pStyle w:val="CommentText"/>
      </w:pPr>
      <w:r>
        <w:t xml:space="preserve">Hier ist eher die Zentralisierung aus der Sicht, dass bei einem erfolgreichen Hack der Cloudbasis </w:t>
      </w:r>
      <w:r w:rsidR="006F102D">
        <w:t xml:space="preserve">(nicht eines einzelnen Kundens), gleich ganz viele Ziele gehackt sind, interessant. Falls [11] </w:t>
      </w:r>
      <w:r w:rsidR="003B59A0">
        <w:t>E</w:t>
      </w:r>
      <w:r w:rsidR="006F102D">
        <w:t xml:space="preserve">rsteres aber effektiv behauptet, </w:t>
      </w:r>
      <w:r w:rsidR="003B59A0">
        <w:t>ist das zumindest anzuzweifeln und kaum die allgemeine Wahrnehmung in der Community. Ev. haben Sie das aber auch falsch verstanden?</w:t>
      </w:r>
    </w:p>
  </w:comment>
  <w:comment w:id="1218" w:author="Bernhard Tellenbach" w:date="2020-12-12T15:09:00Z" w:initials="BT">
    <w:p w14:paraId="7C874342" w14:textId="026F443E" w:rsidR="00866007" w:rsidRDefault="00866007">
      <w:pPr>
        <w:pStyle w:val="CommentText"/>
      </w:pPr>
      <w:r>
        <w:rPr>
          <w:rStyle w:val="CommentReference"/>
        </w:rPr>
        <w:annotationRef/>
      </w:r>
      <w:r>
        <w:t>Im Text referenziert?</w:t>
      </w:r>
    </w:p>
  </w:comment>
  <w:comment w:id="1271" w:author="Bernhard Tellenbach" w:date="2020-12-12T15:12:00Z" w:initials="BT">
    <w:p w14:paraId="5C35B361" w14:textId="5EC546B1" w:rsidR="003B0484" w:rsidRDefault="003B0484">
      <w:pPr>
        <w:pStyle w:val="CommentText"/>
      </w:pPr>
      <w:r>
        <w:rPr>
          <w:rStyle w:val="CommentReference"/>
        </w:rPr>
        <w:annotationRef/>
      </w:r>
      <w:r w:rsidR="00903C0D">
        <w:rPr>
          <w:rStyle w:val="CommentReference"/>
        </w:rPr>
        <w:t>n</w:t>
      </w:r>
      <w:r>
        <w:rPr>
          <w:rStyle w:val="CommentReference"/>
        </w:rPr>
        <w:t>achvollziehbare</w:t>
      </w:r>
      <w:r w:rsidR="00903C0D">
        <w:rPr>
          <w:rStyle w:val="CommentReference"/>
        </w:rPr>
        <w:t xml:space="preserve"> (?)</w:t>
      </w:r>
    </w:p>
  </w:comment>
  <w:comment w:id="1274" w:author="Bernhard Tellenbach" w:date="2020-12-12T15:20:00Z" w:initials="BT">
    <w:p w14:paraId="21BD59C2" w14:textId="4A18B3B0" w:rsidR="00C06960" w:rsidRDefault="00C06960">
      <w:pPr>
        <w:pStyle w:val="CommentText"/>
      </w:pPr>
      <w:r>
        <w:rPr>
          <w:rStyle w:val="CommentReference"/>
        </w:rPr>
        <w:annotationRef/>
      </w:r>
      <w:r>
        <w:t>Sollte so etwas «wissenschaftlicher» formuliert sein. Bitte noch sprachlich prüfen…</w:t>
      </w:r>
    </w:p>
  </w:comment>
  <w:comment w:id="1387" w:author="Bernhard Tellenbach" w:date="2020-12-12T15:35:00Z" w:initials="BT">
    <w:p w14:paraId="18A8278E" w14:textId="56003D15" w:rsidR="00725DE6" w:rsidRDefault="00725DE6">
      <w:pPr>
        <w:pStyle w:val="CommentText"/>
      </w:pPr>
      <w:r>
        <w:rPr>
          <w:rStyle w:val="CommentReference"/>
        </w:rPr>
        <w:annotationRef/>
      </w:r>
      <w:r>
        <w:t>festen / fixen (?)</w:t>
      </w:r>
    </w:p>
  </w:comment>
  <w:comment w:id="1442" w:author="Bernhard Tellenbach" w:date="2020-12-12T15:38:00Z" w:initials="BT">
    <w:p w14:paraId="4114EC50" w14:textId="05B7179B" w:rsidR="00CD37D6" w:rsidRDefault="00CD37D6">
      <w:pPr>
        <w:pStyle w:val="CommentText"/>
      </w:pPr>
      <w:r>
        <w:rPr>
          <w:rStyle w:val="CommentReference"/>
        </w:rPr>
        <w:annotationRef/>
      </w:r>
      <w:r>
        <w:t>Unklar</w:t>
      </w:r>
      <w:r w:rsidR="004D3FBF">
        <w:t xml:space="preserve"> was das </w:t>
      </w:r>
      <w:r w:rsidR="00C30CE8">
        <w:t>IPS</w:t>
      </w:r>
      <w:r w:rsidR="004D3FBF">
        <w:t xml:space="preserve"> bewirkt – Was wird bei einer Entdeckung gemacht?</w:t>
      </w:r>
    </w:p>
    <w:p w14:paraId="440F892A" w14:textId="77777777" w:rsidR="004D3FBF" w:rsidRDefault="004D3FBF">
      <w:pPr>
        <w:pStyle w:val="CommentText"/>
      </w:pPr>
    </w:p>
    <w:p w14:paraId="50CC9005" w14:textId="24D7FD06" w:rsidR="004D3FBF" w:rsidRDefault="004D3FBF">
      <w:pPr>
        <w:pStyle w:val="CommentText"/>
      </w:pPr>
      <w:r>
        <w:t>Prevention scheint klar: Eine «Stuffe» zurück (oder?)</w:t>
      </w:r>
      <w:r w:rsidR="00611232">
        <w:t xml:space="preserve">. Bei einer Entdeckung kann der Angreifer aber ja trotzdem weitermachen. Ev. präzisieren. </w:t>
      </w:r>
    </w:p>
  </w:comment>
  <w:comment w:id="1503" w:author="Bernhard Tellenbach" w:date="2020-12-12T15:38:00Z" w:initials="BT">
    <w:p w14:paraId="78CC9EE4" w14:textId="77777777" w:rsidR="008C6AB8" w:rsidRDefault="008C6AB8" w:rsidP="008C6AB8">
      <w:pPr>
        <w:pStyle w:val="CommentText"/>
      </w:pPr>
      <w:r>
        <w:rPr>
          <w:rStyle w:val="CommentReference"/>
        </w:rPr>
        <w:annotationRef/>
      </w:r>
      <w:r>
        <w:t>Unklar was das IPS bewirkt – Was wird bei einer Entdeckung gemacht?</w:t>
      </w:r>
    </w:p>
    <w:p w14:paraId="5CF8966D" w14:textId="77777777" w:rsidR="008C6AB8" w:rsidRDefault="008C6AB8" w:rsidP="008C6AB8">
      <w:pPr>
        <w:pStyle w:val="CommentText"/>
      </w:pPr>
    </w:p>
    <w:p w14:paraId="47AFA857" w14:textId="77777777" w:rsidR="008C6AB8" w:rsidRDefault="008C6AB8" w:rsidP="008C6AB8">
      <w:pPr>
        <w:pStyle w:val="CommentText"/>
      </w:pPr>
      <w:r>
        <w:t xml:space="preserve">Prevention scheint klar: Eine «Stuffe» zurück (oder?). Bei einer Entdeckung kann der Angreifer aber ja trotzdem weitermachen. Ev. präzisieren. </w:t>
      </w:r>
    </w:p>
  </w:comment>
  <w:comment w:id="1515" w:author="Bernhard Tellenbach" w:date="2020-12-12T15:41:00Z" w:initials="BT">
    <w:p w14:paraId="2F1065CF" w14:textId="2CD91912" w:rsidR="00611232" w:rsidRDefault="00611232">
      <w:pPr>
        <w:pStyle w:val="CommentText"/>
      </w:pPr>
      <w:r>
        <w:rPr>
          <w:rStyle w:val="CommentReference"/>
        </w:rPr>
        <w:annotationRef/>
      </w:r>
      <w:r>
        <w:t xml:space="preserve">Was wollen Sie damit sagen? Anschliessend geht’s ja dann zu </w:t>
      </w:r>
      <w:r w:rsidR="00345B78">
        <w:t xml:space="preserve">Werkzeugen und sie gehen nicht weiter drauf ein, wieso das nicht ausgereift und abstrakt ist. </w:t>
      </w:r>
    </w:p>
  </w:comment>
  <w:comment w:id="1592" w:author="Bernhard Tellenbach" w:date="2020-12-12T15:44:00Z" w:initials="BT">
    <w:p w14:paraId="1FA39D09" w14:textId="4E60CFEE" w:rsidR="00A44DA6" w:rsidRDefault="00A44DA6">
      <w:pPr>
        <w:pStyle w:val="CommentText"/>
      </w:pPr>
      <w:r>
        <w:rPr>
          <w:rStyle w:val="CommentReference"/>
        </w:rPr>
        <w:annotationRef/>
      </w:r>
      <w:r>
        <w:t xml:space="preserve">Wieso Modell 2.1 und nicht 2.0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comment>
  <w:comment w:id="1641" w:author="Bernhard Tellenbach" w:date="2020-12-12T15:46:00Z" w:initials="BT">
    <w:p w14:paraId="7315C3E3" w14:textId="1E197915" w:rsidR="00A44DA6" w:rsidRDefault="00A44DA6">
      <w:pPr>
        <w:pStyle w:val="CommentText"/>
      </w:pPr>
      <w:r>
        <w:rPr>
          <w:rStyle w:val="CommentReference"/>
        </w:rPr>
        <w:annotationRef/>
      </w:r>
      <w:r>
        <w:t xml:space="preserve">d.h., der Angriff beginnt wieder vom Internet aus, richtig? </w:t>
      </w:r>
      <w:r w:rsidR="00C74E57">
        <w:t xml:space="preserve">Dann wäre das aber kein </w:t>
      </w:r>
      <w:r w:rsidR="00C30CE8">
        <w:t>IPS</w:t>
      </w:r>
      <w:r w:rsidR="00C74E57">
        <w:t xml:space="preserve"> sondern ein IPS. Ansonsten müsste eine bestimmte zeit vergehen, bis er aus dem Netzwerk geworfen wird. Nach der Detektion müssen dann ja manuell</w:t>
      </w:r>
      <w:r w:rsidR="00427584">
        <w:t xml:space="preserve">e Verifikationsmassnahmen (das kein False-Positive) und dann Gegenmassnahmen ergriffen werden. </w:t>
      </w:r>
    </w:p>
  </w:comment>
  <w:comment w:id="1655" w:author="Bernhard Tellenbach" w:date="2020-12-12T15:52:00Z" w:initials="BT">
    <w:p w14:paraId="11DF53A0" w14:textId="0326BEEC" w:rsidR="001D7A1B" w:rsidRDefault="001D7A1B">
      <w:pPr>
        <w:pStyle w:val="CommentText"/>
      </w:pPr>
      <w:r>
        <w:rPr>
          <w:rStyle w:val="CommentReference"/>
        </w:rPr>
        <w:annotationRef/>
      </w:r>
      <w:r>
        <w:t>dp</w:t>
      </w:r>
      <w:r w:rsidR="00C30CE8">
        <w:t>IPS</w:t>
      </w:r>
      <w:r w:rsidR="00E901EE">
        <w:t>/dt (Honeypots) ist nicht gelisted</w:t>
      </w:r>
      <w:r w:rsidR="00BA496D">
        <w:t xml:space="preserve"> (?)</w:t>
      </w:r>
    </w:p>
    <w:p w14:paraId="427B5ECF" w14:textId="77777777" w:rsidR="00E901EE" w:rsidRDefault="00E901EE">
      <w:pPr>
        <w:pStyle w:val="CommentText"/>
      </w:pPr>
    </w:p>
    <w:p w14:paraId="24077C08" w14:textId="4C4B1BC2" w:rsidR="00E901EE" w:rsidRDefault="00E901EE">
      <w:pPr>
        <w:pStyle w:val="CommentText"/>
      </w:pPr>
      <w:r>
        <w:t>pdbX: N</w:t>
      </w:r>
      <w:r w:rsidR="006829A0">
        <w:t>icht in Figur aber in Tabelle. In Figur</w:t>
      </w:r>
      <w:r w:rsidR="008C79BF">
        <w:t xml:space="preserve"> die «allgemeine» Form: </w:t>
      </w:r>
      <w:r>
        <w:t>pdb 0</w:t>
      </w:r>
      <w:r w:rsidR="003B5650">
        <w:t xml:space="preserve"> und pdb/dt gelisted</w:t>
      </w:r>
      <w:r w:rsidR="006829A0">
        <w:t>. Sollte wo erläutert werden</w:t>
      </w:r>
      <w:r w:rsidR="008C79BF">
        <w:t>, das pro DB</w:t>
      </w:r>
      <w:r w:rsidR="00F5625F">
        <w:t xml:space="preserve"> geführt, jedoch Startwert und Delta gleich.</w:t>
      </w:r>
      <w:r w:rsidR="006829A0">
        <w:t xml:space="preserve"> </w:t>
      </w:r>
    </w:p>
  </w:comment>
  <w:comment w:id="1721" w:author="Bernhard Tellenbach" w:date="2020-12-12T15:56:00Z" w:initials="BT">
    <w:p w14:paraId="22189DF1" w14:textId="61F3C332" w:rsidR="00BA496D" w:rsidRDefault="00BA496D">
      <w:pPr>
        <w:pStyle w:val="CommentText"/>
      </w:pPr>
      <w:r>
        <w:rPr>
          <w:rStyle w:val="CommentReference"/>
        </w:rPr>
        <w:annotationRef/>
      </w:r>
      <w:r>
        <w:t xml:space="preserve">Ist diese «Veränderung» </w:t>
      </w:r>
      <w:r w:rsidR="002033FB">
        <w:t>additiv oder wie berechnet sich der neue Wert genau</w:t>
      </w:r>
      <w:r w:rsidR="00984500">
        <w:t>?</w:t>
      </w:r>
    </w:p>
  </w:comment>
  <w:comment w:id="1817" w:author="Bernhard Tellenbach" w:date="2020-12-12T16:05:00Z" w:initials="BT">
    <w:p w14:paraId="1547EE2B" w14:textId="52CEFFB6" w:rsidR="004576A2" w:rsidRDefault="004576A2">
      <w:pPr>
        <w:pStyle w:val="CommentText"/>
      </w:pPr>
      <w:r>
        <w:rPr>
          <w:rStyle w:val="CommentReference"/>
        </w:rPr>
        <w:annotationRef/>
      </w:r>
      <w:r>
        <w:t xml:space="preserve">Rationale: </w:t>
      </w:r>
      <w:r w:rsidR="00526D5F">
        <w:t xml:space="preserve">Wieso kann bei einem Neustart das vorher gesammelte Wissen nicht genutzt werden? Wenn es der genau gleiche Service ist? Da dies nicht notwendigerweise offensichtlich =&gt; erläutern. </w:t>
      </w:r>
    </w:p>
    <w:p w14:paraId="2E72F48F" w14:textId="77777777" w:rsidR="00526D5F" w:rsidRDefault="00526D5F">
      <w:pPr>
        <w:pStyle w:val="CommentText"/>
      </w:pPr>
    </w:p>
    <w:p w14:paraId="057E3ECD" w14:textId="77777777" w:rsidR="00526D5F" w:rsidRDefault="00526D5F">
      <w:pPr>
        <w:pStyle w:val="CommentText"/>
      </w:pPr>
      <w:r>
        <w:t xml:space="preserve">Zwei mögliche Argumente: </w:t>
      </w:r>
    </w:p>
    <w:p w14:paraId="5C72B8EF" w14:textId="44B58889" w:rsidR="00526D5F" w:rsidRDefault="0071306C" w:rsidP="00526D5F">
      <w:pPr>
        <w:pStyle w:val="CommentText"/>
        <w:numPr>
          <w:ilvl w:val="0"/>
          <w:numId w:val="26"/>
        </w:numPr>
      </w:pPr>
      <w:r>
        <w:t>z</w:t>
      </w:r>
      <w:r w:rsidR="00271713" w:rsidRPr="00271713">
        <w:t xml:space="preserve">.B. bei Bufferoverflow Attacke muss </w:t>
      </w:r>
      <w:r w:rsidR="00271713">
        <w:t xml:space="preserve">allenfalls Information über </w:t>
      </w:r>
      <w:r w:rsidR="002A0E9B">
        <w:t>das Memory-Layout des angegriffenen Prozesses</w:t>
      </w:r>
      <w:r w:rsidR="00271713">
        <w:t xml:space="preserve"> </w:t>
      </w:r>
      <w:r w:rsidR="002A0E9B">
        <w:t xml:space="preserve">in Erfahrung gebracht werden – dieses wechselt bei Nutzung von </w:t>
      </w:r>
      <w:r>
        <w:t xml:space="preserve">ASLR bei jedem Start. </w:t>
      </w:r>
    </w:p>
    <w:p w14:paraId="7CA56ACB" w14:textId="1653C9D9" w:rsidR="0071306C" w:rsidRPr="00FA5F03" w:rsidRDefault="0071306C" w:rsidP="00526D5F">
      <w:pPr>
        <w:pStyle w:val="CommentText"/>
        <w:numPr>
          <w:ilvl w:val="0"/>
          <w:numId w:val="26"/>
        </w:numPr>
      </w:pPr>
      <w:r>
        <w:t xml:space="preserve"> </w:t>
      </w:r>
      <w:r w:rsidRPr="00FA5F03">
        <w:t xml:space="preserve">z.B. </w:t>
      </w:r>
      <w:r w:rsidR="00FA5F03" w:rsidRPr="00FA5F03">
        <w:t>beim Brute-Force Angri</w:t>
      </w:r>
      <w:r w:rsidR="00FA5F03">
        <w:t>ffe auf eine Session</w:t>
      </w:r>
      <w:r w:rsidR="000E26A2">
        <w:t xml:space="preserve"> (resp. einen Session-Key)</w:t>
      </w:r>
      <w:r w:rsidR="00FA5F03">
        <w:t xml:space="preserve"> m</w:t>
      </w:r>
      <w:r w:rsidR="00D56C7F">
        <w:t xml:space="preserve">uss von vorne begonnen werden, da bei einem Neustart alle Sessions neu erzeugt werden und somit bereits probierte Schlüssel zum Knacken einer Session </w:t>
      </w:r>
      <w:r w:rsidR="000E26A2">
        <w:t xml:space="preserve">erneut probiert werden müssen. </w:t>
      </w:r>
    </w:p>
  </w:comment>
  <w:comment w:id="1983" w:author="Bernhard Tellenbach" w:date="2020-12-12T16:11:00Z" w:initials="BT">
    <w:p w14:paraId="68DBAB7E" w14:textId="77777777" w:rsidR="00423A70" w:rsidRDefault="00423A70">
      <w:pPr>
        <w:pStyle w:val="CommentText"/>
      </w:pPr>
      <w:r>
        <w:rPr>
          <w:rStyle w:val="CommentReference"/>
        </w:rPr>
        <w:annotationRef/>
      </w:r>
      <w:r>
        <w:t xml:space="preserve">Ist Extract Data nicht gleich «Angreifer gewinnt»? </w:t>
      </w:r>
      <w:r w:rsidR="0002473B">
        <w:t xml:space="preserve">Oder sind das die Kosten für den Angreifer? </w:t>
      </w:r>
      <w:r w:rsidR="0002473B">
        <w:br/>
      </w:r>
    </w:p>
    <w:p w14:paraId="6A53B514" w14:textId="2CF2D82B" w:rsidR="001635A1" w:rsidRDefault="001635A1">
      <w:pPr>
        <w:pStyle w:val="CommentText"/>
      </w:pPr>
      <w:r>
        <w:t>Dann eher separieren in der Tabelle. Weil das ist weniger eine «Defense» Aktion?</w:t>
      </w:r>
    </w:p>
  </w:comment>
  <w:comment w:id="2081" w:author="Bernhard Tellenbach" w:date="2020-12-12T16:15:00Z" w:initials="BT">
    <w:p w14:paraId="66585D9B" w14:textId="1E946AB6" w:rsidR="006F7255" w:rsidRDefault="006F7255">
      <w:pPr>
        <w:pStyle w:val="CommentText"/>
      </w:pPr>
      <w:r>
        <w:rPr>
          <w:rStyle w:val="CommentReference"/>
        </w:rPr>
        <w:annotationRef/>
      </w:r>
      <w:r>
        <w:t xml:space="preserve">Wieso heisst das Model-free? Lernt hier der Agent nicht auch eine Art Modell? Zumindest in form von möglichen Zuständen? Ev. noch genauer den Unterschied erläutern. </w:t>
      </w:r>
    </w:p>
  </w:comment>
  <w:comment w:id="2154" w:author="Bernhard Tellenbach" w:date="2020-12-12T16:18:00Z" w:initials="BT">
    <w:p w14:paraId="534CBAD4" w14:textId="77777777" w:rsidR="0011583B" w:rsidRDefault="00E06881">
      <w:pPr>
        <w:pStyle w:val="CommentText"/>
      </w:pPr>
      <w:r>
        <w:rPr>
          <w:rStyle w:val="CommentReference"/>
        </w:rPr>
        <w:annotationRef/>
      </w:r>
      <w:r>
        <w:t xml:space="preserve">?? </w:t>
      </w:r>
      <w:r w:rsidR="0011583B">
        <w:t xml:space="preserve"> </w:t>
      </w:r>
    </w:p>
    <w:p w14:paraId="6011782A" w14:textId="6D439999" w:rsidR="002506E2" w:rsidRDefault="0011583B">
      <w:pPr>
        <w:pStyle w:val="CommentText"/>
      </w:pPr>
      <w:r>
        <w:t>Meinen Sie «den Service 2.43 Mal neu zu starten»</w:t>
      </w:r>
    </w:p>
  </w:comment>
  <w:comment w:id="2198" w:author="Bernhard Tellenbach" w:date="2020-12-12T16:23:00Z" w:initials="BT">
    <w:p w14:paraId="005EE71E" w14:textId="77777777" w:rsidR="00AA5CF9" w:rsidRDefault="00AA5CF9">
      <w:pPr>
        <w:pStyle w:val="CommentText"/>
      </w:pPr>
      <w:r>
        <w:rPr>
          <w:rStyle w:val="CommentReference"/>
        </w:rPr>
        <w:annotationRef/>
      </w:r>
      <w:r>
        <w:t>??</w:t>
      </w:r>
    </w:p>
    <w:p w14:paraId="3427C2C7" w14:textId="77777777" w:rsidR="00AA5CF9" w:rsidRDefault="00AA5CF9">
      <w:pPr>
        <w:pStyle w:val="CommentText"/>
      </w:pPr>
    </w:p>
    <w:p w14:paraId="7E5DD758" w14:textId="31A6D4E5" w:rsidR="00AA5CF9" w:rsidRDefault="00AA5CF9">
      <w:pPr>
        <w:pStyle w:val="CommentText"/>
      </w:pPr>
      <w:r>
        <w:t xml:space="preserve">Wenn der Angreifer einen Schritt weiterkommt weiss er doch, dass das </w:t>
      </w:r>
      <w:r w:rsidR="00F75FB5">
        <w:t>Präventionssystem</w:t>
      </w:r>
      <w:r>
        <w:t xml:space="preserve"> den Angriff nicht erkannt hat? Verstehe nicht ganz, was Sie damit sagen wollen. </w:t>
      </w:r>
    </w:p>
  </w:comment>
  <w:comment w:id="2592" w:author="Bernhard Tellenbach" w:date="2020-12-12T16:28:00Z" w:initials="BT">
    <w:p w14:paraId="0AF4B552" w14:textId="7430CC75" w:rsidR="001F0E76" w:rsidRDefault="006E7EBA">
      <w:pPr>
        <w:pStyle w:val="CommentText"/>
      </w:pPr>
      <w:r>
        <w:rPr>
          <w:rStyle w:val="CommentReference"/>
        </w:rPr>
        <w:annotationRef/>
      </w:r>
      <w:r>
        <w:t xml:space="preserve">Das verstehe ich nicht ganz. </w:t>
      </w:r>
      <w:r w:rsidR="00607F67">
        <w:t>Wie passt sich das Netzwerk hier oft an?</w:t>
      </w:r>
      <w:r w:rsidR="001F0E76">
        <w:t xml:space="preserve"> </w:t>
      </w:r>
    </w:p>
    <w:p w14:paraId="46E4983D" w14:textId="150B2CE3" w:rsidR="006E7EBA" w:rsidRDefault="00607F67">
      <w:pPr>
        <w:pStyle w:val="CommentText"/>
      </w:pPr>
      <w:r>
        <w:t>Das sind ja nur «</w:t>
      </w:r>
      <w:r w:rsidR="001F0E76">
        <w:t>Leafs</w:t>
      </w:r>
      <w:r>
        <w:t xml:space="preserve">», die dazukommen. </w:t>
      </w:r>
      <w:r w:rsidR="006E5E45">
        <w:t xml:space="preserve">Wenn wir Serversysteme schützen wollen, sind diese eher irrelevant. </w:t>
      </w:r>
      <w:r w:rsidR="001F0E76">
        <w:br/>
      </w:r>
      <w:r w:rsidR="001F0E76">
        <w:br/>
        <w:t xml:space="preserve">Wenn, ist ev. </w:t>
      </w:r>
      <w:r w:rsidR="00476D6A">
        <w:t xml:space="preserve">die Anzahl an Nutzern an einem bestimmten EntryPoint </w:t>
      </w:r>
      <w:r w:rsidR="00B7074C">
        <w:t xml:space="preserve">relevant für die </w:t>
      </w:r>
      <w:r w:rsidR="001F0E76">
        <w:t xml:space="preserve">Wahrscheinlichkeit eines Angriffs </w:t>
      </w:r>
      <w:r w:rsidR="00B7074C">
        <w:t>durch einen solchen Nutzer</w:t>
      </w:r>
      <w:r w:rsidR="001F0E76">
        <w:t xml:space="preserve">. </w:t>
      </w:r>
    </w:p>
  </w:comment>
  <w:comment w:id="2604" w:author="Bernhard Tellenbach" w:date="2020-12-12T16:32:00Z" w:initials="BT">
    <w:p w14:paraId="68C5C9E4" w14:textId="6601E518" w:rsidR="00B7074C" w:rsidRDefault="00B7074C">
      <w:pPr>
        <w:pStyle w:val="CommentText"/>
      </w:pPr>
      <w:r>
        <w:rPr>
          <w:rStyle w:val="CommentReference"/>
        </w:rPr>
        <w:annotationRef/>
      </w:r>
      <w:r>
        <w:t>Ist das nicht der eigentlich relevante Punkt und ist dieser nicht unabhängig vom «Homeoffice» Szenario?</w:t>
      </w:r>
    </w:p>
  </w:comment>
  <w:comment w:id="2613" w:author="Bernhard Tellenbach" w:date="2020-12-12T16:34:00Z" w:initials="BT">
    <w:p w14:paraId="5C38321D" w14:textId="77777777" w:rsidR="00815FD7" w:rsidRDefault="0031772B">
      <w:pPr>
        <w:pStyle w:val="CommentText"/>
      </w:pPr>
      <w:r>
        <w:rPr>
          <w:rStyle w:val="CommentReference"/>
        </w:rPr>
        <w:annotationRef/>
      </w:r>
      <w:r w:rsidR="00815FD7">
        <w:t xml:space="preserve">Sie schreiben «nicht allzu utopisch». Also doch noch relativ utopisch? </w:t>
      </w:r>
      <w:r w:rsidR="00815FD7">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815FD7">
        <w:t xml:space="preserve"> Wieso? </w:t>
      </w:r>
    </w:p>
    <w:p w14:paraId="40993633" w14:textId="749464F3" w:rsidR="00815FD7" w:rsidRDefault="00815FD7">
      <w:pPr>
        <w:pStyle w:val="CommentText"/>
      </w:pPr>
      <w:r>
        <w:t xml:space="preserve">Wieviele </w:t>
      </w:r>
      <w:r w:rsidR="00C30CE8">
        <w:t>IPS</w:t>
      </w:r>
      <w:r>
        <w:t xml:space="preserve"> gibt es und wie teuer wäre es, verschiedene </w:t>
      </w:r>
      <w:r w:rsidR="00C30CE8">
        <w:t>IPS</w:t>
      </w:r>
      <w:r>
        <w:t xml:space="preserve"> einzusetzen? Und wieso lässt man die nicht alle gleichzeitig laufen statt sie dynamisch auszutauschen? Hätte dies nicht die gleiche Wirkung?</w:t>
      </w:r>
    </w:p>
    <w:p w14:paraId="0B90F106" w14:textId="2E8165A6" w:rsidR="00815FD7" w:rsidRDefault="00815FD7">
      <w:pPr>
        <w:pStyle w:val="CommentText"/>
      </w:pPr>
      <w:r>
        <w:t>Ev. beziehen Sie diese Überlegungen noch mit ein.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5256D9E" w15:done="0"/>
  <w15:commentEx w15:paraId="6EDC38FB" w15:done="1"/>
  <w15:commentEx w15:paraId="02FFCDF8" w15:done="1"/>
  <w15:commentEx w15:paraId="479C019F" w15:done="1"/>
  <w15:commentEx w15:paraId="1B46D597" w15:done="0"/>
  <w15:commentEx w15:paraId="17536054" w15:done="1"/>
  <w15:commentEx w15:paraId="2BCE0806" w15:done="1"/>
  <w15:commentEx w15:paraId="62F7C1DE" w15:done="1"/>
  <w15:commentEx w15:paraId="1E9CAB35" w15:done="1"/>
  <w15:commentEx w15:paraId="7A4A83D9" w15:done="0"/>
  <w15:commentEx w15:paraId="7D682FF0" w15:done="1"/>
  <w15:commentEx w15:paraId="4837DC37" w15:done="1"/>
  <w15:commentEx w15:paraId="6B699B2F" w15:paraIdParent="4837DC37" w15:done="1"/>
  <w15:commentEx w15:paraId="335AB43C" w15:done="1"/>
  <w15:commentEx w15:paraId="412F6D01" w15:done="1"/>
  <w15:commentEx w15:paraId="267B4E16" w15:done="1"/>
  <w15:commentEx w15:paraId="210D8CDD" w15:done="1"/>
  <w15:commentEx w15:paraId="67C2FD51" w15:done="1"/>
  <w15:commentEx w15:paraId="25EF466B" w15:done="1"/>
  <w15:commentEx w15:paraId="7C874342" w15:done="0"/>
  <w15:commentEx w15:paraId="5C35B361" w15:done="0"/>
  <w15:commentEx w15:paraId="21BD59C2" w15:done="0"/>
  <w15:commentEx w15:paraId="18A8278E" w15:done="0"/>
  <w15:commentEx w15:paraId="50CC9005" w15:done="0"/>
  <w15:commentEx w15:paraId="47AFA857" w15:done="0"/>
  <w15:commentEx w15:paraId="2F1065CF" w15:done="0"/>
  <w15:commentEx w15:paraId="1FA39D09" w15:done="0"/>
  <w15:commentEx w15:paraId="7315C3E3" w15:done="0"/>
  <w15:commentEx w15:paraId="24077C08" w15:done="0"/>
  <w15:commentEx w15:paraId="22189DF1" w15:done="0"/>
  <w15:commentEx w15:paraId="7CA56ACB" w15:done="0"/>
  <w15:commentEx w15:paraId="6A53B514" w15:done="0"/>
  <w15:commentEx w15:paraId="66585D9B" w15:done="0"/>
  <w15:commentEx w15:paraId="6011782A" w15:done="0"/>
  <w15:commentEx w15:paraId="7E5DD758" w15:done="0"/>
  <w15:commentEx w15:paraId="46E4983D" w15:done="0"/>
  <w15:commentEx w15:paraId="68C5C9E4" w15:done="0"/>
  <w15:commentEx w15:paraId="0B90F1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F7034" w16cex:dateUtc="2020-12-12T15:37:00Z"/>
  <w16cex:commentExtensible w16cex:durableId="237F3174" w16cex:dateUtc="2020-12-12T11:09:00Z"/>
  <w16cex:commentExtensible w16cex:durableId="237F4737" w16cex:dateUtc="2020-12-12T12:42:00Z"/>
  <w16cex:commentExtensible w16cex:durableId="237F479E" w16cex:dateUtc="2020-12-12T12:43:00Z"/>
  <w16cex:commentExtensible w16cex:durableId="237F47E9" w16cex:dateUtc="2020-12-12T12:45:00Z"/>
  <w16cex:commentExtensible w16cex:durableId="237F48C3" w16cex:dateUtc="2020-12-12T12:48:00Z"/>
  <w16cex:commentExtensible w16cex:durableId="237F4A07" w16cex:dateUtc="2020-12-12T12:54:00Z"/>
  <w16cex:commentExtensible w16cex:durableId="237F4E16" w16cex:dateUtc="2020-12-12T13:11:00Z"/>
  <w16cex:commentExtensible w16cex:durableId="237F4F7D" w16cex:dateUtc="2020-12-12T13:17:00Z"/>
  <w16cex:commentExtensible w16cex:durableId="237F4EF3" w16cex:dateUtc="2020-12-12T13:15:00Z"/>
  <w16cex:commentExtensible w16cex:durableId="237F50F1" w16cex:dateUtc="2020-12-12T13:23:00Z"/>
  <w16cex:commentExtensible w16cex:durableId="237F4FF3" w16cex:dateUtc="2020-12-12T13:19:00Z"/>
  <w16cex:commentExtensible w16cex:durableId="23846C0E" w16cex:dateUtc="2020-12-16T10:20:00Z"/>
  <w16cex:commentExtensible w16cex:durableId="237F5215" w16cex:dateUtc="2020-12-12T13:28:00Z"/>
  <w16cex:commentExtensible w16cex:durableId="237F524E" w16cex:dateUtc="2020-12-12T13:29:00Z"/>
  <w16cex:commentExtensible w16cex:durableId="237F5345" w16cex:dateUtc="2020-12-12T13:33:00Z"/>
  <w16cex:commentExtensible w16cex:durableId="237F5395" w16cex:dateUtc="2020-12-12T13:35:00Z"/>
  <w16cex:commentExtensible w16cex:durableId="237F53D4" w16cex:dateUtc="2020-12-12T13:36:00Z"/>
  <w16cex:commentExtensible w16cex:durableId="237F58EC" w16cex:dateUtc="2020-12-12T13:57:00Z"/>
  <w16cex:commentExtensible w16cex:durableId="237F5BB6" w16cex:dateUtc="2020-12-12T14:09:00Z"/>
  <w16cex:commentExtensible w16cex:durableId="237F5C44" w16cex:dateUtc="2020-12-12T14:12:00Z"/>
  <w16cex:commentExtensible w16cex:durableId="237F5E31" w16cex:dateUtc="2020-12-12T14:20:00Z"/>
  <w16cex:commentExtensible w16cex:durableId="237F61A4" w16cex:dateUtc="2020-12-12T14:35:00Z"/>
  <w16cex:commentExtensible w16cex:durableId="237F625F" w16cex:dateUtc="2020-12-12T14:38:00Z"/>
  <w16cex:commentExtensible w16cex:durableId="23835C31" w16cex:dateUtc="2020-12-12T14:38:00Z"/>
  <w16cex:commentExtensible w16cex:durableId="237F6316" w16cex:dateUtc="2020-12-12T14:41:00Z"/>
  <w16cex:commentExtensible w16cex:durableId="237F63E3" w16cex:dateUtc="2020-12-12T14:44:00Z"/>
  <w16cex:commentExtensible w16cex:durableId="237F643F" w16cex:dateUtc="2020-12-12T14:46:00Z"/>
  <w16cex:commentExtensible w16cex:durableId="237F65C8" w16cex:dateUtc="2020-12-12T14:52:00Z"/>
  <w16cex:commentExtensible w16cex:durableId="237F66B5" w16cex:dateUtc="2020-12-12T14:56:00Z"/>
  <w16cex:commentExtensible w16cex:durableId="237F68E5" w16cex:dateUtc="2020-12-12T15:05:00Z"/>
  <w16cex:commentExtensible w16cex:durableId="237F6A3F" w16cex:dateUtc="2020-12-12T15:11:00Z"/>
  <w16cex:commentExtensible w16cex:durableId="237F6B21" w16cex:dateUtc="2020-12-12T15:15:00Z"/>
  <w16cex:commentExtensible w16cex:durableId="237F6BB9" w16cex:dateUtc="2020-12-12T15:18:00Z"/>
  <w16cex:commentExtensible w16cex:durableId="237F6D10" w16cex:dateUtc="2020-12-12T15:23:00Z"/>
  <w16cex:commentExtensible w16cex:durableId="237F6E2E" w16cex:dateUtc="2020-12-12T15:28:00Z"/>
  <w16cex:commentExtensible w16cex:durableId="237F6F33" w16cex:dateUtc="2020-12-12T15:32:00Z"/>
  <w16cex:commentExtensible w16cex:durableId="237F6FAF" w16cex:dateUtc="2020-12-12T15: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5256D9E" w16cid:durableId="237F7034"/>
  <w16cid:commentId w16cid:paraId="6EDC38FB" w16cid:durableId="237F3174"/>
  <w16cid:commentId w16cid:paraId="02FFCDF8" w16cid:durableId="237F4737"/>
  <w16cid:commentId w16cid:paraId="479C019F" w16cid:durableId="237F479E"/>
  <w16cid:commentId w16cid:paraId="1B46D597" w16cid:durableId="237F47E9"/>
  <w16cid:commentId w16cid:paraId="17536054" w16cid:durableId="237F48C3"/>
  <w16cid:commentId w16cid:paraId="2BCE0806" w16cid:durableId="237F4A07"/>
  <w16cid:commentId w16cid:paraId="62F7C1DE" w16cid:durableId="237F4E16"/>
  <w16cid:commentId w16cid:paraId="1E9CAB35" w16cid:durableId="237F4F7D"/>
  <w16cid:commentId w16cid:paraId="7A4A83D9" w16cid:durableId="237F4EF3"/>
  <w16cid:commentId w16cid:paraId="7D682FF0" w16cid:durableId="237F50F1"/>
  <w16cid:commentId w16cid:paraId="4837DC37" w16cid:durableId="237F4FF3"/>
  <w16cid:commentId w16cid:paraId="6B699B2F" w16cid:durableId="23846C0E"/>
  <w16cid:commentId w16cid:paraId="335AB43C" w16cid:durableId="237F5215"/>
  <w16cid:commentId w16cid:paraId="412F6D01" w16cid:durableId="237F524E"/>
  <w16cid:commentId w16cid:paraId="267B4E16" w16cid:durableId="237F5345"/>
  <w16cid:commentId w16cid:paraId="210D8CDD" w16cid:durableId="237F5395"/>
  <w16cid:commentId w16cid:paraId="67C2FD51" w16cid:durableId="237F53D4"/>
  <w16cid:commentId w16cid:paraId="25EF466B" w16cid:durableId="237F58EC"/>
  <w16cid:commentId w16cid:paraId="7C874342" w16cid:durableId="237F5BB6"/>
  <w16cid:commentId w16cid:paraId="5C35B361" w16cid:durableId="237F5C44"/>
  <w16cid:commentId w16cid:paraId="21BD59C2" w16cid:durableId="237F5E31"/>
  <w16cid:commentId w16cid:paraId="18A8278E" w16cid:durableId="237F61A4"/>
  <w16cid:commentId w16cid:paraId="50CC9005" w16cid:durableId="237F625F"/>
  <w16cid:commentId w16cid:paraId="47AFA857" w16cid:durableId="23835C31"/>
  <w16cid:commentId w16cid:paraId="2F1065CF" w16cid:durableId="237F6316"/>
  <w16cid:commentId w16cid:paraId="1FA39D09" w16cid:durableId="237F63E3"/>
  <w16cid:commentId w16cid:paraId="7315C3E3" w16cid:durableId="237F643F"/>
  <w16cid:commentId w16cid:paraId="24077C08" w16cid:durableId="237F65C8"/>
  <w16cid:commentId w16cid:paraId="22189DF1" w16cid:durableId="237F66B5"/>
  <w16cid:commentId w16cid:paraId="7CA56ACB" w16cid:durableId="237F68E5"/>
  <w16cid:commentId w16cid:paraId="6A53B514" w16cid:durableId="237F6A3F"/>
  <w16cid:commentId w16cid:paraId="66585D9B" w16cid:durableId="237F6B21"/>
  <w16cid:commentId w16cid:paraId="6011782A" w16cid:durableId="237F6BB9"/>
  <w16cid:commentId w16cid:paraId="7E5DD758" w16cid:durableId="237F6D10"/>
  <w16cid:commentId w16cid:paraId="46E4983D" w16cid:durableId="237F6E2E"/>
  <w16cid:commentId w16cid:paraId="68C5C9E4" w16cid:durableId="237F6F33"/>
  <w16cid:commentId w16cid:paraId="0B90F106" w16cid:durableId="237F6F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AFBA95" w14:textId="77777777" w:rsidR="00CC28C1" w:rsidRDefault="00CC28C1" w:rsidP="00EE1E53">
      <w:r>
        <w:separator/>
      </w:r>
    </w:p>
  </w:endnote>
  <w:endnote w:type="continuationSeparator" w:id="0">
    <w:p w14:paraId="337AA942" w14:textId="77777777" w:rsidR="00CC28C1" w:rsidRDefault="00CC28C1" w:rsidP="00EE1E53">
      <w:r>
        <w:continuationSeparator/>
      </w:r>
    </w:p>
  </w:endnote>
  <w:endnote w:type="continuationNotice" w:id="1">
    <w:p w14:paraId="62C746A6" w14:textId="77777777" w:rsidR="00CC28C1" w:rsidRDefault="00CC28C1" w:rsidP="00EE1E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724950"/>
      <w:docPartObj>
        <w:docPartGallery w:val="Page Numbers (Bottom of Page)"/>
        <w:docPartUnique/>
      </w:docPartObj>
    </w:sdtPr>
    <w:sdtEndPr>
      <w:rPr>
        <w:noProof/>
      </w:rPr>
    </w:sdtEndPr>
    <w:sdtContent>
      <w:p w14:paraId="727ECAD3" w14:textId="2D8201EB" w:rsidR="00E6380E" w:rsidRDefault="00E6380E" w:rsidP="00EE1E53">
        <w:pPr>
          <w:pStyle w:val="Header"/>
          <w:rPr>
            <w:noProof/>
          </w:rPr>
        </w:pPr>
        <w:r>
          <w:t>zhaw SOE</w:t>
        </w:r>
        <w:r>
          <w:tab/>
        </w:r>
        <w:ins w:id="4489" w:author="Cailleret Levi (cailllev)" w:date="2020-12-14T15:43:00Z">
          <w:r w:rsidR="00880CE6">
            <w:t xml:space="preserve">Dr. </w:t>
          </w:r>
        </w:ins>
        <w:r>
          <w:t>G</w:t>
        </w:r>
        <w:del w:id="4490" w:author="Cailleret Levi (cailllev)" w:date="2020-12-14T15:44:00Z">
          <w:r w:rsidDel="0022472D">
            <w:delText>.</w:delText>
          </w:r>
        </w:del>
        <w:ins w:id="4491" w:author="Cailleret Levi (cailllev)" w:date="2020-12-14T15:44:00Z">
          <w:r w:rsidR="0022472D">
            <w:t>ürkan</w:t>
          </w:r>
        </w:ins>
        <w:r>
          <w:t xml:space="preserve"> Gür, </w:t>
        </w:r>
        <w:ins w:id="4492" w:author="Cailleret Levi (cailllev)" w:date="2020-12-14T15:43:00Z">
          <w:r w:rsidR="00880CE6">
            <w:t xml:space="preserve">Prof. Dr. </w:t>
          </w:r>
        </w:ins>
        <w:r>
          <w:t>B</w:t>
        </w:r>
        <w:del w:id="4493" w:author="Cailleret Levi (cailllev)" w:date="2020-12-14T15:44:00Z">
          <w:r w:rsidDel="0022472D">
            <w:delText>.</w:delText>
          </w:r>
        </w:del>
        <w:ins w:id="4494" w:author="Cailleret Levi (cailllev)" w:date="2020-12-14T15:44:00Z">
          <w:r w:rsidR="0022472D">
            <w:t>ernhard</w:t>
          </w:r>
        </w:ins>
        <w:r>
          <w:t xml:space="preserve"> Tellenbach</w:t>
        </w:r>
        <w:r>
          <w:tab/>
          <w:t>S.</w:t>
        </w:r>
        <w:r>
          <w:fldChar w:fldCharType="begin"/>
        </w:r>
        <w:r>
          <w:instrText xml:space="preserve"> PAGE   \* MERGEFORMAT </w:instrText>
        </w:r>
        <w:r>
          <w:fldChar w:fldCharType="separate"/>
        </w:r>
        <w:r>
          <w:rPr>
            <w:noProof/>
          </w:rPr>
          <w:t>2</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Pr>
            <w:noProof/>
          </w:rPr>
          <w:t>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7F1F72" w14:textId="77777777" w:rsidR="00CC28C1" w:rsidRDefault="00CC28C1" w:rsidP="00EE1E53">
      <w:r>
        <w:separator/>
      </w:r>
    </w:p>
  </w:footnote>
  <w:footnote w:type="continuationSeparator" w:id="0">
    <w:p w14:paraId="7123BE58" w14:textId="77777777" w:rsidR="00CC28C1" w:rsidRDefault="00CC28C1" w:rsidP="00EE1E53">
      <w:r>
        <w:continuationSeparator/>
      </w:r>
    </w:p>
  </w:footnote>
  <w:footnote w:type="continuationNotice" w:id="1">
    <w:p w14:paraId="4D52C998" w14:textId="77777777" w:rsidR="00CC28C1" w:rsidRDefault="00CC28C1" w:rsidP="00EE1E53"/>
  </w:footnote>
  <w:footnote w:id="2">
    <w:p w14:paraId="15C73447" w14:textId="0A118200" w:rsidR="00BD3E16" w:rsidRPr="000D148C" w:rsidRDefault="00BD3E16">
      <w:pPr>
        <w:pStyle w:val="FootnoteText"/>
      </w:pPr>
      <w:ins w:id="1662" w:author="Cailleret Levi (cailllev)" w:date="2020-12-14T08:57:00Z">
        <w:r>
          <w:rPr>
            <w:rStyle w:val="FootnoteReference"/>
          </w:rPr>
          <w:footnoteRef/>
        </w:r>
        <w:r w:rsidRPr="000D148C">
          <w:t xml:space="preserve"> </w:t>
        </w:r>
      </w:ins>
      <w:ins w:id="1663" w:author="Cailleret Levi (cailllev)" w:date="2020-12-14T08:58:00Z">
        <w:r w:rsidR="000D148C" w:rsidRPr="000D148C">
          <w:rPr>
            <w:rPrChange w:id="1664" w:author="Cailleret Levi (cailllev)" w:date="2020-12-14T08:58:00Z">
              <w:rPr>
                <w:lang w:val="en-US"/>
              </w:rPr>
            </w:rPrChange>
          </w:rPr>
          <w:t xml:space="preserve">Der Kürzel </w:t>
        </w:r>
        <w:r w:rsidR="000D148C">
          <w:t>"</w:t>
        </w:r>
        <w:r w:rsidR="00907215">
          <w:t xml:space="preserve">pdb 0" in der Abbildung </w:t>
        </w:r>
      </w:ins>
      <w:ins w:id="1665" w:author="Cailleret Levi (cailllev)" w:date="2020-12-16T09:30:00Z">
        <w:r w:rsidR="00FA20EB">
          <w:t>7</w:t>
        </w:r>
      </w:ins>
      <w:ins w:id="1666" w:author="Cailleret Levi (cailllev)" w:date="2020-12-14T08:58:00Z">
        <w:r w:rsidR="00907215">
          <w:t xml:space="preserve"> </w:t>
        </w:r>
      </w:ins>
      <w:ins w:id="1667" w:author="Cailleret Levi (cailllev)" w:date="2020-12-14T08:59:00Z">
        <w:r w:rsidR="00907215">
          <w:t>steht sinnbildlich für alle</w:t>
        </w:r>
        <w:r w:rsidR="0017112F">
          <w:t xml:space="preserve"> Verbindungen</w:t>
        </w:r>
        <w:r w:rsidR="00CB54C3">
          <w:t xml:space="preserve"> vom Planner zu den </w:t>
        </w:r>
        <w:r w:rsidR="00907215">
          <w:t>Datenbanken</w:t>
        </w:r>
        <w:r w:rsidR="0017112F">
          <w:t xml:space="preserve">. </w:t>
        </w:r>
        <w:r w:rsidR="00CB54C3">
          <w:t xml:space="preserve">Aus </w:t>
        </w:r>
      </w:ins>
      <w:ins w:id="1668" w:author="Cailleret Levi (cailllev)" w:date="2020-12-14T09:00:00Z">
        <w:r w:rsidR="00CB54C3">
          <w:t xml:space="preserve">Gründen </w:t>
        </w:r>
      </w:ins>
      <w:ins w:id="1669" w:author="Cailleret Levi (cailllev)" w:date="2020-12-19T20:00:00Z">
        <w:r w:rsidR="007B6731">
          <w:t>der</w:t>
        </w:r>
      </w:ins>
      <w:ins w:id="1670" w:author="Cailleret Levi (cailllev)" w:date="2020-12-14T09:00:00Z">
        <w:r w:rsidR="00CB54C3">
          <w:t xml:space="preserve"> Übersichtlichkeit wird </w:t>
        </w:r>
      </w:ins>
      <w:ins w:id="1671" w:author="Cailleret Levi (cailllev)" w:date="2020-12-19T20:00:00Z">
        <w:r w:rsidR="007B6731">
          <w:t>in der Abbildung des</w:t>
        </w:r>
      </w:ins>
      <w:ins w:id="1672" w:author="Cailleret Levi (cailllev)" w:date="2020-12-16T09:30:00Z">
        <w:r w:rsidR="000370AA">
          <w:t xml:space="preserve"> Modell</w:t>
        </w:r>
      </w:ins>
      <w:ins w:id="1673" w:author="Cailleret Levi (cailllev)" w:date="2020-12-19T20:00:00Z">
        <w:r w:rsidR="007B6731">
          <w:t>s</w:t>
        </w:r>
      </w:ins>
      <w:ins w:id="1674" w:author="Cailleret Levi (cailllev)" w:date="2020-12-16T09:30:00Z">
        <w:r w:rsidR="000370AA">
          <w:t xml:space="preserve"> </w:t>
        </w:r>
      </w:ins>
      <w:ins w:id="1675" w:author="Cailleret Levi (cailllev)" w:date="2020-12-14T09:00:00Z">
        <w:r w:rsidR="00CB54C3">
          <w:t xml:space="preserve">auf </w:t>
        </w:r>
      </w:ins>
      <w:ins w:id="1676" w:author="Cailleret Levi (cailllev)" w:date="2020-12-14T09:01:00Z">
        <w:r w:rsidR="00016A6D">
          <w:t>ausführliche Beschriftung verzichtet.</w:t>
        </w:r>
      </w:ins>
    </w:p>
  </w:footnote>
  <w:footnote w:id="3">
    <w:p w14:paraId="6D76BF16" w14:textId="416D6257" w:rsidR="00FE07C8" w:rsidRPr="00EF5ACA" w:rsidRDefault="00FE07C8">
      <w:pPr>
        <w:pStyle w:val="FootnoteText"/>
        <w:rPr>
          <w:lang w:val="en-US"/>
        </w:rPr>
      </w:pPr>
      <w:r>
        <w:rPr>
          <w:rStyle w:val="FootnoteReference"/>
        </w:rPr>
        <w:footnoteRef/>
      </w:r>
      <w:r w:rsidRPr="00EF5ACA">
        <w:rPr>
          <w:lang w:val="en-US"/>
        </w:rPr>
        <w:t xml:space="preserve">  Authorizer = </w:t>
      </w:r>
      <w:r w:rsidRPr="00EF5ACA">
        <w:rPr>
          <w:b/>
          <w:bCs/>
          <w:lang w:val="en-US"/>
        </w:rPr>
        <w:t>1</w:t>
      </w:r>
      <w:r w:rsidRPr="00EF5ACA">
        <w:rPr>
          <w:lang w:val="en-US"/>
        </w:rPr>
        <w:t xml:space="preserve">*50, Planner = </w:t>
      </w:r>
      <w:r w:rsidRPr="00EF5ACA">
        <w:rPr>
          <w:b/>
          <w:bCs/>
          <w:lang w:val="en-US"/>
        </w:rPr>
        <w:t>2</w:t>
      </w:r>
      <w:r w:rsidRPr="00EF5ACA">
        <w:rPr>
          <w:lang w:val="en-US"/>
        </w:rPr>
        <w:t xml:space="preserve">*50, DBs = </w:t>
      </w:r>
      <w:r w:rsidRPr="00EF5ACA">
        <w:rPr>
          <w:b/>
          <w:bCs/>
          <w:lang w:val="en-US"/>
        </w:rPr>
        <w:t>3</w:t>
      </w:r>
      <w:r w:rsidRPr="00EF5ACA">
        <w:rPr>
          <w:lang w:val="en-US"/>
        </w:rPr>
        <w:t xml:space="preserve">*50, Extract Data = </w:t>
      </w:r>
      <w:r w:rsidRPr="00EF5ACA">
        <w:rPr>
          <w:b/>
          <w:bCs/>
          <w:lang w:val="en-US"/>
        </w:rPr>
        <w:t>4</w:t>
      </w:r>
      <w:r w:rsidRPr="00EF5ACA">
        <w:rPr>
          <w:lang w:val="en-US"/>
        </w:rPr>
        <w:t>*50</w:t>
      </w:r>
    </w:p>
  </w:footnote>
  <w:footnote w:id="4">
    <w:p w14:paraId="23482E5B" w14:textId="3E28A9B0" w:rsidR="00FE07C8" w:rsidRDefault="00FE07C8">
      <w:pPr>
        <w:pStyle w:val="FootnoteText"/>
      </w:pPr>
      <w:r>
        <w:rPr>
          <w:rStyle w:val="FootnoteReference"/>
        </w:rPr>
        <w:footnoteRef/>
      </w:r>
      <w:r>
        <w:t xml:space="preserve"> Invalide Aktionen können im Modus "Pause" entstehen, mehr Details siehe Kapitel 4.</w:t>
      </w:r>
      <w:r w:rsidR="002A0C45">
        <w:t>1</w:t>
      </w:r>
      <w:r>
        <w:t>.4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9B0D92" w14:textId="2EEE6935" w:rsidR="00E6380E" w:rsidRPr="006B6265" w:rsidRDefault="00E6380E" w:rsidP="00EE1E53">
    <w:pPr>
      <w:pStyle w:val="TOC2"/>
      <w:rPr>
        <w:lang w:val="en-US"/>
      </w:rPr>
    </w:pPr>
    <w:r w:rsidRPr="00C64E9B">
      <w:t>Projektarbeit</w:t>
    </w:r>
    <w:r w:rsidRPr="006B6265">
      <w:ptab w:relativeTo="margin" w:alignment="center" w:leader="none"/>
    </w:r>
    <w:r w:rsidRPr="006B6265">
      <w:rPr>
        <w:lang w:val="en-US"/>
      </w:rPr>
      <w:t>Moving Target Defense</w:t>
    </w:r>
    <w:r w:rsidRPr="006B6265">
      <w:ptab w:relativeTo="margin" w:alignment="right" w:leader="none"/>
    </w:r>
    <w:r w:rsidRPr="006B6265">
      <w:rPr>
        <w:lang w:val="en-US"/>
      </w:rPr>
      <w:t>L. Cailleret, S.</w:t>
    </w:r>
    <w:r>
      <w:rPr>
        <w:lang w:val="en-US"/>
      </w:rPr>
      <w:t xml:space="preserve"> Kyburz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C6ED9"/>
    <w:multiLevelType w:val="hybridMultilevel"/>
    <w:tmpl w:val="927E7556"/>
    <w:lvl w:ilvl="0" w:tplc="4A32BE42">
      <w:start w:val="1"/>
      <w:numFmt w:val="bullet"/>
      <w:lvlText w:val="-"/>
      <w:lvlJc w:val="left"/>
      <w:pPr>
        <w:ind w:left="411"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4A4336B"/>
    <w:multiLevelType w:val="multilevel"/>
    <w:tmpl w:val="A1F47C1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2F5496" w:themeColor="accent1" w:themeShade="BF"/>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72C5959"/>
    <w:multiLevelType w:val="hybridMultilevel"/>
    <w:tmpl w:val="B01CB28E"/>
    <w:lvl w:ilvl="0" w:tplc="6E38D75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903585F"/>
    <w:multiLevelType w:val="hybridMultilevel"/>
    <w:tmpl w:val="DA5A485A"/>
    <w:lvl w:ilvl="0" w:tplc="A62A3952">
      <w:start w:val="4096"/>
      <w:numFmt w:val="bullet"/>
      <w:lvlText w:val="/"/>
      <w:lvlJc w:val="left"/>
      <w:pPr>
        <w:ind w:left="1428" w:hanging="360"/>
      </w:pPr>
      <w:rPr>
        <w:rFonts w:ascii="Courier New" w:hAnsi="Courier New" w:hint="default"/>
      </w:rPr>
    </w:lvl>
    <w:lvl w:ilvl="1" w:tplc="A62A3952">
      <w:start w:val="4096"/>
      <w:numFmt w:val="bullet"/>
      <w:lvlText w:val="/"/>
      <w:lvlJc w:val="left"/>
      <w:pPr>
        <w:ind w:left="2148" w:hanging="360"/>
      </w:pPr>
      <w:rPr>
        <w:rFonts w:ascii="Courier New" w:hAnsi="Courier New" w:hint="default"/>
      </w:rPr>
    </w:lvl>
    <w:lvl w:ilvl="2" w:tplc="08070005">
      <w:start w:val="1"/>
      <w:numFmt w:val="bullet"/>
      <w:lvlText w:val=""/>
      <w:lvlJc w:val="left"/>
      <w:pPr>
        <w:ind w:left="2868" w:hanging="360"/>
      </w:pPr>
      <w:rPr>
        <w:rFonts w:ascii="Wingdings" w:hAnsi="Wingdings" w:hint="default"/>
      </w:rPr>
    </w:lvl>
    <w:lvl w:ilvl="3" w:tplc="08070001" w:tentative="1">
      <w:start w:val="1"/>
      <w:numFmt w:val="bullet"/>
      <w:lvlText w:val=""/>
      <w:lvlJc w:val="left"/>
      <w:pPr>
        <w:ind w:left="3588" w:hanging="360"/>
      </w:pPr>
      <w:rPr>
        <w:rFonts w:ascii="Symbol" w:hAnsi="Symbol" w:hint="default"/>
      </w:rPr>
    </w:lvl>
    <w:lvl w:ilvl="4" w:tplc="08070003" w:tentative="1">
      <w:start w:val="1"/>
      <w:numFmt w:val="bullet"/>
      <w:lvlText w:val="o"/>
      <w:lvlJc w:val="left"/>
      <w:pPr>
        <w:ind w:left="4308" w:hanging="360"/>
      </w:pPr>
      <w:rPr>
        <w:rFonts w:ascii="Courier New" w:hAnsi="Courier New" w:cs="Courier New" w:hint="default"/>
      </w:rPr>
    </w:lvl>
    <w:lvl w:ilvl="5" w:tplc="08070005" w:tentative="1">
      <w:start w:val="1"/>
      <w:numFmt w:val="bullet"/>
      <w:lvlText w:val=""/>
      <w:lvlJc w:val="left"/>
      <w:pPr>
        <w:ind w:left="5028" w:hanging="360"/>
      </w:pPr>
      <w:rPr>
        <w:rFonts w:ascii="Wingdings" w:hAnsi="Wingdings" w:hint="default"/>
      </w:rPr>
    </w:lvl>
    <w:lvl w:ilvl="6" w:tplc="08070001" w:tentative="1">
      <w:start w:val="1"/>
      <w:numFmt w:val="bullet"/>
      <w:lvlText w:val=""/>
      <w:lvlJc w:val="left"/>
      <w:pPr>
        <w:ind w:left="5748" w:hanging="360"/>
      </w:pPr>
      <w:rPr>
        <w:rFonts w:ascii="Symbol" w:hAnsi="Symbol" w:hint="default"/>
      </w:rPr>
    </w:lvl>
    <w:lvl w:ilvl="7" w:tplc="08070003" w:tentative="1">
      <w:start w:val="1"/>
      <w:numFmt w:val="bullet"/>
      <w:lvlText w:val="o"/>
      <w:lvlJc w:val="left"/>
      <w:pPr>
        <w:ind w:left="6468" w:hanging="360"/>
      </w:pPr>
      <w:rPr>
        <w:rFonts w:ascii="Courier New" w:hAnsi="Courier New" w:cs="Courier New" w:hint="default"/>
      </w:rPr>
    </w:lvl>
    <w:lvl w:ilvl="8" w:tplc="08070005" w:tentative="1">
      <w:start w:val="1"/>
      <w:numFmt w:val="bullet"/>
      <w:lvlText w:val=""/>
      <w:lvlJc w:val="left"/>
      <w:pPr>
        <w:ind w:left="7188" w:hanging="360"/>
      </w:pPr>
      <w:rPr>
        <w:rFonts w:ascii="Wingdings" w:hAnsi="Wingdings" w:hint="default"/>
      </w:rPr>
    </w:lvl>
  </w:abstractNum>
  <w:abstractNum w:abstractNumId="4" w15:restartNumberingAfterBreak="0">
    <w:nsid w:val="0D67497C"/>
    <w:multiLevelType w:val="hybridMultilevel"/>
    <w:tmpl w:val="BBE8656C"/>
    <w:lvl w:ilvl="0" w:tplc="4A32BE42">
      <w:start w:val="1"/>
      <w:numFmt w:val="bullet"/>
      <w:lvlText w:val="-"/>
      <w:lvlJc w:val="left"/>
      <w:pPr>
        <w:ind w:left="411"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F8756C2"/>
    <w:multiLevelType w:val="hybridMultilevel"/>
    <w:tmpl w:val="3A3C73EE"/>
    <w:lvl w:ilvl="0" w:tplc="4A32BE42">
      <w:start w:val="1"/>
      <w:numFmt w:val="bullet"/>
      <w:lvlText w:val="-"/>
      <w:lvlJc w:val="left"/>
      <w:pPr>
        <w:ind w:left="411"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3E9034D"/>
    <w:multiLevelType w:val="hybridMultilevel"/>
    <w:tmpl w:val="AF1C71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3EE50DB"/>
    <w:multiLevelType w:val="hybridMultilevel"/>
    <w:tmpl w:val="A998A3BE"/>
    <w:lvl w:ilvl="0" w:tplc="4A32BE42">
      <w:start w:val="1"/>
      <w:numFmt w:val="bullet"/>
      <w:lvlText w:val="-"/>
      <w:lvlJc w:val="left"/>
      <w:pPr>
        <w:ind w:left="411"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4634A37"/>
    <w:multiLevelType w:val="hybridMultilevel"/>
    <w:tmpl w:val="ECCA9C2C"/>
    <w:lvl w:ilvl="0" w:tplc="2F0E7C58">
      <w:start w:val="1"/>
      <w:numFmt w:val="decimal"/>
      <w:lvlText w:val="%1"/>
      <w:lvlJc w:val="left"/>
      <w:pPr>
        <w:ind w:left="432" w:hanging="432"/>
      </w:pPr>
      <w:rPr>
        <w:rFonts w:hint="default"/>
      </w:rPr>
    </w:lvl>
    <w:lvl w:ilvl="1" w:tplc="E2AC98CE">
      <w:start w:val="1"/>
      <w:numFmt w:val="decimal"/>
      <w:lvlText w:val="%1.%2"/>
      <w:lvlJc w:val="left"/>
      <w:pPr>
        <w:ind w:left="576" w:hanging="576"/>
      </w:pPr>
      <w:rPr>
        <w:rFonts w:hint="default"/>
        <w:color w:val="2F5496" w:themeColor="accent1" w:themeShade="BF"/>
      </w:rPr>
    </w:lvl>
    <w:lvl w:ilvl="2" w:tplc="8962134C">
      <w:start w:val="1"/>
      <w:numFmt w:val="decimal"/>
      <w:lvlText w:val="%1.%2.%3"/>
      <w:lvlJc w:val="left"/>
      <w:pPr>
        <w:ind w:left="720" w:hanging="720"/>
      </w:pPr>
      <w:rPr>
        <w:rFonts w:hint="default"/>
      </w:rPr>
    </w:lvl>
    <w:lvl w:ilvl="3" w:tplc="B908DEDE">
      <w:start w:val="1"/>
      <w:numFmt w:val="decimal"/>
      <w:lvlText w:val="%1.%2.%3.%4"/>
      <w:lvlJc w:val="left"/>
      <w:pPr>
        <w:ind w:left="864" w:hanging="864"/>
      </w:pPr>
      <w:rPr>
        <w:rFonts w:hint="default"/>
      </w:rPr>
    </w:lvl>
    <w:lvl w:ilvl="4" w:tplc="A36E4F7A">
      <w:start w:val="1"/>
      <w:numFmt w:val="decimal"/>
      <w:lvlText w:val="%1.%2.%3.%4.%5"/>
      <w:lvlJc w:val="left"/>
      <w:pPr>
        <w:ind w:left="1008" w:hanging="1008"/>
      </w:pPr>
      <w:rPr>
        <w:rFonts w:hint="default"/>
      </w:rPr>
    </w:lvl>
    <w:lvl w:ilvl="5" w:tplc="5E58DB0E">
      <w:start w:val="1"/>
      <w:numFmt w:val="decimal"/>
      <w:lvlText w:val="%1.%2.%3.%4.%5.%6"/>
      <w:lvlJc w:val="left"/>
      <w:pPr>
        <w:ind w:left="1152" w:hanging="1152"/>
      </w:pPr>
      <w:rPr>
        <w:rFonts w:hint="default"/>
      </w:rPr>
    </w:lvl>
    <w:lvl w:ilvl="6" w:tplc="50564E58">
      <w:start w:val="1"/>
      <w:numFmt w:val="decimal"/>
      <w:lvlText w:val="%1.%2.%3.%4.%5.%6.%7"/>
      <w:lvlJc w:val="left"/>
      <w:pPr>
        <w:ind w:left="1296" w:hanging="1296"/>
      </w:pPr>
      <w:rPr>
        <w:rFonts w:hint="default"/>
      </w:rPr>
    </w:lvl>
    <w:lvl w:ilvl="7" w:tplc="135E4CF8">
      <w:start w:val="1"/>
      <w:numFmt w:val="decimal"/>
      <w:lvlText w:val="%1.%2.%3.%4.%5.%6.%7.%8"/>
      <w:lvlJc w:val="left"/>
      <w:pPr>
        <w:ind w:left="1440" w:hanging="1440"/>
      </w:pPr>
      <w:rPr>
        <w:rFonts w:hint="default"/>
      </w:rPr>
    </w:lvl>
    <w:lvl w:ilvl="8" w:tplc="19EE2C98">
      <w:start w:val="1"/>
      <w:numFmt w:val="decimal"/>
      <w:lvlText w:val="%1.%2.%3.%4.%5.%6.%7.%8.%9"/>
      <w:lvlJc w:val="left"/>
      <w:pPr>
        <w:ind w:left="1584" w:hanging="1584"/>
      </w:pPr>
      <w:rPr>
        <w:rFonts w:hint="default"/>
      </w:rPr>
    </w:lvl>
  </w:abstractNum>
  <w:abstractNum w:abstractNumId="9" w15:restartNumberingAfterBreak="0">
    <w:nsid w:val="166A13BE"/>
    <w:multiLevelType w:val="multilevel"/>
    <w:tmpl w:val="ECCA9C2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2F5496" w:themeColor="accent1" w:themeShade="BF"/>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73A466C"/>
    <w:multiLevelType w:val="hybridMultilevel"/>
    <w:tmpl w:val="CCD0FB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A945C5E"/>
    <w:multiLevelType w:val="hybridMultilevel"/>
    <w:tmpl w:val="9D8691DA"/>
    <w:lvl w:ilvl="0" w:tplc="4A32BE42">
      <w:start w:val="1"/>
      <w:numFmt w:val="bullet"/>
      <w:lvlText w:val="-"/>
      <w:lvlJc w:val="left"/>
      <w:pPr>
        <w:ind w:left="411"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B751BCD"/>
    <w:multiLevelType w:val="hybridMultilevel"/>
    <w:tmpl w:val="5A0E1C7A"/>
    <w:lvl w:ilvl="0" w:tplc="4A32BE42">
      <w:start w:val="1"/>
      <w:numFmt w:val="bullet"/>
      <w:lvlText w:val="-"/>
      <w:lvlJc w:val="left"/>
      <w:pPr>
        <w:ind w:left="411"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1EF255C3"/>
    <w:multiLevelType w:val="hybridMultilevel"/>
    <w:tmpl w:val="8FCADF42"/>
    <w:lvl w:ilvl="0" w:tplc="31482622">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8C96355"/>
    <w:multiLevelType w:val="hybridMultilevel"/>
    <w:tmpl w:val="F5A683CA"/>
    <w:lvl w:ilvl="0" w:tplc="DB665590">
      <w:start w:val="1"/>
      <w:numFmt w:val="bullet"/>
      <w:lvlText w:val="o"/>
      <w:lvlJc w:val="left"/>
      <w:pPr>
        <w:tabs>
          <w:tab w:val="num" w:pos="720"/>
        </w:tabs>
        <w:ind w:left="720" w:hanging="360"/>
      </w:pPr>
      <w:rPr>
        <w:rFonts w:ascii="Courier New" w:hAnsi="Courier New" w:hint="default"/>
      </w:rPr>
    </w:lvl>
    <w:lvl w:ilvl="1" w:tplc="A62A3952">
      <w:start w:val="4096"/>
      <w:numFmt w:val="bullet"/>
      <w:lvlText w:val="/"/>
      <w:lvlJc w:val="left"/>
      <w:pPr>
        <w:tabs>
          <w:tab w:val="num" w:pos="1440"/>
        </w:tabs>
        <w:ind w:left="1440" w:hanging="360"/>
      </w:pPr>
      <w:rPr>
        <w:rFonts w:ascii="Courier New" w:hAnsi="Courier New" w:hint="default"/>
      </w:rPr>
    </w:lvl>
    <w:lvl w:ilvl="2" w:tplc="A62A3952">
      <w:start w:val="4096"/>
      <w:numFmt w:val="bullet"/>
      <w:lvlText w:val="/"/>
      <w:lvlJc w:val="left"/>
      <w:pPr>
        <w:tabs>
          <w:tab w:val="num" w:pos="2160"/>
        </w:tabs>
        <w:ind w:left="2160" w:hanging="360"/>
      </w:pPr>
      <w:rPr>
        <w:rFonts w:ascii="Courier New" w:hAnsi="Courier New" w:hint="default"/>
      </w:rPr>
    </w:lvl>
    <w:lvl w:ilvl="3" w:tplc="52DE869C" w:tentative="1">
      <w:start w:val="1"/>
      <w:numFmt w:val="bullet"/>
      <w:lvlText w:val="o"/>
      <w:lvlJc w:val="left"/>
      <w:pPr>
        <w:tabs>
          <w:tab w:val="num" w:pos="2880"/>
        </w:tabs>
        <w:ind w:left="2880" w:hanging="360"/>
      </w:pPr>
      <w:rPr>
        <w:rFonts w:ascii="Courier New" w:hAnsi="Courier New" w:hint="default"/>
      </w:rPr>
    </w:lvl>
    <w:lvl w:ilvl="4" w:tplc="A176B936" w:tentative="1">
      <w:start w:val="1"/>
      <w:numFmt w:val="bullet"/>
      <w:lvlText w:val="o"/>
      <w:lvlJc w:val="left"/>
      <w:pPr>
        <w:tabs>
          <w:tab w:val="num" w:pos="3600"/>
        </w:tabs>
        <w:ind w:left="3600" w:hanging="360"/>
      </w:pPr>
      <w:rPr>
        <w:rFonts w:ascii="Courier New" w:hAnsi="Courier New" w:hint="default"/>
      </w:rPr>
    </w:lvl>
    <w:lvl w:ilvl="5" w:tplc="C1602A18" w:tentative="1">
      <w:start w:val="1"/>
      <w:numFmt w:val="bullet"/>
      <w:lvlText w:val="o"/>
      <w:lvlJc w:val="left"/>
      <w:pPr>
        <w:tabs>
          <w:tab w:val="num" w:pos="4320"/>
        </w:tabs>
        <w:ind w:left="4320" w:hanging="360"/>
      </w:pPr>
      <w:rPr>
        <w:rFonts w:ascii="Courier New" w:hAnsi="Courier New" w:hint="default"/>
      </w:rPr>
    </w:lvl>
    <w:lvl w:ilvl="6" w:tplc="422CDDE4" w:tentative="1">
      <w:start w:val="1"/>
      <w:numFmt w:val="bullet"/>
      <w:lvlText w:val="o"/>
      <w:lvlJc w:val="left"/>
      <w:pPr>
        <w:tabs>
          <w:tab w:val="num" w:pos="5040"/>
        </w:tabs>
        <w:ind w:left="5040" w:hanging="360"/>
      </w:pPr>
      <w:rPr>
        <w:rFonts w:ascii="Courier New" w:hAnsi="Courier New" w:hint="default"/>
      </w:rPr>
    </w:lvl>
    <w:lvl w:ilvl="7" w:tplc="EDCEBA8C" w:tentative="1">
      <w:start w:val="1"/>
      <w:numFmt w:val="bullet"/>
      <w:lvlText w:val="o"/>
      <w:lvlJc w:val="left"/>
      <w:pPr>
        <w:tabs>
          <w:tab w:val="num" w:pos="5760"/>
        </w:tabs>
        <w:ind w:left="5760" w:hanging="360"/>
      </w:pPr>
      <w:rPr>
        <w:rFonts w:ascii="Courier New" w:hAnsi="Courier New" w:hint="default"/>
      </w:rPr>
    </w:lvl>
    <w:lvl w:ilvl="8" w:tplc="3FDA04BC" w:tentative="1">
      <w:start w:val="1"/>
      <w:numFmt w:val="bullet"/>
      <w:lvlText w:val="o"/>
      <w:lvlJc w:val="left"/>
      <w:pPr>
        <w:tabs>
          <w:tab w:val="num" w:pos="6480"/>
        </w:tabs>
        <w:ind w:left="6480" w:hanging="360"/>
      </w:pPr>
      <w:rPr>
        <w:rFonts w:ascii="Courier New" w:hAnsi="Courier New" w:hint="default"/>
      </w:rPr>
    </w:lvl>
  </w:abstractNum>
  <w:abstractNum w:abstractNumId="15" w15:restartNumberingAfterBreak="0">
    <w:nsid w:val="29500AFF"/>
    <w:multiLevelType w:val="hybridMultilevel"/>
    <w:tmpl w:val="87121DB6"/>
    <w:lvl w:ilvl="0" w:tplc="741E4488">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C6F5471"/>
    <w:multiLevelType w:val="hybridMultilevel"/>
    <w:tmpl w:val="73088E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2F187A21"/>
    <w:multiLevelType w:val="hybridMultilevel"/>
    <w:tmpl w:val="2E12E80E"/>
    <w:lvl w:ilvl="0" w:tplc="A62A3952">
      <w:start w:val="4096"/>
      <w:numFmt w:val="bullet"/>
      <w:lvlText w:val="/"/>
      <w:lvlJc w:val="left"/>
      <w:pPr>
        <w:ind w:left="3904" w:hanging="360"/>
      </w:pPr>
      <w:rPr>
        <w:rFonts w:ascii="Courier New" w:hAnsi="Courier New" w:hint="default"/>
      </w:rPr>
    </w:lvl>
    <w:lvl w:ilvl="1" w:tplc="A62A3952">
      <w:start w:val="4096"/>
      <w:numFmt w:val="bullet"/>
      <w:lvlText w:val="/"/>
      <w:lvlJc w:val="left"/>
      <w:pPr>
        <w:ind w:left="4624" w:hanging="360"/>
      </w:pPr>
      <w:rPr>
        <w:rFonts w:ascii="Courier New" w:hAnsi="Courier New" w:hint="default"/>
      </w:rPr>
    </w:lvl>
    <w:lvl w:ilvl="2" w:tplc="08070005">
      <w:start w:val="1"/>
      <w:numFmt w:val="bullet"/>
      <w:lvlText w:val=""/>
      <w:lvlJc w:val="left"/>
      <w:pPr>
        <w:ind w:left="5344" w:hanging="360"/>
      </w:pPr>
      <w:rPr>
        <w:rFonts w:ascii="Wingdings" w:hAnsi="Wingdings" w:hint="default"/>
      </w:rPr>
    </w:lvl>
    <w:lvl w:ilvl="3" w:tplc="08070001" w:tentative="1">
      <w:start w:val="1"/>
      <w:numFmt w:val="bullet"/>
      <w:lvlText w:val=""/>
      <w:lvlJc w:val="left"/>
      <w:pPr>
        <w:ind w:left="6064" w:hanging="360"/>
      </w:pPr>
      <w:rPr>
        <w:rFonts w:ascii="Symbol" w:hAnsi="Symbol" w:hint="default"/>
      </w:rPr>
    </w:lvl>
    <w:lvl w:ilvl="4" w:tplc="08070003" w:tentative="1">
      <w:start w:val="1"/>
      <w:numFmt w:val="bullet"/>
      <w:lvlText w:val="o"/>
      <w:lvlJc w:val="left"/>
      <w:pPr>
        <w:ind w:left="6784" w:hanging="360"/>
      </w:pPr>
      <w:rPr>
        <w:rFonts w:ascii="Courier New" w:hAnsi="Courier New" w:cs="Courier New" w:hint="default"/>
      </w:rPr>
    </w:lvl>
    <w:lvl w:ilvl="5" w:tplc="08070005" w:tentative="1">
      <w:start w:val="1"/>
      <w:numFmt w:val="bullet"/>
      <w:lvlText w:val=""/>
      <w:lvlJc w:val="left"/>
      <w:pPr>
        <w:ind w:left="7504" w:hanging="360"/>
      </w:pPr>
      <w:rPr>
        <w:rFonts w:ascii="Wingdings" w:hAnsi="Wingdings" w:hint="default"/>
      </w:rPr>
    </w:lvl>
    <w:lvl w:ilvl="6" w:tplc="08070001" w:tentative="1">
      <w:start w:val="1"/>
      <w:numFmt w:val="bullet"/>
      <w:lvlText w:val=""/>
      <w:lvlJc w:val="left"/>
      <w:pPr>
        <w:ind w:left="8224" w:hanging="360"/>
      </w:pPr>
      <w:rPr>
        <w:rFonts w:ascii="Symbol" w:hAnsi="Symbol" w:hint="default"/>
      </w:rPr>
    </w:lvl>
    <w:lvl w:ilvl="7" w:tplc="08070003" w:tentative="1">
      <w:start w:val="1"/>
      <w:numFmt w:val="bullet"/>
      <w:lvlText w:val="o"/>
      <w:lvlJc w:val="left"/>
      <w:pPr>
        <w:ind w:left="8944" w:hanging="360"/>
      </w:pPr>
      <w:rPr>
        <w:rFonts w:ascii="Courier New" w:hAnsi="Courier New" w:cs="Courier New" w:hint="default"/>
      </w:rPr>
    </w:lvl>
    <w:lvl w:ilvl="8" w:tplc="08070005" w:tentative="1">
      <w:start w:val="1"/>
      <w:numFmt w:val="bullet"/>
      <w:lvlText w:val=""/>
      <w:lvlJc w:val="left"/>
      <w:pPr>
        <w:ind w:left="9664" w:hanging="360"/>
      </w:pPr>
      <w:rPr>
        <w:rFonts w:ascii="Wingdings" w:hAnsi="Wingdings" w:hint="default"/>
      </w:rPr>
    </w:lvl>
  </w:abstractNum>
  <w:abstractNum w:abstractNumId="18" w15:restartNumberingAfterBreak="0">
    <w:nsid w:val="2FF2029A"/>
    <w:multiLevelType w:val="hybridMultilevel"/>
    <w:tmpl w:val="D422B63A"/>
    <w:lvl w:ilvl="0" w:tplc="4A32BE42">
      <w:start w:val="1"/>
      <w:numFmt w:val="bullet"/>
      <w:lvlText w:val="-"/>
      <w:lvlJc w:val="left"/>
      <w:pPr>
        <w:ind w:left="411"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4D8046B"/>
    <w:multiLevelType w:val="hybridMultilevel"/>
    <w:tmpl w:val="95C87D66"/>
    <w:lvl w:ilvl="0" w:tplc="4A32BE42">
      <w:start w:val="1"/>
      <w:numFmt w:val="bullet"/>
      <w:lvlText w:val="-"/>
      <w:lvlJc w:val="left"/>
      <w:pPr>
        <w:ind w:left="411" w:hanging="360"/>
      </w:pPr>
      <w:rPr>
        <w:rFonts w:ascii="Calibri" w:eastAsiaTheme="minorHAnsi" w:hAnsi="Calibri" w:cs="Calibri" w:hint="default"/>
      </w:rPr>
    </w:lvl>
    <w:lvl w:ilvl="1" w:tplc="08070003">
      <w:start w:val="1"/>
      <w:numFmt w:val="bullet"/>
      <w:lvlText w:val="o"/>
      <w:lvlJc w:val="left"/>
      <w:pPr>
        <w:ind w:left="1131" w:hanging="360"/>
      </w:pPr>
      <w:rPr>
        <w:rFonts w:ascii="Courier New" w:hAnsi="Courier New" w:cs="Courier New" w:hint="default"/>
      </w:rPr>
    </w:lvl>
    <w:lvl w:ilvl="2" w:tplc="08070005" w:tentative="1">
      <w:start w:val="1"/>
      <w:numFmt w:val="bullet"/>
      <w:lvlText w:val=""/>
      <w:lvlJc w:val="left"/>
      <w:pPr>
        <w:ind w:left="1851" w:hanging="360"/>
      </w:pPr>
      <w:rPr>
        <w:rFonts w:ascii="Wingdings" w:hAnsi="Wingdings" w:hint="default"/>
      </w:rPr>
    </w:lvl>
    <w:lvl w:ilvl="3" w:tplc="08070001" w:tentative="1">
      <w:start w:val="1"/>
      <w:numFmt w:val="bullet"/>
      <w:lvlText w:val=""/>
      <w:lvlJc w:val="left"/>
      <w:pPr>
        <w:ind w:left="2571" w:hanging="360"/>
      </w:pPr>
      <w:rPr>
        <w:rFonts w:ascii="Symbol" w:hAnsi="Symbol" w:hint="default"/>
      </w:rPr>
    </w:lvl>
    <w:lvl w:ilvl="4" w:tplc="08070003" w:tentative="1">
      <w:start w:val="1"/>
      <w:numFmt w:val="bullet"/>
      <w:lvlText w:val="o"/>
      <w:lvlJc w:val="left"/>
      <w:pPr>
        <w:ind w:left="3291" w:hanging="360"/>
      </w:pPr>
      <w:rPr>
        <w:rFonts w:ascii="Courier New" w:hAnsi="Courier New" w:cs="Courier New" w:hint="default"/>
      </w:rPr>
    </w:lvl>
    <w:lvl w:ilvl="5" w:tplc="08070005" w:tentative="1">
      <w:start w:val="1"/>
      <w:numFmt w:val="bullet"/>
      <w:lvlText w:val=""/>
      <w:lvlJc w:val="left"/>
      <w:pPr>
        <w:ind w:left="4011" w:hanging="360"/>
      </w:pPr>
      <w:rPr>
        <w:rFonts w:ascii="Wingdings" w:hAnsi="Wingdings" w:hint="default"/>
      </w:rPr>
    </w:lvl>
    <w:lvl w:ilvl="6" w:tplc="08070001" w:tentative="1">
      <w:start w:val="1"/>
      <w:numFmt w:val="bullet"/>
      <w:lvlText w:val=""/>
      <w:lvlJc w:val="left"/>
      <w:pPr>
        <w:ind w:left="4731" w:hanging="360"/>
      </w:pPr>
      <w:rPr>
        <w:rFonts w:ascii="Symbol" w:hAnsi="Symbol" w:hint="default"/>
      </w:rPr>
    </w:lvl>
    <w:lvl w:ilvl="7" w:tplc="08070003" w:tentative="1">
      <w:start w:val="1"/>
      <w:numFmt w:val="bullet"/>
      <w:lvlText w:val="o"/>
      <w:lvlJc w:val="left"/>
      <w:pPr>
        <w:ind w:left="5451" w:hanging="360"/>
      </w:pPr>
      <w:rPr>
        <w:rFonts w:ascii="Courier New" w:hAnsi="Courier New" w:cs="Courier New" w:hint="default"/>
      </w:rPr>
    </w:lvl>
    <w:lvl w:ilvl="8" w:tplc="08070005" w:tentative="1">
      <w:start w:val="1"/>
      <w:numFmt w:val="bullet"/>
      <w:lvlText w:val=""/>
      <w:lvlJc w:val="left"/>
      <w:pPr>
        <w:ind w:left="6171" w:hanging="360"/>
      </w:pPr>
      <w:rPr>
        <w:rFonts w:ascii="Wingdings" w:hAnsi="Wingdings" w:hint="default"/>
      </w:rPr>
    </w:lvl>
  </w:abstractNum>
  <w:abstractNum w:abstractNumId="20" w15:restartNumberingAfterBreak="0">
    <w:nsid w:val="3A254CB9"/>
    <w:multiLevelType w:val="hybridMultilevel"/>
    <w:tmpl w:val="46280430"/>
    <w:lvl w:ilvl="0" w:tplc="A62A3952">
      <w:start w:val="4096"/>
      <w:numFmt w:val="bullet"/>
      <w:lvlText w:val="/"/>
      <w:lvlJc w:val="left"/>
      <w:pPr>
        <w:ind w:left="720" w:hanging="360"/>
      </w:pPr>
      <w:rPr>
        <w:rFonts w:ascii="Courier New" w:hAnsi="Courier New"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B001E6B"/>
    <w:multiLevelType w:val="hybridMultilevel"/>
    <w:tmpl w:val="3BDE198A"/>
    <w:lvl w:ilvl="0" w:tplc="4A32BE42">
      <w:start w:val="1"/>
      <w:numFmt w:val="bullet"/>
      <w:lvlText w:val="-"/>
      <w:lvlJc w:val="left"/>
      <w:pPr>
        <w:ind w:left="411"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DEA6EF1"/>
    <w:multiLevelType w:val="hybridMultilevel"/>
    <w:tmpl w:val="1EF62D9A"/>
    <w:lvl w:ilvl="0" w:tplc="4A32BE42">
      <w:start w:val="1"/>
      <w:numFmt w:val="bullet"/>
      <w:lvlText w:val="-"/>
      <w:lvlJc w:val="left"/>
      <w:pPr>
        <w:ind w:left="411" w:hanging="360"/>
      </w:pPr>
      <w:rPr>
        <w:rFonts w:ascii="Calibri" w:eastAsiaTheme="minorHAnsi" w:hAnsi="Calibri" w:cs="Calibri" w:hint="default"/>
      </w:rPr>
    </w:lvl>
    <w:lvl w:ilvl="1" w:tplc="08070003" w:tentative="1">
      <w:start w:val="1"/>
      <w:numFmt w:val="bullet"/>
      <w:lvlText w:val="o"/>
      <w:lvlJc w:val="left"/>
      <w:pPr>
        <w:ind w:left="1131" w:hanging="360"/>
      </w:pPr>
      <w:rPr>
        <w:rFonts w:ascii="Courier New" w:hAnsi="Courier New" w:cs="Courier New" w:hint="default"/>
      </w:rPr>
    </w:lvl>
    <w:lvl w:ilvl="2" w:tplc="08070005" w:tentative="1">
      <w:start w:val="1"/>
      <w:numFmt w:val="bullet"/>
      <w:lvlText w:val=""/>
      <w:lvlJc w:val="left"/>
      <w:pPr>
        <w:ind w:left="1851" w:hanging="360"/>
      </w:pPr>
      <w:rPr>
        <w:rFonts w:ascii="Wingdings" w:hAnsi="Wingdings" w:hint="default"/>
      </w:rPr>
    </w:lvl>
    <w:lvl w:ilvl="3" w:tplc="08070001" w:tentative="1">
      <w:start w:val="1"/>
      <w:numFmt w:val="bullet"/>
      <w:lvlText w:val=""/>
      <w:lvlJc w:val="left"/>
      <w:pPr>
        <w:ind w:left="2571" w:hanging="360"/>
      </w:pPr>
      <w:rPr>
        <w:rFonts w:ascii="Symbol" w:hAnsi="Symbol" w:hint="default"/>
      </w:rPr>
    </w:lvl>
    <w:lvl w:ilvl="4" w:tplc="08070003" w:tentative="1">
      <w:start w:val="1"/>
      <w:numFmt w:val="bullet"/>
      <w:lvlText w:val="o"/>
      <w:lvlJc w:val="left"/>
      <w:pPr>
        <w:ind w:left="3291" w:hanging="360"/>
      </w:pPr>
      <w:rPr>
        <w:rFonts w:ascii="Courier New" w:hAnsi="Courier New" w:cs="Courier New" w:hint="default"/>
      </w:rPr>
    </w:lvl>
    <w:lvl w:ilvl="5" w:tplc="08070005" w:tentative="1">
      <w:start w:val="1"/>
      <w:numFmt w:val="bullet"/>
      <w:lvlText w:val=""/>
      <w:lvlJc w:val="left"/>
      <w:pPr>
        <w:ind w:left="4011" w:hanging="360"/>
      </w:pPr>
      <w:rPr>
        <w:rFonts w:ascii="Wingdings" w:hAnsi="Wingdings" w:hint="default"/>
      </w:rPr>
    </w:lvl>
    <w:lvl w:ilvl="6" w:tplc="08070001" w:tentative="1">
      <w:start w:val="1"/>
      <w:numFmt w:val="bullet"/>
      <w:lvlText w:val=""/>
      <w:lvlJc w:val="left"/>
      <w:pPr>
        <w:ind w:left="4731" w:hanging="360"/>
      </w:pPr>
      <w:rPr>
        <w:rFonts w:ascii="Symbol" w:hAnsi="Symbol" w:hint="default"/>
      </w:rPr>
    </w:lvl>
    <w:lvl w:ilvl="7" w:tplc="08070003" w:tentative="1">
      <w:start w:val="1"/>
      <w:numFmt w:val="bullet"/>
      <w:lvlText w:val="o"/>
      <w:lvlJc w:val="left"/>
      <w:pPr>
        <w:ind w:left="5451" w:hanging="360"/>
      </w:pPr>
      <w:rPr>
        <w:rFonts w:ascii="Courier New" w:hAnsi="Courier New" w:cs="Courier New" w:hint="default"/>
      </w:rPr>
    </w:lvl>
    <w:lvl w:ilvl="8" w:tplc="08070005" w:tentative="1">
      <w:start w:val="1"/>
      <w:numFmt w:val="bullet"/>
      <w:lvlText w:val=""/>
      <w:lvlJc w:val="left"/>
      <w:pPr>
        <w:ind w:left="6171" w:hanging="360"/>
      </w:pPr>
      <w:rPr>
        <w:rFonts w:ascii="Wingdings" w:hAnsi="Wingdings" w:hint="default"/>
      </w:rPr>
    </w:lvl>
  </w:abstractNum>
  <w:abstractNum w:abstractNumId="23" w15:restartNumberingAfterBreak="0">
    <w:nsid w:val="40553DC2"/>
    <w:multiLevelType w:val="hybridMultilevel"/>
    <w:tmpl w:val="FC0CE8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4792B4D"/>
    <w:multiLevelType w:val="hybridMultilevel"/>
    <w:tmpl w:val="C5AC09BA"/>
    <w:lvl w:ilvl="0" w:tplc="4A32BE42">
      <w:start w:val="1"/>
      <w:numFmt w:val="bullet"/>
      <w:lvlText w:val="-"/>
      <w:lvlJc w:val="left"/>
      <w:pPr>
        <w:ind w:left="411"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72A4C71"/>
    <w:multiLevelType w:val="hybridMultilevel"/>
    <w:tmpl w:val="A09AC628"/>
    <w:lvl w:ilvl="0" w:tplc="4A32BE42">
      <w:start w:val="1"/>
      <w:numFmt w:val="bullet"/>
      <w:lvlText w:val="-"/>
      <w:lvlJc w:val="left"/>
      <w:pPr>
        <w:ind w:left="411"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7525BFF"/>
    <w:multiLevelType w:val="hybridMultilevel"/>
    <w:tmpl w:val="BB7C22AA"/>
    <w:lvl w:ilvl="0" w:tplc="0807000F">
      <w:start w:val="1"/>
      <w:numFmt w:val="decimal"/>
      <w:lvlText w:val="%1."/>
      <w:lvlJc w:val="left"/>
      <w:pPr>
        <w:ind w:left="360" w:hanging="360"/>
      </w:pPr>
      <w:rPr>
        <w:rFonts w:hint="default"/>
      </w:rPr>
    </w:lvl>
    <w:lvl w:ilvl="1" w:tplc="08070001">
      <w:start w:val="1"/>
      <w:numFmt w:val="bullet"/>
      <w:lvlText w:val=""/>
      <w:lvlJc w:val="left"/>
      <w:pPr>
        <w:ind w:left="1080" w:hanging="360"/>
      </w:pPr>
      <w:rPr>
        <w:rFonts w:ascii="Symbol" w:hAnsi="Symbol" w:hint="default"/>
      </w:rPr>
    </w:lvl>
    <w:lvl w:ilvl="2" w:tplc="08070001">
      <w:start w:val="1"/>
      <w:numFmt w:val="bullet"/>
      <w:lvlText w:val=""/>
      <w:lvlJc w:val="left"/>
      <w:pPr>
        <w:ind w:left="1800" w:hanging="180"/>
      </w:pPr>
      <w:rPr>
        <w:rFonts w:ascii="Symbol" w:hAnsi="Symbol" w:hint="default"/>
      </w:r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7" w15:restartNumberingAfterBreak="0">
    <w:nsid w:val="47926311"/>
    <w:multiLevelType w:val="multilevel"/>
    <w:tmpl w:val="66264E1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2F5496" w:themeColor="accent1" w:themeShade="BF"/>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4941773C"/>
    <w:multiLevelType w:val="hybridMultilevel"/>
    <w:tmpl w:val="ECCA9C2C"/>
    <w:lvl w:ilvl="0" w:tplc="F14CA77E">
      <w:start w:val="1"/>
      <w:numFmt w:val="decimal"/>
      <w:lvlText w:val="%1"/>
      <w:lvlJc w:val="left"/>
      <w:pPr>
        <w:ind w:left="432" w:hanging="432"/>
      </w:pPr>
      <w:rPr>
        <w:rFonts w:hint="default"/>
      </w:rPr>
    </w:lvl>
    <w:lvl w:ilvl="1" w:tplc="0270D5AA">
      <w:start w:val="1"/>
      <w:numFmt w:val="decimal"/>
      <w:lvlText w:val="%1.%2"/>
      <w:lvlJc w:val="left"/>
      <w:pPr>
        <w:ind w:left="576" w:hanging="576"/>
      </w:pPr>
      <w:rPr>
        <w:rFonts w:hint="default"/>
        <w:color w:val="2F5496" w:themeColor="accent1" w:themeShade="BF"/>
      </w:rPr>
    </w:lvl>
    <w:lvl w:ilvl="2" w:tplc="71EE290E">
      <w:start w:val="1"/>
      <w:numFmt w:val="decimal"/>
      <w:lvlText w:val="%1.%2.%3"/>
      <w:lvlJc w:val="left"/>
      <w:pPr>
        <w:ind w:left="720" w:hanging="720"/>
      </w:pPr>
      <w:rPr>
        <w:rFonts w:hint="default"/>
      </w:rPr>
    </w:lvl>
    <w:lvl w:ilvl="3" w:tplc="6088D090">
      <w:start w:val="1"/>
      <w:numFmt w:val="decimal"/>
      <w:lvlText w:val="%1.%2.%3.%4"/>
      <w:lvlJc w:val="left"/>
      <w:pPr>
        <w:ind w:left="864" w:hanging="864"/>
      </w:pPr>
      <w:rPr>
        <w:rFonts w:hint="default"/>
      </w:rPr>
    </w:lvl>
    <w:lvl w:ilvl="4" w:tplc="CC568FD2">
      <w:start w:val="1"/>
      <w:numFmt w:val="decimal"/>
      <w:lvlText w:val="%1.%2.%3.%4.%5"/>
      <w:lvlJc w:val="left"/>
      <w:pPr>
        <w:ind w:left="1008" w:hanging="1008"/>
      </w:pPr>
      <w:rPr>
        <w:rFonts w:hint="default"/>
      </w:rPr>
    </w:lvl>
    <w:lvl w:ilvl="5" w:tplc="139A6DCA">
      <w:start w:val="1"/>
      <w:numFmt w:val="decimal"/>
      <w:lvlText w:val="%1.%2.%3.%4.%5.%6"/>
      <w:lvlJc w:val="left"/>
      <w:pPr>
        <w:ind w:left="1152" w:hanging="1152"/>
      </w:pPr>
      <w:rPr>
        <w:rFonts w:hint="default"/>
      </w:rPr>
    </w:lvl>
    <w:lvl w:ilvl="6" w:tplc="64B83F08">
      <w:start w:val="1"/>
      <w:numFmt w:val="decimal"/>
      <w:lvlText w:val="%1.%2.%3.%4.%5.%6.%7"/>
      <w:lvlJc w:val="left"/>
      <w:pPr>
        <w:ind w:left="1296" w:hanging="1296"/>
      </w:pPr>
      <w:rPr>
        <w:rFonts w:hint="default"/>
      </w:rPr>
    </w:lvl>
    <w:lvl w:ilvl="7" w:tplc="857A0CFC">
      <w:start w:val="1"/>
      <w:numFmt w:val="decimal"/>
      <w:lvlText w:val="%1.%2.%3.%4.%5.%6.%7.%8"/>
      <w:lvlJc w:val="left"/>
      <w:pPr>
        <w:ind w:left="1440" w:hanging="1440"/>
      </w:pPr>
      <w:rPr>
        <w:rFonts w:hint="default"/>
      </w:rPr>
    </w:lvl>
    <w:lvl w:ilvl="8" w:tplc="76BEC898">
      <w:start w:val="1"/>
      <w:numFmt w:val="decimal"/>
      <w:lvlText w:val="%1.%2.%3.%4.%5.%6.%7.%8.%9"/>
      <w:lvlJc w:val="left"/>
      <w:pPr>
        <w:ind w:left="1584" w:hanging="1584"/>
      </w:pPr>
      <w:rPr>
        <w:rFonts w:hint="default"/>
      </w:rPr>
    </w:lvl>
  </w:abstractNum>
  <w:abstractNum w:abstractNumId="29" w15:restartNumberingAfterBreak="0">
    <w:nsid w:val="4A456DEC"/>
    <w:multiLevelType w:val="hybridMultilevel"/>
    <w:tmpl w:val="94B2F4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4AD929FB"/>
    <w:multiLevelType w:val="hybridMultilevel"/>
    <w:tmpl w:val="9C722C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4BE142AB"/>
    <w:multiLevelType w:val="hybridMultilevel"/>
    <w:tmpl w:val="AAEE17FA"/>
    <w:lvl w:ilvl="0" w:tplc="4A32BE42">
      <w:start w:val="1"/>
      <w:numFmt w:val="bullet"/>
      <w:lvlText w:val="-"/>
      <w:lvlJc w:val="left"/>
      <w:pPr>
        <w:ind w:left="411"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4E2648AD"/>
    <w:multiLevelType w:val="hybridMultilevel"/>
    <w:tmpl w:val="17825868"/>
    <w:lvl w:ilvl="0" w:tplc="A490C638">
      <w:start w:val="1"/>
      <w:numFmt w:val="decimal"/>
      <w:pStyle w:val="Heading1"/>
      <w:lvlText w:val="%1"/>
      <w:lvlJc w:val="left"/>
      <w:pPr>
        <w:ind w:left="432" w:hanging="432"/>
      </w:pPr>
      <w:rPr>
        <w:rFonts w:hint="default"/>
      </w:rPr>
    </w:lvl>
    <w:lvl w:ilvl="1" w:tplc="00CE5690">
      <w:start w:val="1"/>
      <w:numFmt w:val="decimal"/>
      <w:pStyle w:val="Heading2"/>
      <w:lvlText w:val="%1.%2"/>
      <w:lvlJc w:val="left"/>
      <w:pPr>
        <w:ind w:left="576" w:hanging="576"/>
      </w:pPr>
      <w:rPr>
        <w:rFonts w:hint="default"/>
        <w:color w:val="2F5496" w:themeColor="accent1" w:themeShade="BF"/>
      </w:rPr>
    </w:lvl>
    <w:lvl w:ilvl="2" w:tplc="6E44A686">
      <w:start w:val="1"/>
      <w:numFmt w:val="decimal"/>
      <w:pStyle w:val="Heading3"/>
      <w:lvlText w:val="%1.%2.%3"/>
      <w:lvlJc w:val="left"/>
      <w:pPr>
        <w:ind w:left="720" w:hanging="720"/>
      </w:pPr>
      <w:rPr>
        <w:rFonts w:hint="default"/>
      </w:rPr>
    </w:lvl>
    <w:lvl w:ilvl="3" w:tplc="D8D04768">
      <w:start w:val="1"/>
      <w:numFmt w:val="decimal"/>
      <w:pStyle w:val="Heading4"/>
      <w:lvlText w:val="%1.%2.%3.%4"/>
      <w:lvlJc w:val="left"/>
      <w:pPr>
        <w:ind w:left="864" w:hanging="864"/>
      </w:pPr>
      <w:rPr>
        <w:rFonts w:hint="default"/>
      </w:rPr>
    </w:lvl>
    <w:lvl w:ilvl="4" w:tplc="F7A661A2">
      <w:start w:val="1"/>
      <w:numFmt w:val="decimal"/>
      <w:lvlText w:val="%1.%2.%3.%4.%5"/>
      <w:lvlJc w:val="left"/>
      <w:pPr>
        <w:ind w:left="1008" w:hanging="1008"/>
      </w:pPr>
      <w:rPr>
        <w:rFonts w:hint="default"/>
      </w:rPr>
    </w:lvl>
    <w:lvl w:ilvl="5" w:tplc="15468160">
      <w:start w:val="1"/>
      <w:numFmt w:val="decimal"/>
      <w:lvlText w:val="%1.%2.%3.%4.%5.%6"/>
      <w:lvlJc w:val="left"/>
      <w:pPr>
        <w:ind w:left="1152" w:hanging="1152"/>
      </w:pPr>
      <w:rPr>
        <w:rFonts w:hint="default"/>
      </w:rPr>
    </w:lvl>
    <w:lvl w:ilvl="6" w:tplc="BE74E2D8">
      <w:start w:val="1"/>
      <w:numFmt w:val="decimal"/>
      <w:lvlText w:val="%1.%2.%3.%4.%5.%6.%7"/>
      <w:lvlJc w:val="left"/>
      <w:pPr>
        <w:ind w:left="1296" w:hanging="1296"/>
      </w:pPr>
      <w:rPr>
        <w:rFonts w:hint="default"/>
      </w:rPr>
    </w:lvl>
    <w:lvl w:ilvl="7" w:tplc="0F50C0C2">
      <w:start w:val="1"/>
      <w:numFmt w:val="decimal"/>
      <w:lvlText w:val="%1.%2.%3.%4.%5.%6.%7.%8"/>
      <w:lvlJc w:val="left"/>
      <w:pPr>
        <w:ind w:left="1440" w:hanging="1440"/>
      </w:pPr>
      <w:rPr>
        <w:rFonts w:hint="default"/>
      </w:rPr>
    </w:lvl>
    <w:lvl w:ilvl="8" w:tplc="566E426A">
      <w:start w:val="1"/>
      <w:numFmt w:val="decimal"/>
      <w:lvlText w:val="%1.%2.%3.%4.%5.%6.%7.%8.%9"/>
      <w:lvlJc w:val="left"/>
      <w:pPr>
        <w:ind w:left="1584" w:hanging="1584"/>
      </w:pPr>
      <w:rPr>
        <w:rFonts w:hint="default"/>
      </w:rPr>
    </w:lvl>
  </w:abstractNum>
  <w:abstractNum w:abstractNumId="33" w15:restartNumberingAfterBreak="0">
    <w:nsid w:val="4F332599"/>
    <w:multiLevelType w:val="hybridMultilevel"/>
    <w:tmpl w:val="356851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51B13DD0"/>
    <w:multiLevelType w:val="hybridMultilevel"/>
    <w:tmpl w:val="0DCA3BF2"/>
    <w:lvl w:ilvl="0" w:tplc="4A32BE42">
      <w:start w:val="1"/>
      <w:numFmt w:val="bullet"/>
      <w:lvlText w:val="-"/>
      <w:lvlJc w:val="left"/>
      <w:pPr>
        <w:ind w:left="411"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57702295"/>
    <w:multiLevelType w:val="hybridMultilevel"/>
    <w:tmpl w:val="A74CBA5E"/>
    <w:lvl w:ilvl="0" w:tplc="A62A3952">
      <w:start w:val="4096"/>
      <w:numFmt w:val="bullet"/>
      <w:lvlText w:val="/"/>
      <w:lvlJc w:val="left"/>
      <w:pPr>
        <w:ind w:left="1428" w:hanging="360"/>
      </w:pPr>
      <w:rPr>
        <w:rFonts w:ascii="Courier New" w:hAnsi="Courier New" w:hint="default"/>
      </w:rPr>
    </w:lvl>
    <w:lvl w:ilvl="1" w:tplc="A62A3952">
      <w:start w:val="4096"/>
      <w:numFmt w:val="bullet"/>
      <w:lvlText w:val="/"/>
      <w:lvlJc w:val="left"/>
      <w:pPr>
        <w:ind w:left="2148" w:hanging="360"/>
      </w:pPr>
      <w:rPr>
        <w:rFonts w:ascii="Courier New" w:hAnsi="Courier New" w:hint="default"/>
      </w:rPr>
    </w:lvl>
    <w:lvl w:ilvl="2" w:tplc="08070005">
      <w:start w:val="1"/>
      <w:numFmt w:val="bullet"/>
      <w:lvlText w:val=""/>
      <w:lvlJc w:val="left"/>
      <w:pPr>
        <w:ind w:left="2868" w:hanging="360"/>
      </w:pPr>
      <w:rPr>
        <w:rFonts w:ascii="Wingdings" w:hAnsi="Wingdings" w:hint="default"/>
      </w:rPr>
    </w:lvl>
    <w:lvl w:ilvl="3" w:tplc="08070001" w:tentative="1">
      <w:start w:val="1"/>
      <w:numFmt w:val="bullet"/>
      <w:lvlText w:val=""/>
      <w:lvlJc w:val="left"/>
      <w:pPr>
        <w:ind w:left="3588" w:hanging="360"/>
      </w:pPr>
      <w:rPr>
        <w:rFonts w:ascii="Symbol" w:hAnsi="Symbol" w:hint="default"/>
      </w:rPr>
    </w:lvl>
    <w:lvl w:ilvl="4" w:tplc="08070003" w:tentative="1">
      <w:start w:val="1"/>
      <w:numFmt w:val="bullet"/>
      <w:lvlText w:val="o"/>
      <w:lvlJc w:val="left"/>
      <w:pPr>
        <w:ind w:left="4308" w:hanging="360"/>
      </w:pPr>
      <w:rPr>
        <w:rFonts w:ascii="Courier New" w:hAnsi="Courier New" w:cs="Courier New" w:hint="default"/>
      </w:rPr>
    </w:lvl>
    <w:lvl w:ilvl="5" w:tplc="08070005" w:tentative="1">
      <w:start w:val="1"/>
      <w:numFmt w:val="bullet"/>
      <w:lvlText w:val=""/>
      <w:lvlJc w:val="left"/>
      <w:pPr>
        <w:ind w:left="5028" w:hanging="360"/>
      </w:pPr>
      <w:rPr>
        <w:rFonts w:ascii="Wingdings" w:hAnsi="Wingdings" w:hint="default"/>
      </w:rPr>
    </w:lvl>
    <w:lvl w:ilvl="6" w:tplc="08070001" w:tentative="1">
      <w:start w:val="1"/>
      <w:numFmt w:val="bullet"/>
      <w:lvlText w:val=""/>
      <w:lvlJc w:val="left"/>
      <w:pPr>
        <w:ind w:left="5748" w:hanging="360"/>
      </w:pPr>
      <w:rPr>
        <w:rFonts w:ascii="Symbol" w:hAnsi="Symbol" w:hint="default"/>
      </w:rPr>
    </w:lvl>
    <w:lvl w:ilvl="7" w:tplc="08070003" w:tentative="1">
      <w:start w:val="1"/>
      <w:numFmt w:val="bullet"/>
      <w:lvlText w:val="o"/>
      <w:lvlJc w:val="left"/>
      <w:pPr>
        <w:ind w:left="6468" w:hanging="360"/>
      </w:pPr>
      <w:rPr>
        <w:rFonts w:ascii="Courier New" w:hAnsi="Courier New" w:cs="Courier New" w:hint="default"/>
      </w:rPr>
    </w:lvl>
    <w:lvl w:ilvl="8" w:tplc="08070005" w:tentative="1">
      <w:start w:val="1"/>
      <w:numFmt w:val="bullet"/>
      <w:lvlText w:val=""/>
      <w:lvlJc w:val="left"/>
      <w:pPr>
        <w:ind w:left="7188" w:hanging="360"/>
      </w:pPr>
      <w:rPr>
        <w:rFonts w:ascii="Wingdings" w:hAnsi="Wingdings" w:hint="default"/>
      </w:rPr>
    </w:lvl>
  </w:abstractNum>
  <w:abstractNum w:abstractNumId="36" w15:restartNumberingAfterBreak="0">
    <w:nsid w:val="59E14B36"/>
    <w:multiLevelType w:val="hybridMultilevel"/>
    <w:tmpl w:val="C472E88A"/>
    <w:lvl w:ilvl="0" w:tplc="D12E5D88">
      <w:start w:val="4"/>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5A204040"/>
    <w:multiLevelType w:val="hybridMultilevel"/>
    <w:tmpl w:val="47D8A832"/>
    <w:lvl w:ilvl="0" w:tplc="A62A3952">
      <w:start w:val="4096"/>
      <w:numFmt w:val="bullet"/>
      <w:lvlText w:val="/"/>
      <w:lvlJc w:val="left"/>
      <w:pPr>
        <w:ind w:left="360" w:hanging="360"/>
      </w:pPr>
      <w:rPr>
        <w:rFonts w:ascii="Courier New" w:hAnsi="Courier New" w:hint="default"/>
      </w:rPr>
    </w:lvl>
    <w:lvl w:ilvl="1" w:tplc="08070003">
      <w:start w:val="1"/>
      <w:numFmt w:val="bullet"/>
      <w:lvlText w:val="o"/>
      <w:lvlJc w:val="left"/>
      <w:pPr>
        <w:ind w:left="1080" w:hanging="360"/>
      </w:pPr>
      <w:rPr>
        <w:rFonts w:ascii="Courier New" w:hAnsi="Courier New" w:cs="Courier New" w:hint="default"/>
      </w:rPr>
    </w:lvl>
    <w:lvl w:ilvl="2" w:tplc="08070005">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8" w15:restartNumberingAfterBreak="0">
    <w:nsid w:val="5B22644A"/>
    <w:multiLevelType w:val="hybridMultilevel"/>
    <w:tmpl w:val="58623E26"/>
    <w:lvl w:ilvl="0" w:tplc="4A32BE42">
      <w:start w:val="1"/>
      <w:numFmt w:val="bullet"/>
      <w:lvlText w:val="-"/>
      <w:lvlJc w:val="left"/>
      <w:pPr>
        <w:ind w:left="411"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5CAD3254"/>
    <w:multiLevelType w:val="hybridMultilevel"/>
    <w:tmpl w:val="F8AC80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5D94310C"/>
    <w:multiLevelType w:val="hybridMultilevel"/>
    <w:tmpl w:val="C6C4F996"/>
    <w:lvl w:ilvl="0" w:tplc="A62A3952">
      <w:start w:val="4096"/>
      <w:numFmt w:val="bullet"/>
      <w:lvlText w:val="/"/>
      <w:lvlJc w:val="left"/>
      <w:pPr>
        <w:ind w:left="720" w:hanging="360"/>
      </w:pPr>
      <w:rPr>
        <w:rFonts w:ascii="Courier New" w:hAnsi="Courier New"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1A36D77"/>
    <w:multiLevelType w:val="hybridMultilevel"/>
    <w:tmpl w:val="83887508"/>
    <w:lvl w:ilvl="0" w:tplc="DB665590">
      <w:start w:val="1"/>
      <w:numFmt w:val="bullet"/>
      <w:lvlText w:val="o"/>
      <w:lvlJc w:val="left"/>
      <w:pPr>
        <w:tabs>
          <w:tab w:val="num" w:pos="720"/>
        </w:tabs>
        <w:ind w:left="720" w:hanging="360"/>
      </w:pPr>
      <w:rPr>
        <w:rFonts w:ascii="Courier New" w:hAnsi="Courier New" w:hint="default"/>
      </w:rPr>
    </w:lvl>
    <w:lvl w:ilvl="1" w:tplc="A62A3952">
      <w:start w:val="4096"/>
      <w:numFmt w:val="bullet"/>
      <w:lvlText w:val="/"/>
      <w:lvlJc w:val="left"/>
      <w:pPr>
        <w:tabs>
          <w:tab w:val="num" w:pos="1440"/>
        </w:tabs>
        <w:ind w:left="1440" w:hanging="360"/>
      </w:pPr>
      <w:rPr>
        <w:rFonts w:ascii="Courier New" w:hAnsi="Courier New" w:hint="default"/>
      </w:rPr>
    </w:lvl>
    <w:lvl w:ilvl="2" w:tplc="371806E2">
      <w:start w:val="4096"/>
      <w:numFmt w:val="bullet"/>
      <w:lvlText w:val="o"/>
      <w:lvlJc w:val="left"/>
      <w:pPr>
        <w:tabs>
          <w:tab w:val="num" w:pos="2160"/>
        </w:tabs>
        <w:ind w:left="2160" w:hanging="360"/>
      </w:pPr>
      <w:rPr>
        <w:rFonts w:ascii="Courier New" w:hAnsi="Courier New" w:hint="default"/>
      </w:rPr>
    </w:lvl>
    <w:lvl w:ilvl="3" w:tplc="52DE869C" w:tentative="1">
      <w:start w:val="1"/>
      <w:numFmt w:val="bullet"/>
      <w:lvlText w:val="o"/>
      <w:lvlJc w:val="left"/>
      <w:pPr>
        <w:tabs>
          <w:tab w:val="num" w:pos="2880"/>
        </w:tabs>
        <w:ind w:left="2880" w:hanging="360"/>
      </w:pPr>
      <w:rPr>
        <w:rFonts w:ascii="Courier New" w:hAnsi="Courier New" w:hint="default"/>
      </w:rPr>
    </w:lvl>
    <w:lvl w:ilvl="4" w:tplc="A176B936" w:tentative="1">
      <w:start w:val="1"/>
      <w:numFmt w:val="bullet"/>
      <w:lvlText w:val="o"/>
      <w:lvlJc w:val="left"/>
      <w:pPr>
        <w:tabs>
          <w:tab w:val="num" w:pos="3600"/>
        </w:tabs>
        <w:ind w:left="3600" w:hanging="360"/>
      </w:pPr>
      <w:rPr>
        <w:rFonts w:ascii="Courier New" w:hAnsi="Courier New" w:hint="default"/>
      </w:rPr>
    </w:lvl>
    <w:lvl w:ilvl="5" w:tplc="C1602A18" w:tentative="1">
      <w:start w:val="1"/>
      <w:numFmt w:val="bullet"/>
      <w:lvlText w:val="o"/>
      <w:lvlJc w:val="left"/>
      <w:pPr>
        <w:tabs>
          <w:tab w:val="num" w:pos="4320"/>
        </w:tabs>
        <w:ind w:left="4320" w:hanging="360"/>
      </w:pPr>
      <w:rPr>
        <w:rFonts w:ascii="Courier New" w:hAnsi="Courier New" w:hint="default"/>
      </w:rPr>
    </w:lvl>
    <w:lvl w:ilvl="6" w:tplc="422CDDE4" w:tentative="1">
      <w:start w:val="1"/>
      <w:numFmt w:val="bullet"/>
      <w:lvlText w:val="o"/>
      <w:lvlJc w:val="left"/>
      <w:pPr>
        <w:tabs>
          <w:tab w:val="num" w:pos="5040"/>
        </w:tabs>
        <w:ind w:left="5040" w:hanging="360"/>
      </w:pPr>
      <w:rPr>
        <w:rFonts w:ascii="Courier New" w:hAnsi="Courier New" w:hint="default"/>
      </w:rPr>
    </w:lvl>
    <w:lvl w:ilvl="7" w:tplc="EDCEBA8C" w:tentative="1">
      <w:start w:val="1"/>
      <w:numFmt w:val="bullet"/>
      <w:lvlText w:val="o"/>
      <w:lvlJc w:val="left"/>
      <w:pPr>
        <w:tabs>
          <w:tab w:val="num" w:pos="5760"/>
        </w:tabs>
        <w:ind w:left="5760" w:hanging="360"/>
      </w:pPr>
      <w:rPr>
        <w:rFonts w:ascii="Courier New" w:hAnsi="Courier New" w:hint="default"/>
      </w:rPr>
    </w:lvl>
    <w:lvl w:ilvl="8" w:tplc="3FDA04BC" w:tentative="1">
      <w:start w:val="1"/>
      <w:numFmt w:val="bullet"/>
      <w:lvlText w:val="o"/>
      <w:lvlJc w:val="left"/>
      <w:pPr>
        <w:tabs>
          <w:tab w:val="num" w:pos="6480"/>
        </w:tabs>
        <w:ind w:left="6480" w:hanging="360"/>
      </w:pPr>
      <w:rPr>
        <w:rFonts w:ascii="Courier New" w:hAnsi="Courier New" w:hint="default"/>
      </w:rPr>
    </w:lvl>
  </w:abstractNum>
  <w:abstractNum w:abstractNumId="42" w15:restartNumberingAfterBreak="0">
    <w:nsid w:val="62D4372C"/>
    <w:multiLevelType w:val="hybridMultilevel"/>
    <w:tmpl w:val="A42E0E6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66BA4531"/>
    <w:multiLevelType w:val="hybridMultilevel"/>
    <w:tmpl w:val="3CC81854"/>
    <w:lvl w:ilvl="0" w:tplc="A62A3952">
      <w:start w:val="4096"/>
      <w:numFmt w:val="bullet"/>
      <w:lvlText w:val="/"/>
      <w:lvlJc w:val="left"/>
      <w:pPr>
        <w:ind w:left="530" w:hanging="360"/>
      </w:pPr>
      <w:rPr>
        <w:rFonts w:ascii="Courier New" w:hAnsi="Courier New" w:hint="default"/>
      </w:rPr>
    </w:lvl>
    <w:lvl w:ilvl="1" w:tplc="A62A3952">
      <w:start w:val="4096"/>
      <w:numFmt w:val="bullet"/>
      <w:lvlText w:val="/"/>
      <w:lvlJc w:val="left"/>
      <w:pPr>
        <w:ind w:left="1250" w:hanging="360"/>
      </w:pPr>
      <w:rPr>
        <w:rFonts w:ascii="Courier New" w:hAnsi="Courier New" w:hint="default"/>
      </w:rPr>
    </w:lvl>
    <w:lvl w:ilvl="2" w:tplc="08070005">
      <w:start w:val="1"/>
      <w:numFmt w:val="bullet"/>
      <w:lvlText w:val=""/>
      <w:lvlJc w:val="left"/>
      <w:pPr>
        <w:ind w:left="1970" w:hanging="360"/>
      </w:pPr>
      <w:rPr>
        <w:rFonts w:ascii="Wingdings" w:hAnsi="Wingdings" w:hint="default"/>
      </w:rPr>
    </w:lvl>
    <w:lvl w:ilvl="3" w:tplc="08070001" w:tentative="1">
      <w:start w:val="1"/>
      <w:numFmt w:val="bullet"/>
      <w:lvlText w:val=""/>
      <w:lvlJc w:val="left"/>
      <w:pPr>
        <w:ind w:left="2690" w:hanging="360"/>
      </w:pPr>
      <w:rPr>
        <w:rFonts w:ascii="Symbol" w:hAnsi="Symbol" w:hint="default"/>
      </w:rPr>
    </w:lvl>
    <w:lvl w:ilvl="4" w:tplc="08070003" w:tentative="1">
      <w:start w:val="1"/>
      <w:numFmt w:val="bullet"/>
      <w:lvlText w:val="o"/>
      <w:lvlJc w:val="left"/>
      <w:pPr>
        <w:ind w:left="3410" w:hanging="360"/>
      </w:pPr>
      <w:rPr>
        <w:rFonts w:ascii="Courier New" w:hAnsi="Courier New" w:cs="Courier New" w:hint="default"/>
      </w:rPr>
    </w:lvl>
    <w:lvl w:ilvl="5" w:tplc="08070005" w:tentative="1">
      <w:start w:val="1"/>
      <w:numFmt w:val="bullet"/>
      <w:lvlText w:val=""/>
      <w:lvlJc w:val="left"/>
      <w:pPr>
        <w:ind w:left="4130" w:hanging="360"/>
      </w:pPr>
      <w:rPr>
        <w:rFonts w:ascii="Wingdings" w:hAnsi="Wingdings" w:hint="default"/>
      </w:rPr>
    </w:lvl>
    <w:lvl w:ilvl="6" w:tplc="08070001" w:tentative="1">
      <w:start w:val="1"/>
      <w:numFmt w:val="bullet"/>
      <w:lvlText w:val=""/>
      <w:lvlJc w:val="left"/>
      <w:pPr>
        <w:ind w:left="4850" w:hanging="360"/>
      </w:pPr>
      <w:rPr>
        <w:rFonts w:ascii="Symbol" w:hAnsi="Symbol" w:hint="default"/>
      </w:rPr>
    </w:lvl>
    <w:lvl w:ilvl="7" w:tplc="08070003" w:tentative="1">
      <w:start w:val="1"/>
      <w:numFmt w:val="bullet"/>
      <w:lvlText w:val="o"/>
      <w:lvlJc w:val="left"/>
      <w:pPr>
        <w:ind w:left="5570" w:hanging="360"/>
      </w:pPr>
      <w:rPr>
        <w:rFonts w:ascii="Courier New" w:hAnsi="Courier New" w:cs="Courier New" w:hint="default"/>
      </w:rPr>
    </w:lvl>
    <w:lvl w:ilvl="8" w:tplc="08070005" w:tentative="1">
      <w:start w:val="1"/>
      <w:numFmt w:val="bullet"/>
      <w:lvlText w:val=""/>
      <w:lvlJc w:val="left"/>
      <w:pPr>
        <w:ind w:left="6290" w:hanging="360"/>
      </w:pPr>
      <w:rPr>
        <w:rFonts w:ascii="Wingdings" w:hAnsi="Wingdings" w:hint="default"/>
      </w:rPr>
    </w:lvl>
  </w:abstractNum>
  <w:abstractNum w:abstractNumId="44" w15:restartNumberingAfterBreak="0">
    <w:nsid w:val="68AB2CCD"/>
    <w:multiLevelType w:val="hybridMultilevel"/>
    <w:tmpl w:val="E2ECF32C"/>
    <w:lvl w:ilvl="0" w:tplc="4A32BE42">
      <w:start w:val="1"/>
      <w:numFmt w:val="bullet"/>
      <w:lvlText w:val="-"/>
      <w:lvlJc w:val="left"/>
      <w:pPr>
        <w:ind w:left="411"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69023070"/>
    <w:multiLevelType w:val="hybridMultilevel"/>
    <w:tmpl w:val="CAA83E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6E3074E1"/>
    <w:multiLevelType w:val="hybridMultilevel"/>
    <w:tmpl w:val="5A6696D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6E8E1032"/>
    <w:multiLevelType w:val="hybridMultilevel"/>
    <w:tmpl w:val="198C60F0"/>
    <w:lvl w:ilvl="0" w:tplc="4A32BE42">
      <w:start w:val="1"/>
      <w:numFmt w:val="bullet"/>
      <w:lvlText w:val="-"/>
      <w:lvlJc w:val="left"/>
      <w:pPr>
        <w:ind w:left="411"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75017229"/>
    <w:multiLevelType w:val="hybridMultilevel"/>
    <w:tmpl w:val="B7C2423E"/>
    <w:lvl w:ilvl="0" w:tplc="4A32BE42">
      <w:start w:val="1"/>
      <w:numFmt w:val="bullet"/>
      <w:lvlText w:val="-"/>
      <w:lvlJc w:val="left"/>
      <w:pPr>
        <w:ind w:left="411"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754E1580"/>
    <w:multiLevelType w:val="hybridMultilevel"/>
    <w:tmpl w:val="FE300C3E"/>
    <w:lvl w:ilvl="0" w:tplc="4A32BE42">
      <w:start w:val="1"/>
      <w:numFmt w:val="bullet"/>
      <w:lvlText w:val="-"/>
      <w:lvlJc w:val="left"/>
      <w:pPr>
        <w:ind w:left="411"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7707115D"/>
    <w:multiLevelType w:val="hybridMultilevel"/>
    <w:tmpl w:val="9B7206D2"/>
    <w:lvl w:ilvl="0" w:tplc="4A32BE42">
      <w:start w:val="1"/>
      <w:numFmt w:val="bullet"/>
      <w:lvlText w:val="-"/>
      <w:lvlJc w:val="left"/>
      <w:pPr>
        <w:ind w:left="411"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7AA718D5"/>
    <w:multiLevelType w:val="hybridMultilevel"/>
    <w:tmpl w:val="9C82C480"/>
    <w:lvl w:ilvl="0" w:tplc="A62A3952">
      <w:start w:val="4096"/>
      <w:numFmt w:val="bullet"/>
      <w:lvlText w:val="/"/>
      <w:lvlJc w:val="left"/>
      <w:pPr>
        <w:ind w:left="1068" w:hanging="360"/>
      </w:pPr>
      <w:rPr>
        <w:rFonts w:ascii="Courier New" w:hAnsi="Courier New" w:hint="default"/>
      </w:rPr>
    </w:lvl>
    <w:lvl w:ilvl="1" w:tplc="08070003">
      <w:start w:val="1"/>
      <w:numFmt w:val="bullet"/>
      <w:lvlText w:val="o"/>
      <w:lvlJc w:val="left"/>
      <w:pPr>
        <w:ind w:left="1788" w:hanging="360"/>
      </w:pPr>
      <w:rPr>
        <w:rFonts w:ascii="Courier New" w:hAnsi="Courier New" w:cs="Courier New" w:hint="default"/>
      </w:rPr>
    </w:lvl>
    <w:lvl w:ilvl="2" w:tplc="08070005">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52" w15:restartNumberingAfterBreak="0">
    <w:nsid w:val="7EF301CE"/>
    <w:multiLevelType w:val="hybridMultilevel"/>
    <w:tmpl w:val="B1B2AFCA"/>
    <w:lvl w:ilvl="0" w:tplc="4A32BE42">
      <w:start w:val="1"/>
      <w:numFmt w:val="bullet"/>
      <w:lvlText w:val="-"/>
      <w:lvlJc w:val="left"/>
      <w:pPr>
        <w:ind w:left="411"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6"/>
  </w:num>
  <w:num w:numId="4">
    <w:abstractNumId w:val="9"/>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7"/>
  </w:num>
  <w:num w:numId="7">
    <w:abstractNumId w:val="32"/>
  </w:num>
  <w:num w:numId="8">
    <w:abstractNumId w:val="42"/>
  </w:num>
  <w:num w:numId="9">
    <w:abstractNumId w:val="28"/>
  </w:num>
  <w:num w:numId="10">
    <w:abstractNumId w:val="1"/>
  </w:num>
  <w:num w:numId="11">
    <w:abstractNumId w:val="8"/>
  </w:num>
  <w:num w:numId="12">
    <w:abstractNumId w:val="46"/>
  </w:num>
  <w:num w:numId="13">
    <w:abstractNumId w:val="29"/>
  </w:num>
  <w:num w:numId="14">
    <w:abstractNumId w:val="39"/>
  </w:num>
  <w:num w:numId="15">
    <w:abstractNumId w:val="41"/>
  </w:num>
  <w:num w:numId="16">
    <w:abstractNumId w:val="14"/>
  </w:num>
  <w:num w:numId="17">
    <w:abstractNumId w:val="20"/>
  </w:num>
  <w:num w:numId="18">
    <w:abstractNumId w:val="37"/>
  </w:num>
  <w:num w:numId="19">
    <w:abstractNumId w:val="43"/>
  </w:num>
  <w:num w:numId="20">
    <w:abstractNumId w:val="40"/>
  </w:num>
  <w:num w:numId="21">
    <w:abstractNumId w:val="17"/>
  </w:num>
  <w:num w:numId="22">
    <w:abstractNumId w:val="51"/>
  </w:num>
  <w:num w:numId="23">
    <w:abstractNumId w:val="3"/>
  </w:num>
  <w:num w:numId="24">
    <w:abstractNumId w:val="35"/>
  </w:num>
  <w:num w:numId="25">
    <w:abstractNumId w:val="45"/>
  </w:num>
  <w:num w:numId="26">
    <w:abstractNumId w:val="15"/>
  </w:num>
  <w:num w:numId="27">
    <w:abstractNumId w:val="36"/>
  </w:num>
  <w:num w:numId="28">
    <w:abstractNumId w:val="10"/>
  </w:num>
  <w:num w:numId="29">
    <w:abstractNumId w:val="26"/>
  </w:num>
  <w:num w:numId="30">
    <w:abstractNumId w:val="23"/>
  </w:num>
  <w:num w:numId="31">
    <w:abstractNumId w:val="19"/>
  </w:num>
  <w:num w:numId="32">
    <w:abstractNumId w:val="12"/>
  </w:num>
  <w:num w:numId="33">
    <w:abstractNumId w:val="22"/>
  </w:num>
  <w:num w:numId="34">
    <w:abstractNumId w:val="49"/>
  </w:num>
  <w:num w:numId="35">
    <w:abstractNumId w:val="18"/>
  </w:num>
  <w:num w:numId="36">
    <w:abstractNumId w:val="50"/>
  </w:num>
  <w:num w:numId="37">
    <w:abstractNumId w:val="11"/>
  </w:num>
  <w:num w:numId="38">
    <w:abstractNumId w:val="7"/>
  </w:num>
  <w:num w:numId="39">
    <w:abstractNumId w:val="21"/>
  </w:num>
  <w:num w:numId="40">
    <w:abstractNumId w:val="52"/>
  </w:num>
  <w:num w:numId="41">
    <w:abstractNumId w:val="25"/>
  </w:num>
  <w:num w:numId="42">
    <w:abstractNumId w:val="5"/>
  </w:num>
  <w:num w:numId="43">
    <w:abstractNumId w:val="47"/>
  </w:num>
  <w:num w:numId="44">
    <w:abstractNumId w:val="24"/>
  </w:num>
  <w:num w:numId="45">
    <w:abstractNumId w:val="38"/>
  </w:num>
  <w:num w:numId="46">
    <w:abstractNumId w:val="34"/>
  </w:num>
  <w:num w:numId="47">
    <w:abstractNumId w:val="0"/>
  </w:num>
  <w:num w:numId="48">
    <w:abstractNumId w:val="44"/>
  </w:num>
  <w:num w:numId="49">
    <w:abstractNumId w:val="31"/>
  </w:num>
  <w:num w:numId="50">
    <w:abstractNumId w:val="48"/>
  </w:num>
  <w:num w:numId="51">
    <w:abstractNumId w:val="4"/>
  </w:num>
  <w:num w:numId="52">
    <w:abstractNumId w:val="33"/>
  </w:num>
  <w:num w:numId="53">
    <w:abstractNumId w:val="30"/>
  </w:num>
  <w:num w:numId="54">
    <w:abstractNumId w:val="16"/>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ailleret Levi (cailllev)">
    <w15:presenceInfo w15:providerId="None" w15:userId="Cailleret Levi (cailllev)"/>
  </w15:person>
  <w15:person w15:author="Bernhard Tellenbach">
    <w15:presenceInfo w15:providerId="None" w15:userId="Bernhard Tellenbach"/>
  </w15:person>
  <w15:person w15:author="Kyburz Sascha (kybursas)">
    <w15:presenceInfo w15:providerId="AD" w15:userId="S::kybursas@students.zhaw.ch::6108f776-b8e0-44dd-9499-e42e667682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revisionView w:markup="0"/>
  <w:trackRevision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32AA4C7"/>
    <w:rsid w:val="000005F4"/>
    <w:rsid w:val="00000D32"/>
    <w:rsid w:val="0000121D"/>
    <w:rsid w:val="00001418"/>
    <w:rsid w:val="00001747"/>
    <w:rsid w:val="00003344"/>
    <w:rsid w:val="000039D7"/>
    <w:rsid w:val="000040A6"/>
    <w:rsid w:val="0000480C"/>
    <w:rsid w:val="00004980"/>
    <w:rsid w:val="000049DE"/>
    <w:rsid w:val="00004D94"/>
    <w:rsid w:val="00004DA3"/>
    <w:rsid w:val="0000587F"/>
    <w:rsid w:val="00005D06"/>
    <w:rsid w:val="000061EB"/>
    <w:rsid w:val="0000649B"/>
    <w:rsid w:val="000066F7"/>
    <w:rsid w:val="00007104"/>
    <w:rsid w:val="00007114"/>
    <w:rsid w:val="00007597"/>
    <w:rsid w:val="0000792D"/>
    <w:rsid w:val="00007F43"/>
    <w:rsid w:val="00010540"/>
    <w:rsid w:val="0001187A"/>
    <w:rsid w:val="00011FB0"/>
    <w:rsid w:val="00012E6B"/>
    <w:rsid w:val="000139ED"/>
    <w:rsid w:val="00014DF1"/>
    <w:rsid w:val="0001515A"/>
    <w:rsid w:val="000155F0"/>
    <w:rsid w:val="0001576F"/>
    <w:rsid w:val="00015ED0"/>
    <w:rsid w:val="00016612"/>
    <w:rsid w:val="0001686A"/>
    <w:rsid w:val="00016A6D"/>
    <w:rsid w:val="00016D38"/>
    <w:rsid w:val="00016D41"/>
    <w:rsid w:val="00016E91"/>
    <w:rsid w:val="00016F2F"/>
    <w:rsid w:val="000177A8"/>
    <w:rsid w:val="0001788B"/>
    <w:rsid w:val="000179F1"/>
    <w:rsid w:val="00017C0B"/>
    <w:rsid w:val="000202DD"/>
    <w:rsid w:val="00020AA9"/>
    <w:rsid w:val="00021BC3"/>
    <w:rsid w:val="00021DFB"/>
    <w:rsid w:val="00021E18"/>
    <w:rsid w:val="00022530"/>
    <w:rsid w:val="00022D56"/>
    <w:rsid w:val="00022FA0"/>
    <w:rsid w:val="000233CB"/>
    <w:rsid w:val="00023761"/>
    <w:rsid w:val="00023A4F"/>
    <w:rsid w:val="00023DF5"/>
    <w:rsid w:val="000244D7"/>
    <w:rsid w:val="0002473B"/>
    <w:rsid w:val="00024973"/>
    <w:rsid w:val="00024A50"/>
    <w:rsid w:val="00024AE5"/>
    <w:rsid w:val="00024CB3"/>
    <w:rsid w:val="00025FBC"/>
    <w:rsid w:val="0002672B"/>
    <w:rsid w:val="00026CFA"/>
    <w:rsid w:val="00026D0C"/>
    <w:rsid w:val="0002718A"/>
    <w:rsid w:val="0003010F"/>
    <w:rsid w:val="00031080"/>
    <w:rsid w:val="000314CB"/>
    <w:rsid w:val="00031963"/>
    <w:rsid w:val="00032054"/>
    <w:rsid w:val="00032713"/>
    <w:rsid w:val="00032968"/>
    <w:rsid w:val="00032E37"/>
    <w:rsid w:val="00033280"/>
    <w:rsid w:val="0003339A"/>
    <w:rsid w:val="000334B8"/>
    <w:rsid w:val="00033C04"/>
    <w:rsid w:val="0003404E"/>
    <w:rsid w:val="00034358"/>
    <w:rsid w:val="00036147"/>
    <w:rsid w:val="000370AA"/>
    <w:rsid w:val="000371EA"/>
    <w:rsid w:val="0003759D"/>
    <w:rsid w:val="000377D5"/>
    <w:rsid w:val="000378F7"/>
    <w:rsid w:val="00037B48"/>
    <w:rsid w:val="00040EC3"/>
    <w:rsid w:val="0004176E"/>
    <w:rsid w:val="00041CFB"/>
    <w:rsid w:val="00042939"/>
    <w:rsid w:val="00042CB6"/>
    <w:rsid w:val="0004356C"/>
    <w:rsid w:val="00044802"/>
    <w:rsid w:val="00044BB8"/>
    <w:rsid w:val="00044D50"/>
    <w:rsid w:val="00044EF2"/>
    <w:rsid w:val="00044F83"/>
    <w:rsid w:val="00045566"/>
    <w:rsid w:val="000456AA"/>
    <w:rsid w:val="00045882"/>
    <w:rsid w:val="00045B97"/>
    <w:rsid w:val="000460D1"/>
    <w:rsid w:val="0004694E"/>
    <w:rsid w:val="000474C8"/>
    <w:rsid w:val="0004798D"/>
    <w:rsid w:val="00050EBA"/>
    <w:rsid w:val="00051B38"/>
    <w:rsid w:val="0005257B"/>
    <w:rsid w:val="0005321E"/>
    <w:rsid w:val="00053C29"/>
    <w:rsid w:val="000549B7"/>
    <w:rsid w:val="00054A41"/>
    <w:rsid w:val="000550DF"/>
    <w:rsid w:val="0005530B"/>
    <w:rsid w:val="000554C6"/>
    <w:rsid w:val="00055B70"/>
    <w:rsid w:val="00055C0C"/>
    <w:rsid w:val="00055D46"/>
    <w:rsid w:val="000561F3"/>
    <w:rsid w:val="00057412"/>
    <w:rsid w:val="00057584"/>
    <w:rsid w:val="000577AA"/>
    <w:rsid w:val="00057CD2"/>
    <w:rsid w:val="0006060B"/>
    <w:rsid w:val="000611B0"/>
    <w:rsid w:val="00061987"/>
    <w:rsid w:val="00062B8C"/>
    <w:rsid w:val="00062E69"/>
    <w:rsid w:val="00062E72"/>
    <w:rsid w:val="000644B6"/>
    <w:rsid w:val="0006464B"/>
    <w:rsid w:val="00064BD9"/>
    <w:rsid w:val="00064D57"/>
    <w:rsid w:val="00064E76"/>
    <w:rsid w:val="00066EB6"/>
    <w:rsid w:val="00067223"/>
    <w:rsid w:val="00067A1E"/>
    <w:rsid w:val="00070355"/>
    <w:rsid w:val="00070417"/>
    <w:rsid w:val="00071283"/>
    <w:rsid w:val="0007199C"/>
    <w:rsid w:val="00071C0C"/>
    <w:rsid w:val="00071C80"/>
    <w:rsid w:val="000724B9"/>
    <w:rsid w:val="00072D78"/>
    <w:rsid w:val="00072E95"/>
    <w:rsid w:val="000730ED"/>
    <w:rsid w:val="00073F17"/>
    <w:rsid w:val="00075343"/>
    <w:rsid w:val="000766A7"/>
    <w:rsid w:val="00077129"/>
    <w:rsid w:val="00077AC6"/>
    <w:rsid w:val="000801F8"/>
    <w:rsid w:val="00080460"/>
    <w:rsid w:val="00080A51"/>
    <w:rsid w:val="00080F4E"/>
    <w:rsid w:val="000810F3"/>
    <w:rsid w:val="00081D1D"/>
    <w:rsid w:val="00082434"/>
    <w:rsid w:val="0008278E"/>
    <w:rsid w:val="00082805"/>
    <w:rsid w:val="0008285B"/>
    <w:rsid w:val="00083036"/>
    <w:rsid w:val="0008466A"/>
    <w:rsid w:val="00084988"/>
    <w:rsid w:val="00084E2B"/>
    <w:rsid w:val="000856BB"/>
    <w:rsid w:val="00085B3D"/>
    <w:rsid w:val="00085D4E"/>
    <w:rsid w:val="00085D89"/>
    <w:rsid w:val="00085E37"/>
    <w:rsid w:val="00086DC5"/>
    <w:rsid w:val="00087181"/>
    <w:rsid w:val="00087795"/>
    <w:rsid w:val="000877D9"/>
    <w:rsid w:val="00090024"/>
    <w:rsid w:val="00091394"/>
    <w:rsid w:val="000915B6"/>
    <w:rsid w:val="00091A6C"/>
    <w:rsid w:val="000924DB"/>
    <w:rsid w:val="000926A9"/>
    <w:rsid w:val="00092742"/>
    <w:rsid w:val="00092860"/>
    <w:rsid w:val="00092DEC"/>
    <w:rsid w:val="00093C06"/>
    <w:rsid w:val="0009484D"/>
    <w:rsid w:val="00094AB9"/>
    <w:rsid w:val="0009595D"/>
    <w:rsid w:val="00095F4A"/>
    <w:rsid w:val="00097D29"/>
    <w:rsid w:val="000A0150"/>
    <w:rsid w:val="000A07A5"/>
    <w:rsid w:val="000A1E63"/>
    <w:rsid w:val="000A1E83"/>
    <w:rsid w:val="000A1EB5"/>
    <w:rsid w:val="000A20B5"/>
    <w:rsid w:val="000A2E9A"/>
    <w:rsid w:val="000A31F6"/>
    <w:rsid w:val="000A35D8"/>
    <w:rsid w:val="000A4869"/>
    <w:rsid w:val="000A56E4"/>
    <w:rsid w:val="000A5711"/>
    <w:rsid w:val="000A5BFA"/>
    <w:rsid w:val="000A6957"/>
    <w:rsid w:val="000A74ED"/>
    <w:rsid w:val="000A7A96"/>
    <w:rsid w:val="000B000A"/>
    <w:rsid w:val="000B029D"/>
    <w:rsid w:val="000B0689"/>
    <w:rsid w:val="000B0A36"/>
    <w:rsid w:val="000B0F5E"/>
    <w:rsid w:val="000B1473"/>
    <w:rsid w:val="000B16D1"/>
    <w:rsid w:val="000B20C2"/>
    <w:rsid w:val="000B2167"/>
    <w:rsid w:val="000B38D1"/>
    <w:rsid w:val="000B3924"/>
    <w:rsid w:val="000B3DD3"/>
    <w:rsid w:val="000B3EE1"/>
    <w:rsid w:val="000B4862"/>
    <w:rsid w:val="000B5857"/>
    <w:rsid w:val="000B60C2"/>
    <w:rsid w:val="000B6107"/>
    <w:rsid w:val="000B6BAB"/>
    <w:rsid w:val="000B6C65"/>
    <w:rsid w:val="000B720E"/>
    <w:rsid w:val="000B746E"/>
    <w:rsid w:val="000B756D"/>
    <w:rsid w:val="000B7B7C"/>
    <w:rsid w:val="000B7CF5"/>
    <w:rsid w:val="000B7FCA"/>
    <w:rsid w:val="000B7FF6"/>
    <w:rsid w:val="000C0C8B"/>
    <w:rsid w:val="000C0C8E"/>
    <w:rsid w:val="000C0F54"/>
    <w:rsid w:val="000C1380"/>
    <w:rsid w:val="000C18C0"/>
    <w:rsid w:val="000C1D4E"/>
    <w:rsid w:val="000C30F3"/>
    <w:rsid w:val="000C3554"/>
    <w:rsid w:val="000C383B"/>
    <w:rsid w:val="000C3AA5"/>
    <w:rsid w:val="000C511D"/>
    <w:rsid w:val="000C5586"/>
    <w:rsid w:val="000C5ABC"/>
    <w:rsid w:val="000C5F8A"/>
    <w:rsid w:val="000C6091"/>
    <w:rsid w:val="000C6876"/>
    <w:rsid w:val="000C6C2A"/>
    <w:rsid w:val="000C77C4"/>
    <w:rsid w:val="000C7B04"/>
    <w:rsid w:val="000D01C9"/>
    <w:rsid w:val="000D0434"/>
    <w:rsid w:val="000D0DE4"/>
    <w:rsid w:val="000D148C"/>
    <w:rsid w:val="000D1921"/>
    <w:rsid w:val="000D194C"/>
    <w:rsid w:val="000D1BA5"/>
    <w:rsid w:val="000D1CFF"/>
    <w:rsid w:val="000D1D8E"/>
    <w:rsid w:val="000D1DD6"/>
    <w:rsid w:val="000D2D3E"/>
    <w:rsid w:val="000D31CE"/>
    <w:rsid w:val="000D3792"/>
    <w:rsid w:val="000D3A60"/>
    <w:rsid w:val="000D3DA8"/>
    <w:rsid w:val="000D41CE"/>
    <w:rsid w:val="000D46CE"/>
    <w:rsid w:val="000D5145"/>
    <w:rsid w:val="000D54D2"/>
    <w:rsid w:val="000D791C"/>
    <w:rsid w:val="000D79A8"/>
    <w:rsid w:val="000E0586"/>
    <w:rsid w:val="000E0643"/>
    <w:rsid w:val="000E0A43"/>
    <w:rsid w:val="000E19EF"/>
    <w:rsid w:val="000E26A1"/>
    <w:rsid w:val="000E26A2"/>
    <w:rsid w:val="000E2CFD"/>
    <w:rsid w:val="000E2D06"/>
    <w:rsid w:val="000E2E7C"/>
    <w:rsid w:val="000E33EE"/>
    <w:rsid w:val="000E37D1"/>
    <w:rsid w:val="000E41C2"/>
    <w:rsid w:val="000E4752"/>
    <w:rsid w:val="000E5B1C"/>
    <w:rsid w:val="000E5B50"/>
    <w:rsid w:val="000E6122"/>
    <w:rsid w:val="000E6189"/>
    <w:rsid w:val="000E65DB"/>
    <w:rsid w:val="000E6F07"/>
    <w:rsid w:val="000F0CA1"/>
    <w:rsid w:val="000F0D84"/>
    <w:rsid w:val="000F134A"/>
    <w:rsid w:val="000F1755"/>
    <w:rsid w:val="000F17A9"/>
    <w:rsid w:val="000F1824"/>
    <w:rsid w:val="000F1950"/>
    <w:rsid w:val="000F20DC"/>
    <w:rsid w:val="000F227A"/>
    <w:rsid w:val="000F2AF3"/>
    <w:rsid w:val="000F3036"/>
    <w:rsid w:val="000F32D5"/>
    <w:rsid w:val="000F38B3"/>
    <w:rsid w:val="000F392C"/>
    <w:rsid w:val="000F3EE9"/>
    <w:rsid w:val="000F42F7"/>
    <w:rsid w:val="000F53CA"/>
    <w:rsid w:val="000F598A"/>
    <w:rsid w:val="000F5EFB"/>
    <w:rsid w:val="000F65B8"/>
    <w:rsid w:val="000F6F33"/>
    <w:rsid w:val="000F6F82"/>
    <w:rsid w:val="000F714E"/>
    <w:rsid w:val="000F73F7"/>
    <w:rsid w:val="000F752F"/>
    <w:rsid w:val="001004F4"/>
    <w:rsid w:val="0010085B"/>
    <w:rsid w:val="00101055"/>
    <w:rsid w:val="00101BB2"/>
    <w:rsid w:val="00101FBC"/>
    <w:rsid w:val="001020C7"/>
    <w:rsid w:val="001025F9"/>
    <w:rsid w:val="00103209"/>
    <w:rsid w:val="001039CA"/>
    <w:rsid w:val="00104177"/>
    <w:rsid w:val="0010418B"/>
    <w:rsid w:val="001046F2"/>
    <w:rsid w:val="001047BE"/>
    <w:rsid w:val="00105D80"/>
    <w:rsid w:val="00105F6F"/>
    <w:rsid w:val="00106A02"/>
    <w:rsid w:val="001073D1"/>
    <w:rsid w:val="001075E5"/>
    <w:rsid w:val="0010787C"/>
    <w:rsid w:val="001078D2"/>
    <w:rsid w:val="001079FC"/>
    <w:rsid w:val="00107A2C"/>
    <w:rsid w:val="0011010C"/>
    <w:rsid w:val="00110561"/>
    <w:rsid w:val="00110EFB"/>
    <w:rsid w:val="00110F1B"/>
    <w:rsid w:val="0011183D"/>
    <w:rsid w:val="00111CC3"/>
    <w:rsid w:val="0011233E"/>
    <w:rsid w:val="00112793"/>
    <w:rsid w:val="0011297C"/>
    <w:rsid w:val="00112B02"/>
    <w:rsid w:val="001132D2"/>
    <w:rsid w:val="00113733"/>
    <w:rsid w:val="00113778"/>
    <w:rsid w:val="00114213"/>
    <w:rsid w:val="00115044"/>
    <w:rsid w:val="001152BC"/>
    <w:rsid w:val="0011583B"/>
    <w:rsid w:val="00115DD4"/>
    <w:rsid w:val="00116785"/>
    <w:rsid w:val="00116B10"/>
    <w:rsid w:val="0011708A"/>
    <w:rsid w:val="00117AC1"/>
    <w:rsid w:val="00117AF8"/>
    <w:rsid w:val="00117B58"/>
    <w:rsid w:val="0012042A"/>
    <w:rsid w:val="0012208C"/>
    <w:rsid w:val="001234C0"/>
    <w:rsid w:val="00123848"/>
    <w:rsid w:val="00123CFC"/>
    <w:rsid w:val="00123DEF"/>
    <w:rsid w:val="0012410F"/>
    <w:rsid w:val="001252E3"/>
    <w:rsid w:val="00125C0B"/>
    <w:rsid w:val="00126DA8"/>
    <w:rsid w:val="001271F8"/>
    <w:rsid w:val="001300E4"/>
    <w:rsid w:val="001300FA"/>
    <w:rsid w:val="0013030F"/>
    <w:rsid w:val="001304CB"/>
    <w:rsid w:val="00130565"/>
    <w:rsid w:val="00131599"/>
    <w:rsid w:val="001316C4"/>
    <w:rsid w:val="00131883"/>
    <w:rsid w:val="0013249D"/>
    <w:rsid w:val="00132786"/>
    <w:rsid w:val="00132D23"/>
    <w:rsid w:val="001330D2"/>
    <w:rsid w:val="00133B33"/>
    <w:rsid w:val="00134E17"/>
    <w:rsid w:val="00135C42"/>
    <w:rsid w:val="00136220"/>
    <w:rsid w:val="0013644B"/>
    <w:rsid w:val="00136815"/>
    <w:rsid w:val="001400C8"/>
    <w:rsid w:val="00141828"/>
    <w:rsid w:val="0014203E"/>
    <w:rsid w:val="00143A78"/>
    <w:rsid w:val="00143AEC"/>
    <w:rsid w:val="00143B9D"/>
    <w:rsid w:val="00143C1D"/>
    <w:rsid w:val="00143E19"/>
    <w:rsid w:val="0014474F"/>
    <w:rsid w:val="0014514A"/>
    <w:rsid w:val="001456B0"/>
    <w:rsid w:val="00145CE9"/>
    <w:rsid w:val="00145EA4"/>
    <w:rsid w:val="0014627F"/>
    <w:rsid w:val="0014727F"/>
    <w:rsid w:val="0014768D"/>
    <w:rsid w:val="0015056C"/>
    <w:rsid w:val="001505B1"/>
    <w:rsid w:val="00150D3D"/>
    <w:rsid w:val="00150FBB"/>
    <w:rsid w:val="0015140F"/>
    <w:rsid w:val="001516A9"/>
    <w:rsid w:val="00151719"/>
    <w:rsid w:val="001518AD"/>
    <w:rsid w:val="001518EA"/>
    <w:rsid w:val="00151912"/>
    <w:rsid w:val="00151AD6"/>
    <w:rsid w:val="001522A9"/>
    <w:rsid w:val="0015294A"/>
    <w:rsid w:val="0015297D"/>
    <w:rsid w:val="001529F1"/>
    <w:rsid w:val="00152D74"/>
    <w:rsid w:val="00152E89"/>
    <w:rsid w:val="00153340"/>
    <w:rsid w:val="00153711"/>
    <w:rsid w:val="00153C68"/>
    <w:rsid w:val="00154B57"/>
    <w:rsid w:val="00154B7B"/>
    <w:rsid w:val="00154D2B"/>
    <w:rsid w:val="00154DA0"/>
    <w:rsid w:val="00154E78"/>
    <w:rsid w:val="00154FC2"/>
    <w:rsid w:val="001554EF"/>
    <w:rsid w:val="00155A4E"/>
    <w:rsid w:val="00155D4E"/>
    <w:rsid w:val="00156800"/>
    <w:rsid w:val="0015756A"/>
    <w:rsid w:val="0016044A"/>
    <w:rsid w:val="001618E7"/>
    <w:rsid w:val="00161C35"/>
    <w:rsid w:val="00161D50"/>
    <w:rsid w:val="00162248"/>
    <w:rsid w:val="00162803"/>
    <w:rsid w:val="00162A36"/>
    <w:rsid w:val="001635A1"/>
    <w:rsid w:val="00164546"/>
    <w:rsid w:val="00164A17"/>
    <w:rsid w:val="001656D8"/>
    <w:rsid w:val="001660DB"/>
    <w:rsid w:val="00166177"/>
    <w:rsid w:val="0016675B"/>
    <w:rsid w:val="00166D64"/>
    <w:rsid w:val="00166E08"/>
    <w:rsid w:val="0016761E"/>
    <w:rsid w:val="001703A6"/>
    <w:rsid w:val="0017040E"/>
    <w:rsid w:val="0017067E"/>
    <w:rsid w:val="001709A1"/>
    <w:rsid w:val="0017112F"/>
    <w:rsid w:val="00171854"/>
    <w:rsid w:val="0017206F"/>
    <w:rsid w:val="001721F7"/>
    <w:rsid w:val="0017243B"/>
    <w:rsid w:val="00172534"/>
    <w:rsid w:val="00174ABC"/>
    <w:rsid w:val="00175061"/>
    <w:rsid w:val="00175247"/>
    <w:rsid w:val="0017528D"/>
    <w:rsid w:val="00175AC9"/>
    <w:rsid w:val="00175C4B"/>
    <w:rsid w:val="00175D9A"/>
    <w:rsid w:val="001765E9"/>
    <w:rsid w:val="00176B94"/>
    <w:rsid w:val="00176E1F"/>
    <w:rsid w:val="00181535"/>
    <w:rsid w:val="00181686"/>
    <w:rsid w:val="00181E3D"/>
    <w:rsid w:val="00182233"/>
    <w:rsid w:val="001826D5"/>
    <w:rsid w:val="00182E4E"/>
    <w:rsid w:val="00184096"/>
    <w:rsid w:val="00184363"/>
    <w:rsid w:val="0018472C"/>
    <w:rsid w:val="00184E54"/>
    <w:rsid w:val="001854FE"/>
    <w:rsid w:val="001859A1"/>
    <w:rsid w:val="00187866"/>
    <w:rsid w:val="00190DFD"/>
    <w:rsid w:val="00191167"/>
    <w:rsid w:val="001912AC"/>
    <w:rsid w:val="001912D3"/>
    <w:rsid w:val="00191717"/>
    <w:rsid w:val="0019192A"/>
    <w:rsid w:val="00191DF8"/>
    <w:rsid w:val="00191F43"/>
    <w:rsid w:val="00192055"/>
    <w:rsid w:val="00192088"/>
    <w:rsid w:val="00192268"/>
    <w:rsid w:val="001925EE"/>
    <w:rsid w:val="001928C9"/>
    <w:rsid w:val="00192BF2"/>
    <w:rsid w:val="00192DD2"/>
    <w:rsid w:val="00194190"/>
    <w:rsid w:val="00195356"/>
    <w:rsid w:val="00195463"/>
    <w:rsid w:val="00195476"/>
    <w:rsid w:val="00196D47"/>
    <w:rsid w:val="001975E6"/>
    <w:rsid w:val="00197697"/>
    <w:rsid w:val="00197A2E"/>
    <w:rsid w:val="001A01FA"/>
    <w:rsid w:val="001A0808"/>
    <w:rsid w:val="001A16D7"/>
    <w:rsid w:val="001A1DC9"/>
    <w:rsid w:val="001A27A8"/>
    <w:rsid w:val="001A42BF"/>
    <w:rsid w:val="001A513E"/>
    <w:rsid w:val="001A713E"/>
    <w:rsid w:val="001A73C2"/>
    <w:rsid w:val="001A7958"/>
    <w:rsid w:val="001A7BED"/>
    <w:rsid w:val="001A7E0D"/>
    <w:rsid w:val="001B085A"/>
    <w:rsid w:val="001B0EA8"/>
    <w:rsid w:val="001B15AA"/>
    <w:rsid w:val="001B1D61"/>
    <w:rsid w:val="001B259C"/>
    <w:rsid w:val="001B26F8"/>
    <w:rsid w:val="001B2C09"/>
    <w:rsid w:val="001B2CD4"/>
    <w:rsid w:val="001B35D9"/>
    <w:rsid w:val="001B38E6"/>
    <w:rsid w:val="001B5643"/>
    <w:rsid w:val="001B58A6"/>
    <w:rsid w:val="001B5E47"/>
    <w:rsid w:val="001B5FC1"/>
    <w:rsid w:val="001B68DF"/>
    <w:rsid w:val="001B69EF"/>
    <w:rsid w:val="001B7016"/>
    <w:rsid w:val="001B7CAC"/>
    <w:rsid w:val="001B7E0A"/>
    <w:rsid w:val="001B7F68"/>
    <w:rsid w:val="001C0100"/>
    <w:rsid w:val="001C047B"/>
    <w:rsid w:val="001C095B"/>
    <w:rsid w:val="001C0A92"/>
    <w:rsid w:val="001C0FF1"/>
    <w:rsid w:val="001C12F4"/>
    <w:rsid w:val="001C133D"/>
    <w:rsid w:val="001C219E"/>
    <w:rsid w:val="001C2348"/>
    <w:rsid w:val="001C2545"/>
    <w:rsid w:val="001C2A7E"/>
    <w:rsid w:val="001C2BBA"/>
    <w:rsid w:val="001C322C"/>
    <w:rsid w:val="001C3CB1"/>
    <w:rsid w:val="001C3D34"/>
    <w:rsid w:val="001C4A3E"/>
    <w:rsid w:val="001C4E7A"/>
    <w:rsid w:val="001C541D"/>
    <w:rsid w:val="001C5855"/>
    <w:rsid w:val="001C6365"/>
    <w:rsid w:val="001C63AE"/>
    <w:rsid w:val="001C661F"/>
    <w:rsid w:val="001C72A5"/>
    <w:rsid w:val="001C7372"/>
    <w:rsid w:val="001C77EC"/>
    <w:rsid w:val="001C7A2C"/>
    <w:rsid w:val="001C7C16"/>
    <w:rsid w:val="001D082E"/>
    <w:rsid w:val="001D13BE"/>
    <w:rsid w:val="001D147D"/>
    <w:rsid w:val="001D1B5F"/>
    <w:rsid w:val="001D20F2"/>
    <w:rsid w:val="001D2523"/>
    <w:rsid w:val="001D2528"/>
    <w:rsid w:val="001D2782"/>
    <w:rsid w:val="001D301F"/>
    <w:rsid w:val="001D3362"/>
    <w:rsid w:val="001D3B22"/>
    <w:rsid w:val="001D3B5B"/>
    <w:rsid w:val="001D3F8A"/>
    <w:rsid w:val="001D4395"/>
    <w:rsid w:val="001D4647"/>
    <w:rsid w:val="001D49C9"/>
    <w:rsid w:val="001D639F"/>
    <w:rsid w:val="001D6546"/>
    <w:rsid w:val="001D65CA"/>
    <w:rsid w:val="001D66FB"/>
    <w:rsid w:val="001D67F1"/>
    <w:rsid w:val="001D691D"/>
    <w:rsid w:val="001D6C84"/>
    <w:rsid w:val="001D77C6"/>
    <w:rsid w:val="001D7A1B"/>
    <w:rsid w:val="001E08D0"/>
    <w:rsid w:val="001E1378"/>
    <w:rsid w:val="001E142D"/>
    <w:rsid w:val="001E1556"/>
    <w:rsid w:val="001E2351"/>
    <w:rsid w:val="001E2F1A"/>
    <w:rsid w:val="001E3686"/>
    <w:rsid w:val="001E38FD"/>
    <w:rsid w:val="001E3A36"/>
    <w:rsid w:val="001E3E90"/>
    <w:rsid w:val="001E4528"/>
    <w:rsid w:val="001E4C0D"/>
    <w:rsid w:val="001E4F02"/>
    <w:rsid w:val="001E5282"/>
    <w:rsid w:val="001E5599"/>
    <w:rsid w:val="001E57FC"/>
    <w:rsid w:val="001E5ADE"/>
    <w:rsid w:val="001E5C83"/>
    <w:rsid w:val="001E5FEC"/>
    <w:rsid w:val="001E79C7"/>
    <w:rsid w:val="001E7E47"/>
    <w:rsid w:val="001F0177"/>
    <w:rsid w:val="001F08E7"/>
    <w:rsid w:val="001F0E76"/>
    <w:rsid w:val="001F1816"/>
    <w:rsid w:val="001F1C08"/>
    <w:rsid w:val="001F1FF7"/>
    <w:rsid w:val="001F2376"/>
    <w:rsid w:val="001F2D8F"/>
    <w:rsid w:val="001F309E"/>
    <w:rsid w:val="001F3640"/>
    <w:rsid w:val="001F3AFF"/>
    <w:rsid w:val="001F45EB"/>
    <w:rsid w:val="001F46B2"/>
    <w:rsid w:val="001F488E"/>
    <w:rsid w:val="001F4C75"/>
    <w:rsid w:val="001F5040"/>
    <w:rsid w:val="001F5432"/>
    <w:rsid w:val="001F5553"/>
    <w:rsid w:val="001F5641"/>
    <w:rsid w:val="001F5A17"/>
    <w:rsid w:val="001F5E4F"/>
    <w:rsid w:val="001F6251"/>
    <w:rsid w:val="001F6284"/>
    <w:rsid w:val="001F65E5"/>
    <w:rsid w:val="001F6D24"/>
    <w:rsid w:val="001F701A"/>
    <w:rsid w:val="001F771C"/>
    <w:rsid w:val="0020117B"/>
    <w:rsid w:val="002019BE"/>
    <w:rsid w:val="0020294D"/>
    <w:rsid w:val="00202C9D"/>
    <w:rsid w:val="0020300E"/>
    <w:rsid w:val="002033FB"/>
    <w:rsid w:val="00203427"/>
    <w:rsid w:val="002041A5"/>
    <w:rsid w:val="00204404"/>
    <w:rsid w:val="0020458E"/>
    <w:rsid w:val="0020509C"/>
    <w:rsid w:val="002054BB"/>
    <w:rsid w:val="002061A7"/>
    <w:rsid w:val="00207C06"/>
    <w:rsid w:val="00207C5D"/>
    <w:rsid w:val="00207DB7"/>
    <w:rsid w:val="00210066"/>
    <w:rsid w:val="002101F0"/>
    <w:rsid w:val="002102B1"/>
    <w:rsid w:val="002108F9"/>
    <w:rsid w:val="00210E60"/>
    <w:rsid w:val="002111F3"/>
    <w:rsid w:val="00211977"/>
    <w:rsid w:val="00211CFD"/>
    <w:rsid w:val="0021266C"/>
    <w:rsid w:val="00212D05"/>
    <w:rsid w:val="00213129"/>
    <w:rsid w:val="00213B94"/>
    <w:rsid w:val="00213E55"/>
    <w:rsid w:val="00214531"/>
    <w:rsid w:val="0021505A"/>
    <w:rsid w:val="0021532D"/>
    <w:rsid w:val="002157AB"/>
    <w:rsid w:val="0021619F"/>
    <w:rsid w:val="00216DC7"/>
    <w:rsid w:val="00216FE7"/>
    <w:rsid w:val="002170CF"/>
    <w:rsid w:val="00217243"/>
    <w:rsid w:val="00217884"/>
    <w:rsid w:val="00217FF4"/>
    <w:rsid w:val="00221BF9"/>
    <w:rsid w:val="00221D62"/>
    <w:rsid w:val="00222E68"/>
    <w:rsid w:val="00222EA1"/>
    <w:rsid w:val="0022302D"/>
    <w:rsid w:val="002232DB"/>
    <w:rsid w:val="00223335"/>
    <w:rsid w:val="0022368A"/>
    <w:rsid w:val="0022415C"/>
    <w:rsid w:val="00224164"/>
    <w:rsid w:val="002242F0"/>
    <w:rsid w:val="00224349"/>
    <w:rsid w:val="0022472D"/>
    <w:rsid w:val="00224A72"/>
    <w:rsid w:val="00225E85"/>
    <w:rsid w:val="00225ED4"/>
    <w:rsid w:val="00225F73"/>
    <w:rsid w:val="0022776D"/>
    <w:rsid w:val="002277A2"/>
    <w:rsid w:val="00227D9D"/>
    <w:rsid w:val="00231C7D"/>
    <w:rsid w:val="00231DDA"/>
    <w:rsid w:val="002325D0"/>
    <w:rsid w:val="00233E8B"/>
    <w:rsid w:val="0023408D"/>
    <w:rsid w:val="00234841"/>
    <w:rsid w:val="002353FB"/>
    <w:rsid w:val="002357C0"/>
    <w:rsid w:val="00235FBF"/>
    <w:rsid w:val="002362E1"/>
    <w:rsid w:val="002364D1"/>
    <w:rsid w:val="002365E0"/>
    <w:rsid w:val="00236669"/>
    <w:rsid w:val="002369DC"/>
    <w:rsid w:val="00237414"/>
    <w:rsid w:val="00240365"/>
    <w:rsid w:val="00240710"/>
    <w:rsid w:val="00240A32"/>
    <w:rsid w:val="00243D97"/>
    <w:rsid w:val="00243E9C"/>
    <w:rsid w:val="00244356"/>
    <w:rsid w:val="002448B6"/>
    <w:rsid w:val="00244A6D"/>
    <w:rsid w:val="00244CC2"/>
    <w:rsid w:val="00246071"/>
    <w:rsid w:val="00246613"/>
    <w:rsid w:val="00246F06"/>
    <w:rsid w:val="00247DC9"/>
    <w:rsid w:val="00247EA3"/>
    <w:rsid w:val="0025000B"/>
    <w:rsid w:val="002505D2"/>
    <w:rsid w:val="002506E2"/>
    <w:rsid w:val="00250C54"/>
    <w:rsid w:val="00250DC0"/>
    <w:rsid w:val="00251181"/>
    <w:rsid w:val="0025146E"/>
    <w:rsid w:val="00251B94"/>
    <w:rsid w:val="002521CD"/>
    <w:rsid w:val="00252EAE"/>
    <w:rsid w:val="0025333A"/>
    <w:rsid w:val="00253888"/>
    <w:rsid w:val="00253962"/>
    <w:rsid w:val="00256A01"/>
    <w:rsid w:val="00256E63"/>
    <w:rsid w:val="00256F1A"/>
    <w:rsid w:val="0025704D"/>
    <w:rsid w:val="00257146"/>
    <w:rsid w:val="002575EC"/>
    <w:rsid w:val="0026000B"/>
    <w:rsid w:val="00260AFF"/>
    <w:rsid w:val="00261F30"/>
    <w:rsid w:val="00262572"/>
    <w:rsid w:val="002625EF"/>
    <w:rsid w:val="002629C6"/>
    <w:rsid w:val="00262A0F"/>
    <w:rsid w:val="00262C6B"/>
    <w:rsid w:val="00263717"/>
    <w:rsid w:val="002637FC"/>
    <w:rsid w:val="00264E13"/>
    <w:rsid w:val="002650AD"/>
    <w:rsid w:val="002652C5"/>
    <w:rsid w:val="00265315"/>
    <w:rsid w:val="00265ACF"/>
    <w:rsid w:val="0026607B"/>
    <w:rsid w:val="00266142"/>
    <w:rsid w:val="0026616C"/>
    <w:rsid w:val="0026629C"/>
    <w:rsid w:val="00266A8D"/>
    <w:rsid w:val="00267467"/>
    <w:rsid w:val="00270142"/>
    <w:rsid w:val="002707F5"/>
    <w:rsid w:val="00270D10"/>
    <w:rsid w:val="00270F23"/>
    <w:rsid w:val="00271713"/>
    <w:rsid w:val="0027194F"/>
    <w:rsid w:val="00271B68"/>
    <w:rsid w:val="002727D4"/>
    <w:rsid w:val="00272C8F"/>
    <w:rsid w:val="0027382E"/>
    <w:rsid w:val="00273D03"/>
    <w:rsid w:val="00274D60"/>
    <w:rsid w:val="00274F19"/>
    <w:rsid w:val="00276228"/>
    <w:rsid w:val="002766A2"/>
    <w:rsid w:val="00276CB8"/>
    <w:rsid w:val="00276D33"/>
    <w:rsid w:val="00276DEB"/>
    <w:rsid w:val="0028020F"/>
    <w:rsid w:val="002805A1"/>
    <w:rsid w:val="00280CC4"/>
    <w:rsid w:val="00280DEA"/>
    <w:rsid w:val="0028120D"/>
    <w:rsid w:val="00282856"/>
    <w:rsid w:val="002829DD"/>
    <w:rsid w:val="00282A20"/>
    <w:rsid w:val="00283774"/>
    <w:rsid w:val="00283EFF"/>
    <w:rsid w:val="0028458B"/>
    <w:rsid w:val="0028463A"/>
    <w:rsid w:val="00284855"/>
    <w:rsid w:val="00284972"/>
    <w:rsid w:val="0028659C"/>
    <w:rsid w:val="002865F1"/>
    <w:rsid w:val="00286E10"/>
    <w:rsid w:val="002870E5"/>
    <w:rsid w:val="0028740B"/>
    <w:rsid w:val="00287703"/>
    <w:rsid w:val="002877B4"/>
    <w:rsid w:val="00290ACE"/>
    <w:rsid w:val="00290D3F"/>
    <w:rsid w:val="00291388"/>
    <w:rsid w:val="00291A28"/>
    <w:rsid w:val="00291D1E"/>
    <w:rsid w:val="002920CE"/>
    <w:rsid w:val="00292D0F"/>
    <w:rsid w:val="002939B7"/>
    <w:rsid w:val="002939EB"/>
    <w:rsid w:val="00294642"/>
    <w:rsid w:val="002947AA"/>
    <w:rsid w:val="00294D8C"/>
    <w:rsid w:val="002950EC"/>
    <w:rsid w:val="00295439"/>
    <w:rsid w:val="00296091"/>
    <w:rsid w:val="00296A13"/>
    <w:rsid w:val="00296CEA"/>
    <w:rsid w:val="00297D4E"/>
    <w:rsid w:val="002A014E"/>
    <w:rsid w:val="002A0C45"/>
    <w:rsid w:val="002A0DF0"/>
    <w:rsid w:val="002A0E9B"/>
    <w:rsid w:val="002A125B"/>
    <w:rsid w:val="002A13E2"/>
    <w:rsid w:val="002A1EC7"/>
    <w:rsid w:val="002A2307"/>
    <w:rsid w:val="002A3E3B"/>
    <w:rsid w:val="002A45A6"/>
    <w:rsid w:val="002A4719"/>
    <w:rsid w:val="002A48E6"/>
    <w:rsid w:val="002A5559"/>
    <w:rsid w:val="002A5AEE"/>
    <w:rsid w:val="002A7213"/>
    <w:rsid w:val="002A76A0"/>
    <w:rsid w:val="002A76E8"/>
    <w:rsid w:val="002A7ACC"/>
    <w:rsid w:val="002A7B51"/>
    <w:rsid w:val="002A7B99"/>
    <w:rsid w:val="002A7BA9"/>
    <w:rsid w:val="002A7E18"/>
    <w:rsid w:val="002B0185"/>
    <w:rsid w:val="002B02B3"/>
    <w:rsid w:val="002B0390"/>
    <w:rsid w:val="002B062C"/>
    <w:rsid w:val="002B1216"/>
    <w:rsid w:val="002B1DF2"/>
    <w:rsid w:val="002B2423"/>
    <w:rsid w:val="002B28A3"/>
    <w:rsid w:val="002B2A29"/>
    <w:rsid w:val="002B367F"/>
    <w:rsid w:val="002B36B3"/>
    <w:rsid w:val="002B3C2F"/>
    <w:rsid w:val="002B3C68"/>
    <w:rsid w:val="002B42A3"/>
    <w:rsid w:val="002B4CE2"/>
    <w:rsid w:val="002B58E3"/>
    <w:rsid w:val="002B5AD8"/>
    <w:rsid w:val="002B5D0A"/>
    <w:rsid w:val="002B6673"/>
    <w:rsid w:val="002B6CE0"/>
    <w:rsid w:val="002B726E"/>
    <w:rsid w:val="002B7501"/>
    <w:rsid w:val="002B77AF"/>
    <w:rsid w:val="002B7C0E"/>
    <w:rsid w:val="002C0780"/>
    <w:rsid w:val="002C1989"/>
    <w:rsid w:val="002C1B50"/>
    <w:rsid w:val="002C2595"/>
    <w:rsid w:val="002C2724"/>
    <w:rsid w:val="002C3717"/>
    <w:rsid w:val="002C379D"/>
    <w:rsid w:val="002C3FE8"/>
    <w:rsid w:val="002C49C1"/>
    <w:rsid w:val="002C59FC"/>
    <w:rsid w:val="002C5A47"/>
    <w:rsid w:val="002C6693"/>
    <w:rsid w:val="002C6A0B"/>
    <w:rsid w:val="002C6D77"/>
    <w:rsid w:val="002C6DAA"/>
    <w:rsid w:val="002C7FA0"/>
    <w:rsid w:val="002D0530"/>
    <w:rsid w:val="002D0DC3"/>
    <w:rsid w:val="002D1286"/>
    <w:rsid w:val="002D197D"/>
    <w:rsid w:val="002D25D9"/>
    <w:rsid w:val="002D2949"/>
    <w:rsid w:val="002D303D"/>
    <w:rsid w:val="002D3428"/>
    <w:rsid w:val="002D37CF"/>
    <w:rsid w:val="002D3B67"/>
    <w:rsid w:val="002D405F"/>
    <w:rsid w:val="002D451C"/>
    <w:rsid w:val="002D4572"/>
    <w:rsid w:val="002D475D"/>
    <w:rsid w:val="002D5002"/>
    <w:rsid w:val="002D54E3"/>
    <w:rsid w:val="002D57C7"/>
    <w:rsid w:val="002D59B2"/>
    <w:rsid w:val="002D5A45"/>
    <w:rsid w:val="002D5B7D"/>
    <w:rsid w:val="002D7413"/>
    <w:rsid w:val="002D7C0D"/>
    <w:rsid w:val="002D7F37"/>
    <w:rsid w:val="002D7FEA"/>
    <w:rsid w:val="002E06CD"/>
    <w:rsid w:val="002E109E"/>
    <w:rsid w:val="002E14F9"/>
    <w:rsid w:val="002E1A1D"/>
    <w:rsid w:val="002E1A63"/>
    <w:rsid w:val="002E1C42"/>
    <w:rsid w:val="002E1E57"/>
    <w:rsid w:val="002E219F"/>
    <w:rsid w:val="002E2791"/>
    <w:rsid w:val="002E2945"/>
    <w:rsid w:val="002E2A6B"/>
    <w:rsid w:val="002E2A82"/>
    <w:rsid w:val="002E32BA"/>
    <w:rsid w:val="002E3ABB"/>
    <w:rsid w:val="002E42F7"/>
    <w:rsid w:val="002E47D3"/>
    <w:rsid w:val="002E52BC"/>
    <w:rsid w:val="002E5DA5"/>
    <w:rsid w:val="002E5ED5"/>
    <w:rsid w:val="002E63EA"/>
    <w:rsid w:val="002E6498"/>
    <w:rsid w:val="002E68E2"/>
    <w:rsid w:val="002E6CFB"/>
    <w:rsid w:val="002E6FF8"/>
    <w:rsid w:val="002E73B1"/>
    <w:rsid w:val="002E755D"/>
    <w:rsid w:val="002F09A7"/>
    <w:rsid w:val="002F0DA3"/>
    <w:rsid w:val="002F0E5A"/>
    <w:rsid w:val="002F18CB"/>
    <w:rsid w:val="002F2218"/>
    <w:rsid w:val="002F282C"/>
    <w:rsid w:val="002F2FA4"/>
    <w:rsid w:val="002F3228"/>
    <w:rsid w:val="002F439D"/>
    <w:rsid w:val="002F4A82"/>
    <w:rsid w:val="002F4F18"/>
    <w:rsid w:val="002F55F1"/>
    <w:rsid w:val="002F5944"/>
    <w:rsid w:val="002F61B3"/>
    <w:rsid w:val="002F620F"/>
    <w:rsid w:val="002F6422"/>
    <w:rsid w:val="002F6634"/>
    <w:rsid w:val="002F6E05"/>
    <w:rsid w:val="002F6F02"/>
    <w:rsid w:val="002F7BD6"/>
    <w:rsid w:val="003012A1"/>
    <w:rsid w:val="00301991"/>
    <w:rsid w:val="00301D33"/>
    <w:rsid w:val="00301FEF"/>
    <w:rsid w:val="003027D1"/>
    <w:rsid w:val="00302DD9"/>
    <w:rsid w:val="003039F4"/>
    <w:rsid w:val="00303A76"/>
    <w:rsid w:val="00303AE6"/>
    <w:rsid w:val="00303D39"/>
    <w:rsid w:val="00304D17"/>
    <w:rsid w:val="00305481"/>
    <w:rsid w:val="0030562E"/>
    <w:rsid w:val="00305AEE"/>
    <w:rsid w:val="00305C52"/>
    <w:rsid w:val="00305EF8"/>
    <w:rsid w:val="00306277"/>
    <w:rsid w:val="00306953"/>
    <w:rsid w:val="00306DDB"/>
    <w:rsid w:val="003076D0"/>
    <w:rsid w:val="00307BBB"/>
    <w:rsid w:val="00307DA4"/>
    <w:rsid w:val="003100FF"/>
    <w:rsid w:val="00310127"/>
    <w:rsid w:val="003102BC"/>
    <w:rsid w:val="003105C6"/>
    <w:rsid w:val="00310729"/>
    <w:rsid w:val="00310F14"/>
    <w:rsid w:val="00310FBE"/>
    <w:rsid w:val="00311FA9"/>
    <w:rsid w:val="003120AA"/>
    <w:rsid w:val="003123C0"/>
    <w:rsid w:val="003134D9"/>
    <w:rsid w:val="00313C73"/>
    <w:rsid w:val="00313ED7"/>
    <w:rsid w:val="00314132"/>
    <w:rsid w:val="0031498B"/>
    <w:rsid w:val="0031516E"/>
    <w:rsid w:val="00315643"/>
    <w:rsid w:val="0031578C"/>
    <w:rsid w:val="00315CA3"/>
    <w:rsid w:val="00315E4E"/>
    <w:rsid w:val="00315F49"/>
    <w:rsid w:val="00316155"/>
    <w:rsid w:val="003165CF"/>
    <w:rsid w:val="0031674A"/>
    <w:rsid w:val="00316B01"/>
    <w:rsid w:val="00316E7B"/>
    <w:rsid w:val="00316F4D"/>
    <w:rsid w:val="0031772B"/>
    <w:rsid w:val="003177B8"/>
    <w:rsid w:val="003178DD"/>
    <w:rsid w:val="00317AF2"/>
    <w:rsid w:val="003201D1"/>
    <w:rsid w:val="0032023B"/>
    <w:rsid w:val="003202C4"/>
    <w:rsid w:val="0032111F"/>
    <w:rsid w:val="00321A89"/>
    <w:rsid w:val="00321ADA"/>
    <w:rsid w:val="00321FB2"/>
    <w:rsid w:val="00323A7F"/>
    <w:rsid w:val="0032442C"/>
    <w:rsid w:val="00325C31"/>
    <w:rsid w:val="00325DFC"/>
    <w:rsid w:val="00326B7F"/>
    <w:rsid w:val="00326BCA"/>
    <w:rsid w:val="00327634"/>
    <w:rsid w:val="003278DD"/>
    <w:rsid w:val="00327F5D"/>
    <w:rsid w:val="00327FE3"/>
    <w:rsid w:val="0033000A"/>
    <w:rsid w:val="0033012E"/>
    <w:rsid w:val="0033058B"/>
    <w:rsid w:val="0033071B"/>
    <w:rsid w:val="00331A61"/>
    <w:rsid w:val="003325A2"/>
    <w:rsid w:val="00332AAD"/>
    <w:rsid w:val="00333582"/>
    <w:rsid w:val="00333A24"/>
    <w:rsid w:val="00333D3E"/>
    <w:rsid w:val="003343EA"/>
    <w:rsid w:val="003347EE"/>
    <w:rsid w:val="00335275"/>
    <w:rsid w:val="00335C74"/>
    <w:rsid w:val="003360F4"/>
    <w:rsid w:val="003362A3"/>
    <w:rsid w:val="003366C6"/>
    <w:rsid w:val="00336A9D"/>
    <w:rsid w:val="00336F9D"/>
    <w:rsid w:val="0033772C"/>
    <w:rsid w:val="003378DA"/>
    <w:rsid w:val="003408FE"/>
    <w:rsid w:val="00340D39"/>
    <w:rsid w:val="00341994"/>
    <w:rsid w:val="003419D9"/>
    <w:rsid w:val="00341CEF"/>
    <w:rsid w:val="00343E46"/>
    <w:rsid w:val="00344035"/>
    <w:rsid w:val="003443E4"/>
    <w:rsid w:val="003449E7"/>
    <w:rsid w:val="0034526E"/>
    <w:rsid w:val="003456E9"/>
    <w:rsid w:val="00345952"/>
    <w:rsid w:val="00345B78"/>
    <w:rsid w:val="00345C90"/>
    <w:rsid w:val="00346194"/>
    <w:rsid w:val="0034720C"/>
    <w:rsid w:val="003477C4"/>
    <w:rsid w:val="00347849"/>
    <w:rsid w:val="00350116"/>
    <w:rsid w:val="003502B6"/>
    <w:rsid w:val="003508FB"/>
    <w:rsid w:val="00350B51"/>
    <w:rsid w:val="00351BE4"/>
    <w:rsid w:val="00351C24"/>
    <w:rsid w:val="00352345"/>
    <w:rsid w:val="00352B1F"/>
    <w:rsid w:val="00352DDD"/>
    <w:rsid w:val="00353016"/>
    <w:rsid w:val="00353039"/>
    <w:rsid w:val="00353CB0"/>
    <w:rsid w:val="00353D53"/>
    <w:rsid w:val="00353D98"/>
    <w:rsid w:val="003540D1"/>
    <w:rsid w:val="003543D3"/>
    <w:rsid w:val="003552F3"/>
    <w:rsid w:val="00355EB0"/>
    <w:rsid w:val="00356344"/>
    <w:rsid w:val="00356A4B"/>
    <w:rsid w:val="00356C1E"/>
    <w:rsid w:val="00356D32"/>
    <w:rsid w:val="00357B6B"/>
    <w:rsid w:val="00357CAC"/>
    <w:rsid w:val="00357CB7"/>
    <w:rsid w:val="00357E0C"/>
    <w:rsid w:val="00360453"/>
    <w:rsid w:val="0036112C"/>
    <w:rsid w:val="0036118D"/>
    <w:rsid w:val="003612BA"/>
    <w:rsid w:val="00361FDA"/>
    <w:rsid w:val="003636A7"/>
    <w:rsid w:val="0036439F"/>
    <w:rsid w:val="003643E1"/>
    <w:rsid w:val="003649FB"/>
    <w:rsid w:val="00366B5B"/>
    <w:rsid w:val="003677A8"/>
    <w:rsid w:val="00367E1E"/>
    <w:rsid w:val="00370CAD"/>
    <w:rsid w:val="00371116"/>
    <w:rsid w:val="00371A4D"/>
    <w:rsid w:val="003720B2"/>
    <w:rsid w:val="00372718"/>
    <w:rsid w:val="00372AA0"/>
    <w:rsid w:val="00372D19"/>
    <w:rsid w:val="0037345A"/>
    <w:rsid w:val="003734EC"/>
    <w:rsid w:val="003735AC"/>
    <w:rsid w:val="00375585"/>
    <w:rsid w:val="00375C33"/>
    <w:rsid w:val="00375EB5"/>
    <w:rsid w:val="0037608B"/>
    <w:rsid w:val="00376FFF"/>
    <w:rsid w:val="00377AF7"/>
    <w:rsid w:val="003800C8"/>
    <w:rsid w:val="003808FE"/>
    <w:rsid w:val="00381001"/>
    <w:rsid w:val="0038101E"/>
    <w:rsid w:val="00381239"/>
    <w:rsid w:val="00381297"/>
    <w:rsid w:val="003813AD"/>
    <w:rsid w:val="00382094"/>
    <w:rsid w:val="003822A5"/>
    <w:rsid w:val="0038271D"/>
    <w:rsid w:val="00382B16"/>
    <w:rsid w:val="003833E0"/>
    <w:rsid w:val="0038483A"/>
    <w:rsid w:val="00385FA9"/>
    <w:rsid w:val="0038610B"/>
    <w:rsid w:val="00386612"/>
    <w:rsid w:val="00386877"/>
    <w:rsid w:val="00386ABA"/>
    <w:rsid w:val="0038719F"/>
    <w:rsid w:val="0038754C"/>
    <w:rsid w:val="0038754F"/>
    <w:rsid w:val="00387576"/>
    <w:rsid w:val="0038767B"/>
    <w:rsid w:val="003876F4"/>
    <w:rsid w:val="00387FA0"/>
    <w:rsid w:val="0039061D"/>
    <w:rsid w:val="003908D9"/>
    <w:rsid w:val="0039204B"/>
    <w:rsid w:val="00392398"/>
    <w:rsid w:val="003928D1"/>
    <w:rsid w:val="00392B1B"/>
    <w:rsid w:val="00392EF1"/>
    <w:rsid w:val="00393114"/>
    <w:rsid w:val="0039396A"/>
    <w:rsid w:val="003939CD"/>
    <w:rsid w:val="00393EF3"/>
    <w:rsid w:val="003942DC"/>
    <w:rsid w:val="00395622"/>
    <w:rsid w:val="003956A9"/>
    <w:rsid w:val="003957D2"/>
    <w:rsid w:val="003961C5"/>
    <w:rsid w:val="00396534"/>
    <w:rsid w:val="00397032"/>
    <w:rsid w:val="00397245"/>
    <w:rsid w:val="003973E7"/>
    <w:rsid w:val="0039775B"/>
    <w:rsid w:val="00397D0A"/>
    <w:rsid w:val="003A0384"/>
    <w:rsid w:val="003A069A"/>
    <w:rsid w:val="003A1457"/>
    <w:rsid w:val="003A200F"/>
    <w:rsid w:val="003A2081"/>
    <w:rsid w:val="003A286E"/>
    <w:rsid w:val="003A2895"/>
    <w:rsid w:val="003A380B"/>
    <w:rsid w:val="003A3F33"/>
    <w:rsid w:val="003A3FF2"/>
    <w:rsid w:val="003A48C6"/>
    <w:rsid w:val="003A587B"/>
    <w:rsid w:val="003A5D64"/>
    <w:rsid w:val="003A67CA"/>
    <w:rsid w:val="003A67F7"/>
    <w:rsid w:val="003A6CEE"/>
    <w:rsid w:val="003A726D"/>
    <w:rsid w:val="003A72AC"/>
    <w:rsid w:val="003A7585"/>
    <w:rsid w:val="003A764B"/>
    <w:rsid w:val="003A785A"/>
    <w:rsid w:val="003A7E37"/>
    <w:rsid w:val="003B023E"/>
    <w:rsid w:val="003B0484"/>
    <w:rsid w:val="003B0F75"/>
    <w:rsid w:val="003B21CF"/>
    <w:rsid w:val="003B25FE"/>
    <w:rsid w:val="003B394C"/>
    <w:rsid w:val="003B4A72"/>
    <w:rsid w:val="003B4AAC"/>
    <w:rsid w:val="003B4B6D"/>
    <w:rsid w:val="003B4DE3"/>
    <w:rsid w:val="003B4FFE"/>
    <w:rsid w:val="003B5650"/>
    <w:rsid w:val="003B57D0"/>
    <w:rsid w:val="003B59A0"/>
    <w:rsid w:val="003B64AB"/>
    <w:rsid w:val="003B6655"/>
    <w:rsid w:val="003B6C8F"/>
    <w:rsid w:val="003B6D66"/>
    <w:rsid w:val="003B7157"/>
    <w:rsid w:val="003B7C74"/>
    <w:rsid w:val="003C00B7"/>
    <w:rsid w:val="003C048E"/>
    <w:rsid w:val="003C04DF"/>
    <w:rsid w:val="003C0501"/>
    <w:rsid w:val="003C08BE"/>
    <w:rsid w:val="003C0A71"/>
    <w:rsid w:val="003C16AA"/>
    <w:rsid w:val="003C1DB5"/>
    <w:rsid w:val="003C1EB2"/>
    <w:rsid w:val="003C1FAC"/>
    <w:rsid w:val="003C22EA"/>
    <w:rsid w:val="003C2484"/>
    <w:rsid w:val="003C27E6"/>
    <w:rsid w:val="003C43AF"/>
    <w:rsid w:val="003C5B3A"/>
    <w:rsid w:val="003C607F"/>
    <w:rsid w:val="003C7610"/>
    <w:rsid w:val="003C7F47"/>
    <w:rsid w:val="003D07D4"/>
    <w:rsid w:val="003D0FCE"/>
    <w:rsid w:val="003D1302"/>
    <w:rsid w:val="003D1778"/>
    <w:rsid w:val="003D1BF4"/>
    <w:rsid w:val="003D2A4F"/>
    <w:rsid w:val="003D2F16"/>
    <w:rsid w:val="003D348E"/>
    <w:rsid w:val="003D3D50"/>
    <w:rsid w:val="003D400C"/>
    <w:rsid w:val="003D4477"/>
    <w:rsid w:val="003D44D5"/>
    <w:rsid w:val="003D4BB5"/>
    <w:rsid w:val="003D4C3F"/>
    <w:rsid w:val="003D546D"/>
    <w:rsid w:val="003D551C"/>
    <w:rsid w:val="003D55BC"/>
    <w:rsid w:val="003D5D03"/>
    <w:rsid w:val="003D5FBD"/>
    <w:rsid w:val="003D6680"/>
    <w:rsid w:val="003D6AB8"/>
    <w:rsid w:val="003D6B70"/>
    <w:rsid w:val="003D6B9D"/>
    <w:rsid w:val="003D7826"/>
    <w:rsid w:val="003D7B40"/>
    <w:rsid w:val="003D7B4F"/>
    <w:rsid w:val="003D7FB2"/>
    <w:rsid w:val="003E0FF1"/>
    <w:rsid w:val="003E13AA"/>
    <w:rsid w:val="003E15C5"/>
    <w:rsid w:val="003E1C01"/>
    <w:rsid w:val="003E1DB7"/>
    <w:rsid w:val="003E24C5"/>
    <w:rsid w:val="003E25BC"/>
    <w:rsid w:val="003E2650"/>
    <w:rsid w:val="003E3630"/>
    <w:rsid w:val="003E3CF1"/>
    <w:rsid w:val="003E41DD"/>
    <w:rsid w:val="003E428A"/>
    <w:rsid w:val="003E4509"/>
    <w:rsid w:val="003E4A1F"/>
    <w:rsid w:val="003E54CE"/>
    <w:rsid w:val="003E6483"/>
    <w:rsid w:val="003E6859"/>
    <w:rsid w:val="003E6891"/>
    <w:rsid w:val="003E729A"/>
    <w:rsid w:val="003E7492"/>
    <w:rsid w:val="003E7E5E"/>
    <w:rsid w:val="003F03A2"/>
    <w:rsid w:val="003F04E8"/>
    <w:rsid w:val="003F069D"/>
    <w:rsid w:val="003F0990"/>
    <w:rsid w:val="003F0D1E"/>
    <w:rsid w:val="003F1512"/>
    <w:rsid w:val="003F1C71"/>
    <w:rsid w:val="003F1F54"/>
    <w:rsid w:val="003F2639"/>
    <w:rsid w:val="003F2954"/>
    <w:rsid w:val="003F2E24"/>
    <w:rsid w:val="003F2F92"/>
    <w:rsid w:val="003F380C"/>
    <w:rsid w:val="003F3AE3"/>
    <w:rsid w:val="003F3BA8"/>
    <w:rsid w:val="003F41CD"/>
    <w:rsid w:val="003F424D"/>
    <w:rsid w:val="003F46C8"/>
    <w:rsid w:val="003F487D"/>
    <w:rsid w:val="003F4902"/>
    <w:rsid w:val="003F4974"/>
    <w:rsid w:val="003F4AD8"/>
    <w:rsid w:val="003F4BBC"/>
    <w:rsid w:val="003F4BF7"/>
    <w:rsid w:val="003F4D74"/>
    <w:rsid w:val="003F4DDF"/>
    <w:rsid w:val="003F6290"/>
    <w:rsid w:val="003F6635"/>
    <w:rsid w:val="003F6707"/>
    <w:rsid w:val="003F6744"/>
    <w:rsid w:val="003F71CB"/>
    <w:rsid w:val="003F7A5E"/>
    <w:rsid w:val="00400514"/>
    <w:rsid w:val="00401F11"/>
    <w:rsid w:val="00402A10"/>
    <w:rsid w:val="00402A1C"/>
    <w:rsid w:val="0040328C"/>
    <w:rsid w:val="00403454"/>
    <w:rsid w:val="00403726"/>
    <w:rsid w:val="00403882"/>
    <w:rsid w:val="00403AB5"/>
    <w:rsid w:val="004040C3"/>
    <w:rsid w:val="00404C28"/>
    <w:rsid w:val="0040573B"/>
    <w:rsid w:val="00405B28"/>
    <w:rsid w:val="00406939"/>
    <w:rsid w:val="0040741A"/>
    <w:rsid w:val="00410187"/>
    <w:rsid w:val="00411888"/>
    <w:rsid w:val="004128F1"/>
    <w:rsid w:val="00412F65"/>
    <w:rsid w:val="00413B1D"/>
    <w:rsid w:val="00414286"/>
    <w:rsid w:val="0041482A"/>
    <w:rsid w:val="00414BF7"/>
    <w:rsid w:val="00414C13"/>
    <w:rsid w:val="0041510F"/>
    <w:rsid w:val="004153FE"/>
    <w:rsid w:val="004157EC"/>
    <w:rsid w:val="004163C1"/>
    <w:rsid w:val="00416AAB"/>
    <w:rsid w:val="00416AB3"/>
    <w:rsid w:val="00416DD5"/>
    <w:rsid w:val="0042006A"/>
    <w:rsid w:val="0042026F"/>
    <w:rsid w:val="00420647"/>
    <w:rsid w:val="004212E7"/>
    <w:rsid w:val="00421E31"/>
    <w:rsid w:val="004221F3"/>
    <w:rsid w:val="00422894"/>
    <w:rsid w:val="00422C2E"/>
    <w:rsid w:val="00423A70"/>
    <w:rsid w:val="00423D8F"/>
    <w:rsid w:val="00423EC9"/>
    <w:rsid w:val="00424858"/>
    <w:rsid w:val="0042589B"/>
    <w:rsid w:val="00425CBF"/>
    <w:rsid w:val="0042658B"/>
    <w:rsid w:val="0042685B"/>
    <w:rsid w:val="00426E18"/>
    <w:rsid w:val="00426E6E"/>
    <w:rsid w:val="00427584"/>
    <w:rsid w:val="00427EA2"/>
    <w:rsid w:val="00427F00"/>
    <w:rsid w:val="00431613"/>
    <w:rsid w:val="00431A61"/>
    <w:rsid w:val="00432984"/>
    <w:rsid w:val="004331C9"/>
    <w:rsid w:val="00433666"/>
    <w:rsid w:val="00433709"/>
    <w:rsid w:val="004338FD"/>
    <w:rsid w:val="00434388"/>
    <w:rsid w:val="00434651"/>
    <w:rsid w:val="0043612F"/>
    <w:rsid w:val="0043648B"/>
    <w:rsid w:val="00436593"/>
    <w:rsid w:val="00436F76"/>
    <w:rsid w:val="0043781A"/>
    <w:rsid w:val="00437A4D"/>
    <w:rsid w:val="00440D09"/>
    <w:rsid w:val="00440F2D"/>
    <w:rsid w:val="00441A9C"/>
    <w:rsid w:val="00441B9C"/>
    <w:rsid w:val="00441FC9"/>
    <w:rsid w:val="00442ECB"/>
    <w:rsid w:val="00443635"/>
    <w:rsid w:val="00443657"/>
    <w:rsid w:val="004438CF"/>
    <w:rsid w:val="00443914"/>
    <w:rsid w:val="00443EA0"/>
    <w:rsid w:val="00443F2A"/>
    <w:rsid w:val="00444927"/>
    <w:rsid w:val="00444E70"/>
    <w:rsid w:val="00445C8B"/>
    <w:rsid w:val="004465A9"/>
    <w:rsid w:val="004473F3"/>
    <w:rsid w:val="004505A3"/>
    <w:rsid w:val="00451F4C"/>
    <w:rsid w:val="00452423"/>
    <w:rsid w:val="00452B5A"/>
    <w:rsid w:val="00452C58"/>
    <w:rsid w:val="004533EF"/>
    <w:rsid w:val="00453435"/>
    <w:rsid w:val="00454598"/>
    <w:rsid w:val="004547E6"/>
    <w:rsid w:val="00455928"/>
    <w:rsid w:val="004564B5"/>
    <w:rsid w:val="00456F25"/>
    <w:rsid w:val="004570A2"/>
    <w:rsid w:val="0045720B"/>
    <w:rsid w:val="004575A6"/>
    <w:rsid w:val="00457652"/>
    <w:rsid w:val="004576A2"/>
    <w:rsid w:val="00457856"/>
    <w:rsid w:val="00460361"/>
    <w:rsid w:val="004603C4"/>
    <w:rsid w:val="00460AF3"/>
    <w:rsid w:val="004615B1"/>
    <w:rsid w:val="004617F9"/>
    <w:rsid w:val="00461D4E"/>
    <w:rsid w:val="00462657"/>
    <w:rsid w:val="004626E3"/>
    <w:rsid w:val="00462A77"/>
    <w:rsid w:val="0046355D"/>
    <w:rsid w:val="0046385C"/>
    <w:rsid w:val="004639CA"/>
    <w:rsid w:val="004643C3"/>
    <w:rsid w:val="004644E8"/>
    <w:rsid w:val="00464520"/>
    <w:rsid w:val="004647C9"/>
    <w:rsid w:val="00465440"/>
    <w:rsid w:val="00465443"/>
    <w:rsid w:val="004658AE"/>
    <w:rsid w:val="00465DBE"/>
    <w:rsid w:val="00466139"/>
    <w:rsid w:val="00466651"/>
    <w:rsid w:val="004668E3"/>
    <w:rsid w:val="004671DC"/>
    <w:rsid w:val="00467697"/>
    <w:rsid w:val="00467777"/>
    <w:rsid w:val="004678D1"/>
    <w:rsid w:val="00470959"/>
    <w:rsid w:val="00470CB8"/>
    <w:rsid w:val="00470D0C"/>
    <w:rsid w:val="00470DB9"/>
    <w:rsid w:val="004711E1"/>
    <w:rsid w:val="00471644"/>
    <w:rsid w:val="004718C3"/>
    <w:rsid w:val="00472320"/>
    <w:rsid w:val="004724CC"/>
    <w:rsid w:val="00472634"/>
    <w:rsid w:val="00472CF9"/>
    <w:rsid w:val="00472DAE"/>
    <w:rsid w:val="00472E1A"/>
    <w:rsid w:val="00473ACE"/>
    <w:rsid w:val="004743A4"/>
    <w:rsid w:val="0047478C"/>
    <w:rsid w:val="00474826"/>
    <w:rsid w:val="00474D90"/>
    <w:rsid w:val="00474FE4"/>
    <w:rsid w:val="00475D3B"/>
    <w:rsid w:val="00476367"/>
    <w:rsid w:val="00476D6A"/>
    <w:rsid w:val="00476F52"/>
    <w:rsid w:val="00477271"/>
    <w:rsid w:val="004775B9"/>
    <w:rsid w:val="0048094F"/>
    <w:rsid w:val="00480AD0"/>
    <w:rsid w:val="00480CBD"/>
    <w:rsid w:val="00481143"/>
    <w:rsid w:val="004812B4"/>
    <w:rsid w:val="004814F9"/>
    <w:rsid w:val="00481C97"/>
    <w:rsid w:val="00482607"/>
    <w:rsid w:val="00482B49"/>
    <w:rsid w:val="00482E80"/>
    <w:rsid w:val="00482F49"/>
    <w:rsid w:val="00483B31"/>
    <w:rsid w:val="00484049"/>
    <w:rsid w:val="004843A0"/>
    <w:rsid w:val="00484531"/>
    <w:rsid w:val="00485D81"/>
    <w:rsid w:val="00486828"/>
    <w:rsid w:val="00486BFE"/>
    <w:rsid w:val="00486D03"/>
    <w:rsid w:val="00487110"/>
    <w:rsid w:val="00487A38"/>
    <w:rsid w:val="004918AE"/>
    <w:rsid w:val="00492140"/>
    <w:rsid w:val="00492A1A"/>
    <w:rsid w:val="00492ACA"/>
    <w:rsid w:val="00493F6B"/>
    <w:rsid w:val="00493FF3"/>
    <w:rsid w:val="0049414A"/>
    <w:rsid w:val="004945D8"/>
    <w:rsid w:val="00494869"/>
    <w:rsid w:val="00495412"/>
    <w:rsid w:val="00495559"/>
    <w:rsid w:val="004957B8"/>
    <w:rsid w:val="004959A7"/>
    <w:rsid w:val="00495F6D"/>
    <w:rsid w:val="004962C0"/>
    <w:rsid w:val="0049799E"/>
    <w:rsid w:val="00497A5D"/>
    <w:rsid w:val="004A09FD"/>
    <w:rsid w:val="004A0D08"/>
    <w:rsid w:val="004A0ED9"/>
    <w:rsid w:val="004A1154"/>
    <w:rsid w:val="004A13F8"/>
    <w:rsid w:val="004A16BF"/>
    <w:rsid w:val="004A1E70"/>
    <w:rsid w:val="004A2057"/>
    <w:rsid w:val="004A2128"/>
    <w:rsid w:val="004A2D0F"/>
    <w:rsid w:val="004A2DB9"/>
    <w:rsid w:val="004A31A8"/>
    <w:rsid w:val="004A45FB"/>
    <w:rsid w:val="004A4AD2"/>
    <w:rsid w:val="004A4C3F"/>
    <w:rsid w:val="004A5171"/>
    <w:rsid w:val="004A5843"/>
    <w:rsid w:val="004A5D68"/>
    <w:rsid w:val="004A614B"/>
    <w:rsid w:val="004A70F5"/>
    <w:rsid w:val="004A79A0"/>
    <w:rsid w:val="004A7F6B"/>
    <w:rsid w:val="004B1110"/>
    <w:rsid w:val="004B166B"/>
    <w:rsid w:val="004B17A9"/>
    <w:rsid w:val="004B230A"/>
    <w:rsid w:val="004B352F"/>
    <w:rsid w:val="004B3588"/>
    <w:rsid w:val="004B3679"/>
    <w:rsid w:val="004B3987"/>
    <w:rsid w:val="004B3D5D"/>
    <w:rsid w:val="004B3D68"/>
    <w:rsid w:val="004B3F23"/>
    <w:rsid w:val="004B423C"/>
    <w:rsid w:val="004B4548"/>
    <w:rsid w:val="004B4D3A"/>
    <w:rsid w:val="004B4F77"/>
    <w:rsid w:val="004B5A80"/>
    <w:rsid w:val="004B68B1"/>
    <w:rsid w:val="004B70B4"/>
    <w:rsid w:val="004B7615"/>
    <w:rsid w:val="004B76B7"/>
    <w:rsid w:val="004B76E2"/>
    <w:rsid w:val="004C0557"/>
    <w:rsid w:val="004C0647"/>
    <w:rsid w:val="004C0882"/>
    <w:rsid w:val="004C13BA"/>
    <w:rsid w:val="004C1A80"/>
    <w:rsid w:val="004C28E4"/>
    <w:rsid w:val="004C2CA8"/>
    <w:rsid w:val="004C2F0B"/>
    <w:rsid w:val="004C4405"/>
    <w:rsid w:val="004C4496"/>
    <w:rsid w:val="004C4A1F"/>
    <w:rsid w:val="004C4D8A"/>
    <w:rsid w:val="004C5185"/>
    <w:rsid w:val="004C5235"/>
    <w:rsid w:val="004C5ECA"/>
    <w:rsid w:val="004C63A3"/>
    <w:rsid w:val="004C6487"/>
    <w:rsid w:val="004C64E5"/>
    <w:rsid w:val="004C68FB"/>
    <w:rsid w:val="004C6A6A"/>
    <w:rsid w:val="004C6E30"/>
    <w:rsid w:val="004C740D"/>
    <w:rsid w:val="004C75DF"/>
    <w:rsid w:val="004D033F"/>
    <w:rsid w:val="004D0D36"/>
    <w:rsid w:val="004D1E45"/>
    <w:rsid w:val="004D2579"/>
    <w:rsid w:val="004D2BAC"/>
    <w:rsid w:val="004D2F9D"/>
    <w:rsid w:val="004D35BE"/>
    <w:rsid w:val="004D35E8"/>
    <w:rsid w:val="004D37E6"/>
    <w:rsid w:val="004D3C7F"/>
    <w:rsid w:val="004D3FBF"/>
    <w:rsid w:val="004D4C9B"/>
    <w:rsid w:val="004D4E29"/>
    <w:rsid w:val="004D4F42"/>
    <w:rsid w:val="004D5828"/>
    <w:rsid w:val="004D598E"/>
    <w:rsid w:val="004D606A"/>
    <w:rsid w:val="004D62AE"/>
    <w:rsid w:val="004D6DB5"/>
    <w:rsid w:val="004D71BA"/>
    <w:rsid w:val="004E009C"/>
    <w:rsid w:val="004E083C"/>
    <w:rsid w:val="004E093F"/>
    <w:rsid w:val="004E0D12"/>
    <w:rsid w:val="004E0DD6"/>
    <w:rsid w:val="004E1683"/>
    <w:rsid w:val="004E1E95"/>
    <w:rsid w:val="004E2E6E"/>
    <w:rsid w:val="004E3062"/>
    <w:rsid w:val="004E31D2"/>
    <w:rsid w:val="004E35E4"/>
    <w:rsid w:val="004E364C"/>
    <w:rsid w:val="004E374F"/>
    <w:rsid w:val="004E3A3E"/>
    <w:rsid w:val="004E506B"/>
    <w:rsid w:val="004E53B5"/>
    <w:rsid w:val="004E7076"/>
    <w:rsid w:val="004E77DF"/>
    <w:rsid w:val="004E77F0"/>
    <w:rsid w:val="004E7960"/>
    <w:rsid w:val="004F022A"/>
    <w:rsid w:val="004F039F"/>
    <w:rsid w:val="004F1B38"/>
    <w:rsid w:val="004F1B7A"/>
    <w:rsid w:val="004F1BA9"/>
    <w:rsid w:val="004F28D7"/>
    <w:rsid w:val="004F4464"/>
    <w:rsid w:val="004F67DF"/>
    <w:rsid w:val="004F6D53"/>
    <w:rsid w:val="004F6DB2"/>
    <w:rsid w:val="004F6E44"/>
    <w:rsid w:val="004F6E69"/>
    <w:rsid w:val="004F7C26"/>
    <w:rsid w:val="005001A5"/>
    <w:rsid w:val="0050058E"/>
    <w:rsid w:val="00500B7D"/>
    <w:rsid w:val="00500BD3"/>
    <w:rsid w:val="00501E2B"/>
    <w:rsid w:val="00501F9E"/>
    <w:rsid w:val="00502300"/>
    <w:rsid w:val="005026FA"/>
    <w:rsid w:val="0050298E"/>
    <w:rsid w:val="005037B4"/>
    <w:rsid w:val="005041BD"/>
    <w:rsid w:val="00505014"/>
    <w:rsid w:val="005051A1"/>
    <w:rsid w:val="0050538E"/>
    <w:rsid w:val="005056AC"/>
    <w:rsid w:val="005056B6"/>
    <w:rsid w:val="00505A84"/>
    <w:rsid w:val="00505F37"/>
    <w:rsid w:val="00506EEE"/>
    <w:rsid w:val="0050742E"/>
    <w:rsid w:val="00507461"/>
    <w:rsid w:val="005079D2"/>
    <w:rsid w:val="00510D45"/>
    <w:rsid w:val="005114DB"/>
    <w:rsid w:val="00511EF3"/>
    <w:rsid w:val="00512AE3"/>
    <w:rsid w:val="00512F15"/>
    <w:rsid w:val="005134AA"/>
    <w:rsid w:val="00513BC1"/>
    <w:rsid w:val="00513FE0"/>
    <w:rsid w:val="0051464B"/>
    <w:rsid w:val="005157EE"/>
    <w:rsid w:val="00515CD1"/>
    <w:rsid w:val="00516036"/>
    <w:rsid w:val="00516CAB"/>
    <w:rsid w:val="00516EBB"/>
    <w:rsid w:val="00517A6C"/>
    <w:rsid w:val="00520228"/>
    <w:rsid w:val="005203E4"/>
    <w:rsid w:val="005207F2"/>
    <w:rsid w:val="00521F43"/>
    <w:rsid w:val="00522909"/>
    <w:rsid w:val="00522BB4"/>
    <w:rsid w:val="00522FC4"/>
    <w:rsid w:val="0052383A"/>
    <w:rsid w:val="00523B5B"/>
    <w:rsid w:val="00523BA8"/>
    <w:rsid w:val="00523FA3"/>
    <w:rsid w:val="00524031"/>
    <w:rsid w:val="0052449B"/>
    <w:rsid w:val="00524DC8"/>
    <w:rsid w:val="00525D62"/>
    <w:rsid w:val="00526454"/>
    <w:rsid w:val="005266C8"/>
    <w:rsid w:val="00526D5F"/>
    <w:rsid w:val="00526F44"/>
    <w:rsid w:val="005274B6"/>
    <w:rsid w:val="00527DC3"/>
    <w:rsid w:val="0053024A"/>
    <w:rsid w:val="005309A8"/>
    <w:rsid w:val="005312EB"/>
    <w:rsid w:val="005315CD"/>
    <w:rsid w:val="0053170E"/>
    <w:rsid w:val="00531BB4"/>
    <w:rsid w:val="00532500"/>
    <w:rsid w:val="00532A76"/>
    <w:rsid w:val="005336CD"/>
    <w:rsid w:val="00533724"/>
    <w:rsid w:val="005337BB"/>
    <w:rsid w:val="00533DB4"/>
    <w:rsid w:val="005342F8"/>
    <w:rsid w:val="00534A50"/>
    <w:rsid w:val="005350D8"/>
    <w:rsid w:val="0053572B"/>
    <w:rsid w:val="0053650A"/>
    <w:rsid w:val="0053754E"/>
    <w:rsid w:val="0053772A"/>
    <w:rsid w:val="0053788F"/>
    <w:rsid w:val="00537C2B"/>
    <w:rsid w:val="0054053C"/>
    <w:rsid w:val="00540823"/>
    <w:rsid w:val="00541980"/>
    <w:rsid w:val="0054236F"/>
    <w:rsid w:val="005424DB"/>
    <w:rsid w:val="005427C3"/>
    <w:rsid w:val="0054303F"/>
    <w:rsid w:val="005439CD"/>
    <w:rsid w:val="00543C5D"/>
    <w:rsid w:val="005443D4"/>
    <w:rsid w:val="00545090"/>
    <w:rsid w:val="005451F7"/>
    <w:rsid w:val="00545383"/>
    <w:rsid w:val="005460DE"/>
    <w:rsid w:val="0054677E"/>
    <w:rsid w:val="00547022"/>
    <w:rsid w:val="0054732C"/>
    <w:rsid w:val="0055008D"/>
    <w:rsid w:val="005500BE"/>
    <w:rsid w:val="00550501"/>
    <w:rsid w:val="00550AC3"/>
    <w:rsid w:val="0055166E"/>
    <w:rsid w:val="005525A6"/>
    <w:rsid w:val="00552673"/>
    <w:rsid w:val="00552A9F"/>
    <w:rsid w:val="00552F4D"/>
    <w:rsid w:val="00553591"/>
    <w:rsid w:val="00553C60"/>
    <w:rsid w:val="0055416A"/>
    <w:rsid w:val="005545C0"/>
    <w:rsid w:val="00554E49"/>
    <w:rsid w:val="005552FB"/>
    <w:rsid w:val="005557BE"/>
    <w:rsid w:val="005557E1"/>
    <w:rsid w:val="00556105"/>
    <w:rsid w:val="0055612F"/>
    <w:rsid w:val="00556800"/>
    <w:rsid w:val="005573CA"/>
    <w:rsid w:val="00557B06"/>
    <w:rsid w:val="00557E27"/>
    <w:rsid w:val="00560750"/>
    <w:rsid w:val="005609CC"/>
    <w:rsid w:val="005609EE"/>
    <w:rsid w:val="0056108F"/>
    <w:rsid w:val="0056236E"/>
    <w:rsid w:val="00562677"/>
    <w:rsid w:val="00562BC3"/>
    <w:rsid w:val="00562F5E"/>
    <w:rsid w:val="0056328E"/>
    <w:rsid w:val="00563880"/>
    <w:rsid w:val="00563AF3"/>
    <w:rsid w:val="00563CE5"/>
    <w:rsid w:val="005640B0"/>
    <w:rsid w:val="00565621"/>
    <w:rsid w:val="00565D5F"/>
    <w:rsid w:val="0056622E"/>
    <w:rsid w:val="00566991"/>
    <w:rsid w:val="00566EF0"/>
    <w:rsid w:val="00566FDD"/>
    <w:rsid w:val="005670FD"/>
    <w:rsid w:val="005678DB"/>
    <w:rsid w:val="00570869"/>
    <w:rsid w:val="00570E79"/>
    <w:rsid w:val="00571AA1"/>
    <w:rsid w:val="005720C5"/>
    <w:rsid w:val="005721DB"/>
    <w:rsid w:val="00572877"/>
    <w:rsid w:val="00572A3E"/>
    <w:rsid w:val="0057328B"/>
    <w:rsid w:val="00573488"/>
    <w:rsid w:val="005739F9"/>
    <w:rsid w:val="00573CFF"/>
    <w:rsid w:val="005744A9"/>
    <w:rsid w:val="00574CCE"/>
    <w:rsid w:val="00574D17"/>
    <w:rsid w:val="00574F63"/>
    <w:rsid w:val="0057502E"/>
    <w:rsid w:val="005750CC"/>
    <w:rsid w:val="00575252"/>
    <w:rsid w:val="0057535F"/>
    <w:rsid w:val="00575D65"/>
    <w:rsid w:val="0057610D"/>
    <w:rsid w:val="0057637D"/>
    <w:rsid w:val="00576916"/>
    <w:rsid w:val="00576AB2"/>
    <w:rsid w:val="00576ED8"/>
    <w:rsid w:val="00577A44"/>
    <w:rsid w:val="00577AEB"/>
    <w:rsid w:val="00580690"/>
    <w:rsid w:val="005818B9"/>
    <w:rsid w:val="00581A48"/>
    <w:rsid w:val="00581C5E"/>
    <w:rsid w:val="005821C0"/>
    <w:rsid w:val="0058313D"/>
    <w:rsid w:val="00583A52"/>
    <w:rsid w:val="00583C7D"/>
    <w:rsid w:val="00583F01"/>
    <w:rsid w:val="00584253"/>
    <w:rsid w:val="005842E9"/>
    <w:rsid w:val="005843A8"/>
    <w:rsid w:val="005848B7"/>
    <w:rsid w:val="00584EA8"/>
    <w:rsid w:val="005851D7"/>
    <w:rsid w:val="005853EB"/>
    <w:rsid w:val="00585848"/>
    <w:rsid w:val="005858E1"/>
    <w:rsid w:val="005859DB"/>
    <w:rsid w:val="00585FEC"/>
    <w:rsid w:val="00587524"/>
    <w:rsid w:val="00587D86"/>
    <w:rsid w:val="00590379"/>
    <w:rsid w:val="005921A0"/>
    <w:rsid w:val="005924E0"/>
    <w:rsid w:val="0059284A"/>
    <w:rsid w:val="005929F7"/>
    <w:rsid w:val="00592AA8"/>
    <w:rsid w:val="0059324D"/>
    <w:rsid w:val="00593755"/>
    <w:rsid w:val="00593A77"/>
    <w:rsid w:val="00593CDB"/>
    <w:rsid w:val="005949C6"/>
    <w:rsid w:val="00594F73"/>
    <w:rsid w:val="00595178"/>
    <w:rsid w:val="00595F5E"/>
    <w:rsid w:val="0059686C"/>
    <w:rsid w:val="005971EC"/>
    <w:rsid w:val="00597269"/>
    <w:rsid w:val="00597649"/>
    <w:rsid w:val="00597C71"/>
    <w:rsid w:val="005A05B9"/>
    <w:rsid w:val="005A0732"/>
    <w:rsid w:val="005A0C60"/>
    <w:rsid w:val="005A1109"/>
    <w:rsid w:val="005A1576"/>
    <w:rsid w:val="005A18F1"/>
    <w:rsid w:val="005A2653"/>
    <w:rsid w:val="005A287C"/>
    <w:rsid w:val="005A2FB5"/>
    <w:rsid w:val="005A31B7"/>
    <w:rsid w:val="005A33FA"/>
    <w:rsid w:val="005A3B0D"/>
    <w:rsid w:val="005A4034"/>
    <w:rsid w:val="005A4417"/>
    <w:rsid w:val="005A4D39"/>
    <w:rsid w:val="005A559B"/>
    <w:rsid w:val="005A6078"/>
    <w:rsid w:val="005A6DAD"/>
    <w:rsid w:val="005A6FDB"/>
    <w:rsid w:val="005A7300"/>
    <w:rsid w:val="005A75E2"/>
    <w:rsid w:val="005A7751"/>
    <w:rsid w:val="005A7A55"/>
    <w:rsid w:val="005B0A83"/>
    <w:rsid w:val="005B11D5"/>
    <w:rsid w:val="005B12FA"/>
    <w:rsid w:val="005B13CF"/>
    <w:rsid w:val="005B1C35"/>
    <w:rsid w:val="005B221E"/>
    <w:rsid w:val="005B29A8"/>
    <w:rsid w:val="005B300A"/>
    <w:rsid w:val="005B34A9"/>
    <w:rsid w:val="005B51CC"/>
    <w:rsid w:val="005B527E"/>
    <w:rsid w:val="005B52E8"/>
    <w:rsid w:val="005B5437"/>
    <w:rsid w:val="005B5562"/>
    <w:rsid w:val="005B5B90"/>
    <w:rsid w:val="005B70A9"/>
    <w:rsid w:val="005B7273"/>
    <w:rsid w:val="005B767C"/>
    <w:rsid w:val="005C0461"/>
    <w:rsid w:val="005C0B26"/>
    <w:rsid w:val="005C0CE8"/>
    <w:rsid w:val="005C1621"/>
    <w:rsid w:val="005C172D"/>
    <w:rsid w:val="005C2933"/>
    <w:rsid w:val="005C3098"/>
    <w:rsid w:val="005C31A6"/>
    <w:rsid w:val="005C3457"/>
    <w:rsid w:val="005C3CEC"/>
    <w:rsid w:val="005C46A4"/>
    <w:rsid w:val="005C49FE"/>
    <w:rsid w:val="005C4E39"/>
    <w:rsid w:val="005C50E3"/>
    <w:rsid w:val="005C5FAF"/>
    <w:rsid w:val="005C6162"/>
    <w:rsid w:val="005C6BF4"/>
    <w:rsid w:val="005C6D52"/>
    <w:rsid w:val="005C6F18"/>
    <w:rsid w:val="005C72B8"/>
    <w:rsid w:val="005C7B4B"/>
    <w:rsid w:val="005C7DCF"/>
    <w:rsid w:val="005C7F3A"/>
    <w:rsid w:val="005D000D"/>
    <w:rsid w:val="005D05A6"/>
    <w:rsid w:val="005D07E8"/>
    <w:rsid w:val="005D0C4E"/>
    <w:rsid w:val="005D1577"/>
    <w:rsid w:val="005D19E2"/>
    <w:rsid w:val="005D1DDC"/>
    <w:rsid w:val="005D2D2C"/>
    <w:rsid w:val="005D36CD"/>
    <w:rsid w:val="005D3717"/>
    <w:rsid w:val="005D3881"/>
    <w:rsid w:val="005D3A27"/>
    <w:rsid w:val="005D4440"/>
    <w:rsid w:val="005D4F18"/>
    <w:rsid w:val="005D547B"/>
    <w:rsid w:val="005D5A65"/>
    <w:rsid w:val="005D5AA0"/>
    <w:rsid w:val="005D6F0F"/>
    <w:rsid w:val="005D799A"/>
    <w:rsid w:val="005D79CB"/>
    <w:rsid w:val="005D7B0C"/>
    <w:rsid w:val="005D7D7E"/>
    <w:rsid w:val="005D7F76"/>
    <w:rsid w:val="005E0089"/>
    <w:rsid w:val="005E0697"/>
    <w:rsid w:val="005E0E7F"/>
    <w:rsid w:val="005E0EA4"/>
    <w:rsid w:val="005E1632"/>
    <w:rsid w:val="005E2530"/>
    <w:rsid w:val="005E25D7"/>
    <w:rsid w:val="005E4352"/>
    <w:rsid w:val="005E4448"/>
    <w:rsid w:val="005E4640"/>
    <w:rsid w:val="005E4C1E"/>
    <w:rsid w:val="005E523C"/>
    <w:rsid w:val="005E527F"/>
    <w:rsid w:val="005E5687"/>
    <w:rsid w:val="005E57AD"/>
    <w:rsid w:val="005E5813"/>
    <w:rsid w:val="005E5B38"/>
    <w:rsid w:val="005E5DDB"/>
    <w:rsid w:val="005E61B1"/>
    <w:rsid w:val="005E6BDE"/>
    <w:rsid w:val="005E6E47"/>
    <w:rsid w:val="005E71FE"/>
    <w:rsid w:val="005E7495"/>
    <w:rsid w:val="005E76C5"/>
    <w:rsid w:val="005E77B5"/>
    <w:rsid w:val="005E7ED7"/>
    <w:rsid w:val="005F01DD"/>
    <w:rsid w:val="005F0997"/>
    <w:rsid w:val="005F1D41"/>
    <w:rsid w:val="005F201A"/>
    <w:rsid w:val="005F20AF"/>
    <w:rsid w:val="005F2A47"/>
    <w:rsid w:val="005F2ADD"/>
    <w:rsid w:val="005F33A6"/>
    <w:rsid w:val="005F348B"/>
    <w:rsid w:val="005F3A52"/>
    <w:rsid w:val="005F3C56"/>
    <w:rsid w:val="005F3C9F"/>
    <w:rsid w:val="005F44A3"/>
    <w:rsid w:val="005F49E0"/>
    <w:rsid w:val="005F5007"/>
    <w:rsid w:val="005F527C"/>
    <w:rsid w:val="005F57F7"/>
    <w:rsid w:val="005F5CA5"/>
    <w:rsid w:val="005F6E00"/>
    <w:rsid w:val="005F796A"/>
    <w:rsid w:val="006003FB"/>
    <w:rsid w:val="00601250"/>
    <w:rsid w:val="006012D0"/>
    <w:rsid w:val="00601339"/>
    <w:rsid w:val="006016D8"/>
    <w:rsid w:val="00601713"/>
    <w:rsid w:val="006017A8"/>
    <w:rsid w:val="0060228D"/>
    <w:rsid w:val="00602F42"/>
    <w:rsid w:val="00602FCF"/>
    <w:rsid w:val="006038B9"/>
    <w:rsid w:val="00603D29"/>
    <w:rsid w:val="00604D31"/>
    <w:rsid w:val="00605C31"/>
    <w:rsid w:val="00605E32"/>
    <w:rsid w:val="0060680C"/>
    <w:rsid w:val="00606A99"/>
    <w:rsid w:val="00607390"/>
    <w:rsid w:val="0060740D"/>
    <w:rsid w:val="006075CB"/>
    <w:rsid w:val="00607F67"/>
    <w:rsid w:val="00610966"/>
    <w:rsid w:val="00610AF5"/>
    <w:rsid w:val="00611232"/>
    <w:rsid w:val="00611580"/>
    <w:rsid w:val="00612609"/>
    <w:rsid w:val="00612E95"/>
    <w:rsid w:val="0061303B"/>
    <w:rsid w:val="00613422"/>
    <w:rsid w:val="00613474"/>
    <w:rsid w:val="00613E03"/>
    <w:rsid w:val="0061414B"/>
    <w:rsid w:val="006147D9"/>
    <w:rsid w:val="00614C23"/>
    <w:rsid w:val="00614DD2"/>
    <w:rsid w:val="00614EC3"/>
    <w:rsid w:val="0061564F"/>
    <w:rsid w:val="0061598F"/>
    <w:rsid w:val="00616601"/>
    <w:rsid w:val="006177D5"/>
    <w:rsid w:val="00620598"/>
    <w:rsid w:val="00620670"/>
    <w:rsid w:val="00620745"/>
    <w:rsid w:val="00620B2A"/>
    <w:rsid w:val="00621017"/>
    <w:rsid w:val="00621E5C"/>
    <w:rsid w:val="0062251E"/>
    <w:rsid w:val="006225B4"/>
    <w:rsid w:val="0062263E"/>
    <w:rsid w:val="00622A75"/>
    <w:rsid w:val="006233C7"/>
    <w:rsid w:val="00623AFA"/>
    <w:rsid w:val="00623B3D"/>
    <w:rsid w:val="00623D89"/>
    <w:rsid w:val="00623FF1"/>
    <w:rsid w:val="006242F3"/>
    <w:rsid w:val="00624B4C"/>
    <w:rsid w:val="00625419"/>
    <w:rsid w:val="0062566E"/>
    <w:rsid w:val="006257A6"/>
    <w:rsid w:val="00625806"/>
    <w:rsid w:val="00625A41"/>
    <w:rsid w:val="00625FD1"/>
    <w:rsid w:val="00626178"/>
    <w:rsid w:val="00626D25"/>
    <w:rsid w:val="00630939"/>
    <w:rsid w:val="00630ABE"/>
    <w:rsid w:val="00630EA2"/>
    <w:rsid w:val="00631814"/>
    <w:rsid w:val="00631AAC"/>
    <w:rsid w:val="00631AD8"/>
    <w:rsid w:val="00631D60"/>
    <w:rsid w:val="00632C95"/>
    <w:rsid w:val="006333EC"/>
    <w:rsid w:val="00633663"/>
    <w:rsid w:val="00633C1A"/>
    <w:rsid w:val="00633C92"/>
    <w:rsid w:val="0063400C"/>
    <w:rsid w:val="00634200"/>
    <w:rsid w:val="00634A01"/>
    <w:rsid w:val="00634AFE"/>
    <w:rsid w:val="00634C73"/>
    <w:rsid w:val="00634DC5"/>
    <w:rsid w:val="00635DC7"/>
    <w:rsid w:val="00635F7F"/>
    <w:rsid w:val="006408D3"/>
    <w:rsid w:val="00640ED3"/>
    <w:rsid w:val="00641088"/>
    <w:rsid w:val="00641813"/>
    <w:rsid w:val="00641C1B"/>
    <w:rsid w:val="00643000"/>
    <w:rsid w:val="006430EE"/>
    <w:rsid w:val="0064353D"/>
    <w:rsid w:val="006436FB"/>
    <w:rsid w:val="00644037"/>
    <w:rsid w:val="00644986"/>
    <w:rsid w:val="00644E8E"/>
    <w:rsid w:val="00645C7B"/>
    <w:rsid w:val="00645E20"/>
    <w:rsid w:val="0064741E"/>
    <w:rsid w:val="00647B3A"/>
    <w:rsid w:val="00647B3E"/>
    <w:rsid w:val="00647FBD"/>
    <w:rsid w:val="006503A3"/>
    <w:rsid w:val="00650AF3"/>
    <w:rsid w:val="00650CFE"/>
    <w:rsid w:val="00651179"/>
    <w:rsid w:val="006512FF"/>
    <w:rsid w:val="0065166E"/>
    <w:rsid w:val="00651E80"/>
    <w:rsid w:val="00652013"/>
    <w:rsid w:val="00652870"/>
    <w:rsid w:val="00652DEB"/>
    <w:rsid w:val="006531B7"/>
    <w:rsid w:val="006538B7"/>
    <w:rsid w:val="006539B9"/>
    <w:rsid w:val="00654555"/>
    <w:rsid w:val="00654B61"/>
    <w:rsid w:val="00654D59"/>
    <w:rsid w:val="006550E2"/>
    <w:rsid w:val="00655140"/>
    <w:rsid w:val="00655397"/>
    <w:rsid w:val="00655776"/>
    <w:rsid w:val="006563FB"/>
    <w:rsid w:val="00656AB9"/>
    <w:rsid w:val="00656B98"/>
    <w:rsid w:val="00656C9C"/>
    <w:rsid w:val="00657441"/>
    <w:rsid w:val="00657557"/>
    <w:rsid w:val="0066053D"/>
    <w:rsid w:val="006606F7"/>
    <w:rsid w:val="00660D6E"/>
    <w:rsid w:val="00660D86"/>
    <w:rsid w:val="00662A6C"/>
    <w:rsid w:val="00662BAF"/>
    <w:rsid w:val="00662BE7"/>
    <w:rsid w:val="00662DFC"/>
    <w:rsid w:val="00662EA5"/>
    <w:rsid w:val="0066408F"/>
    <w:rsid w:val="00664295"/>
    <w:rsid w:val="006645B9"/>
    <w:rsid w:val="006645D9"/>
    <w:rsid w:val="006647A4"/>
    <w:rsid w:val="00664AD5"/>
    <w:rsid w:val="00664F17"/>
    <w:rsid w:val="006658A3"/>
    <w:rsid w:val="0066594C"/>
    <w:rsid w:val="00665952"/>
    <w:rsid w:val="00665B42"/>
    <w:rsid w:val="006662B9"/>
    <w:rsid w:val="0066642A"/>
    <w:rsid w:val="0066751E"/>
    <w:rsid w:val="006678F1"/>
    <w:rsid w:val="00667D2F"/>
    <w:rsid w:val="006701A4"/>
    <w:rsid w:val="006705E9"/>
    <w:rsid w:val="00670C05"/>
    <w:rsid w:val="0067106B"/>
    <w:rsid w:val="006712A8"/>
    <w:rsid w:val="00671878"/>
    <w:rsid w:val="00671A80"/>
    <w:rsid w:val="00671C30"/>
    <w:rsid w:val="00671FF5"/>
    <w:rsid w:val="00672B1E"/>
    <w:rsid w:val="00672F7E"/>
    <w:rsid w:val="006738B6"/>
    <w:rsid w:val="00673B40"/>
    <w:rsid w:val="00674D2A"/>
    <w:rsid w:val="006757EA"/>
    <w:rsid w:val="00675D70"/>
    <w:rsid w:val="006762C8"/>
    <w:rsid w:val="006772E7"/>
    <w:rsid w:val="006774C4"/>
    <w:rsid w:val="00677BCE"/>
    <w:rsid w:val="006802B0"/>
    <w:rsid w:val="00680FAB"/>
    <w:rsid w:val="006810EE"/>
    <w:rsid w:val="006812E4"/>
    <w:rsid w:val="00681C6A"/>
    <w:rsid w:val="00682238"/>
    <w:rsid w:val="006829A0"/>
    <w:rsid w:val="00683AAD"/>
    <w:rsid w:val="00684809"/>
    <w:rsid w:val="00684E2F"/>
    <w:rsid w:val="00685DC8"/>
    <w:rsid w:val="006861A8"/>
    <w:rsid w:val="00686771"/>
    <w:rsid w:val="00686AF1"/>
    <w:rsid w:val="00686B33"/>
    <w:rsid w:val="00686BC7"/>
    <w:rsid w:val="00686DFF"/>
    <w:rsid w:val="00686FB2"/>
    <w:rsid w:val="00686FB6"/>
    <w:rsid w:val="00687ABB"/>
    <w:rsid w:val="00687D42"/>
    <w:rsid w:val="006902C1"/>
    <w:rsid w:val="00690ACB"/>
    <w:rsid w:val="00690D75"/>
    <w:rsid w:val="00691539"/>
    <w:rsid w:val="00691CFD"/>
    <w:rsid w:val="00691FD5"/>
    <w:rsid w:val="00692E00"/>
    <w:rsid w:val="0069331F"/>
    <w:rsid w:val="006945F3"/>
    <w:rsid w:val="00694EDB"/>
    <w:rsid w:val="006953E6"/>
    <w:rsid w:val="00695764"/>
    <w:rsid w:val="00696118"/>
    <w:rsid w:val="0069698F"/>
    <w:rsid w:val="00696FDA"/>
    <w:rsid w:val="00697137"/>
    <w:rsid w:val="0069714F"/>
    <w:rsid w:val="00697706"/>
    <w:rsid w:val="006A0842"/>
    <w:rsid w:val="006A0BD1"/>
    <w:rsid w:val="006A1301"/>
    <w:rsid w:val="006A145F"/>
    <w:rsid w:val="006A2081"/>
    <w:rsid w:val="006A2ECB"/>
    <w:rsid w:val="006A3257"/>
    <w:rsid w:val="006A3383"/>
    <w:rsid w:val="006A3501"/>
    <w:rsid w:val="006A4BD5"/>
    <w:rsid w:val="006A557A"/>
    <w:rsid w:val="006A5716"/>
    <w:rsid w:val="006A6311"/>
    <w:rsid w:val="006A73A1"/>
    <w:rsid w:val="006A7728"/>
    <w:rsid w:val="006A795D"/>
    <w:rsid w:val="006A7977"/>
    <w:rsid w:val="006B0A8C"/>
    <w:rsid w:val="006B251A"/>
    <w:rsid w:val="006B2CB5"/>
    <w:rsid w:val="006B2CC7"/>
    <w:rsid w:val="006B3F83"/>
    <w:rsid w:val="006B42C0"/>
    <w:rsid w:val="006B4CDF"/>
    <w:rsid w:val="006B501A"/>
    <w:rsid w:val="006B54E0"/>
    <w:rsid w:val="006B5715"/>
    <w:rsid w:val="006B6265"/>
    <w:rsid w:val="006B6589"/>
    <w:rsid w:val="006B6E6A"/>
    <w:rsid w:val="006B6E9C"/>
    <w:rsid w:val="006B73BB"/>
    <w:rsid w:val="006B7488"/>
    <w:rsid w:val="006B77C5"/>
    <w:rsid w:val="006B7B3A"/>
    <w:rsid w:val="006C034B"/>
    <w:rsid w:val="006C0D42"/>
    <w:rsid w:val="006C1206"/>
    <w:rsid w:val="006C1A40"/>
    <w:rsid w:val="006C1B7D"/>
    <w:rsid w:val="006C1C5A"/>
    <w:rsid w:val="006C1DE5"/>
    <w:rsid w:val="006C2013"/>
    <w:rsid w:val="006C22CA"/>
    <w:rsid w:val="006C2A57"/>
    <w:rsid w:val="006C2C04"/>
    <w:rsid w:val="006C2EE4"/>
    <w:rsid w:val="006C3066"/>
    <w:rsid w:val="006C32D0"/>
    <w:rsid w:val="006C33C5"/>
    <w:rsid w:val="006C37AC"/>
    <w:rsid w:val="006C4270"/>
    <w:rsid w:val="006C45E0"/>
    <w:rsid w:val="006C4C5D"/>
    <w:rsid w:val="006C4D47"/>
    <w:rsid w:val="006C4DE4"/>
    <w:rsid w:val="006C58E7"/>
    <w:rsid w:val="006C61F5"/>
    <w:rsid w:val="006C628E"/>
    <w:rsid w:val="006C6467"/>
    <w:rsid w:val="006C691E"/>
    <w:rsid w:val="006C6952"/>
    <w:rsid w:val="006C696B"/>
    <w:rsid w:val="006C6C84"/>
    <w:rsid w:val="006C6E4D"/>
    <w:rsid w:val="006C7145"/>
    <w:rsid w:val="006C754E"/>
    <w:rsid w:val="006C7673"/>
    <w:rsid w:val="006C76F7"/>
    <w:rsid w:val="006C7762"/>
    <w:rsid w:val="006C7F94"/>
    <w:rsid w:val="006D03B5"/>
    <w:rsid w:val="006D0BA2"/>
    <w:rsid w:val="006D0FB0"/>
    <w:rsid w:val="006D2F77"/>
    <w:rsid w:val="006D30D4"/>
    <w:rsid w:val="006D315C"/>
    <w:rsid w:val="006D3219"/>
    <w:rsid w:val="006D32D9"/>
    <w:rsid w:val="006D371D"/>
    <w:rsid w:val="006D3E2A"/>
    <w:rsid w:val="006D4724"/>
    <w:rsid w:val="006D4B25"/>
    <w:rsid w:val="006D4EC8"/>
    <w:rsid w:val="006D4EE5"/>
    <w:rsid w:val="006D56F3"/>
    <w:rsid w:val="006D59E3"/>
    <w:rsid w:val="006D61B9"/>
    <w:rsid w:val="006D62DB"/>
    <w:rsid w:val="006D6597"/>
    <w:rsid w:val="006D666C"/>
    <w:rsid w:val="006D6B93"/>
    <w:rsid w:val="006D6D4A"/>
    <w:rsid w:val="006D6DC4"/>
    <w:rsid w:val="006D7191"/>
    <w:rsid w:val="006D7405"/>
    <w:rsid w:val="006D7497"/>
    <w:rsid w:val="006D752C"/>
    <w:rsid w:val="006D7A33"/>
    <w:rsid w:val="006E00CC"/>
    <w:rsid w:val="006E072A"/>
    <w:rsid w:val="006E1A61"/>
    <w:rsid w:val="006E1C3C"/>
    <w:rsid w:val="006E2257"/>
    <w:rsid w:val="006E23DC"/>
    <w:rsid w:val="006E2967"/>
    <w:rsid w:val="006E2AD8"/>
    <w:rsid w:val="006E4208"/>
    <w:rsid w:val="006E54E1"/>
    <w:rsid w:val="006E57FD"/>
    <w:rsid w:val="006E581F"/>
    <w:rsid w:val="006E5E45"/>
    <w:rsid w:val="006E617F"/>
    <w:rsid w:val="006E685F"/>
    <w:rsid w:val="006E6FCE"/>
    <w:rsid w:val="006E701E"/>
    <w:rsid w:val="006E7871"/>
    <w:rsid w:val="006E7EBA"/>
    <w:rsid w:val="006E7F6C"/>
    <w:rsid w:val="006F030E"/>
    <w:rsid w:val="006F0B82"/>
    <w:rsid w:val="006F0EBF"/>
    <w:rsid w:val="006F102D"/>
    <w:rsid w:val="006F16A1"/>
    <w:rsid w:val="006F1BDC"/>
    <w:rsid w:val="006F2F4F"/>
    <w:rsid w:val="006F3283"/>
    <w:rsid w:val="006F3926"/>
    <w:rsid w:val="006F41DF"/>
    <w:rsid w:val="006F44B3"/>
    <w:rsid w:val="006F4629"/>
    <w:rsid w:val="006F58E6"/>
    <w:rsid w:val="006F709F"/>
    <w:rsid w:val="006F7255"/>
    <w:rsid w:val="006F725B"/>
    <w:rsid w:val="006F74B4"/>
    <w:rsid w:val="006F7961"/>
    <w:rsid w:val="006F7B4A"/>
    <w:rsid w:val="00700462"/>
    <w:rsid w:val="00700B7C"/>
    <w:rsid w:val="00700C31"/>
    <w:rsid w:val="00701155"/>
    <w:rsid w:val="00702006"/>
    <w:rsid w:val="00702088"/>
    <w:rsid w:val="00702148"/>
    <w:rsid w:val="00702CC0"/>
    <w:rsid w:val="00702DBF"/>
    <w:rsid w:val="00702DF3"/>
    <w:rsid w:val="0070337A"/>
    <w:rsid w:val="0070349B"/>
    <w:rsid w:val="00703B32"/>
    <w:rsid w:val="00703DC3"/>
    <w:rsid w:val="00703E33"/>
    <w:rsid w:val="0070425D"/>
    <w:rsid w:val="007042C6"/>
    <w:rsid w:val="00704674"/>
    <w:rsid w:val="007048C7"/>
    <w:rsid w:val="00705473"/>
    <w:rsid w:val="00706497"/>
    <w:rsid w:val="00706AC2"/>
    <w:rsid w:val="00707E8D"/>
    <w:rsid w:val="00710876"/>
    <w:rsid w:val="00710FCB"/>
    <w:rsid w:val="007112EA"/>
    <w:rsid w:val="007115EB"/>
    <w:rsid w:val="00711DDF"/>
    <w:rsid w:val="0071200C"/>
    <w:rsid w:val="0071306C"/>
    <w:rsid w:val="007141BC"/>
    <w:rsid w:val="00714800"/>
    <w:rsid w:val="00714923"/>
    <w:rsid w:val="00714AAE"/>
    <w:rsid w:val="00714F65"/>
    <w:rsid w:val="007155D2"/>
    <w:rsid w:val="00715BAC"/>
    <w:rsid w:val="00715C4F"/>
    <w:rsid w:val="007160E6"/>
    <w:rsid w:val="00716B49"/>
    <w:rsid w:val="00716FB6"/>
    <w:rsid w:val="0071744B"/>
    <w:rsid w:val="00717828"/>
    <w:rsid w:val="00720378"/>
    <w:rsid w:val="007212DC"/>
    <w:rsid w:val="00721C61"/>
    <w:rsid w:val="00722196"/>
    <w:rsid w:val="00722711"/>
    <w:rsid w:val="00722939"/>
    <w:rsid w:val="00722B7A"/>
    <w:rsid w:val="00722EE0"/>
    <w:rsid w:val="00724581"/>
    <w:rsid w:val="0072497F"/>
    <w:rsid w:val="00725378"/>
    <w:rsid w:val="00725780"/>
    <w:rsid w:val="007258F7"/>
    <w:rsid w:val="00725DE6"/>
    <w:rsid w:val="00726D1A"/>
    <w:rsid w:val="00727363"/>
    <w:rsid w:val="0073050A"/>
    <w:rsid w:val="00730629"/>
    <w:rsid w:val="007308EF"/>
    <w:rsid w:val="00731689"/>
    <w:rsid w:val="00731757"/>
    <w:rsid w:val="00732606"/>
    <w:rsid w:val="00732999"/>
    <w:rsid w:val="007341BB"/>
    <w:rsid w:val="007342FC"/>
    <w:rsid w:val="00735A6D"/>
    <w:rsid w:val="007362C7"/>
    <w:rsid w:val="00736CBD"/>
    <w:rsid w:val="007373FD"/>
    <w:rsid w:val="00737AFE"/>
    <w:rsid w:val="007401CF"/>
    <w:rsid w:val="00740428"/>
    <w:rsid w:val="0074048D"/>
    <w:rsid w:val="007409CD"/>
    <w:rsid w:val="00740AD2"/>
    <w:rsid w:val="00740E2C"/>
    <w:rsid w:val="0074113A"/>
    <w:rsid w:val="00741375"/>
    <w:rsid w:val="00742770"/>
    <w:rsid w:val="00742C3E"/>
    <w:rsid w:val="007432A4"/>
    <w:rsid w:val="00744B40"/>
    <w:rsid w:val="00744F22"/>
    <w:rsid w:val="00746509"/>
    <w:rsid w:val="00746555"/>
    <w:rsid w:val="00747556"/>
    <w:rsid w:val="0074768F"/>
    <w:rsid w:val="00747727"/>
    <w:rsid w:val="007502A3"/>
    <w:rsid w:val="00750906"/>
    <w:rsid w:val="00750ED3"/>
    <w:rsid w:val="00751674"/>
    <w:rsid w:val="00751BB6"/>
    <w:rsid w:val="00751EA3"/>
    <w:rsid w:val="007527F6"/>
    <w:rsid w:val="0075303E"/>
    <w:rsid w:val="007533F5"/>
    <w:rsid w:val="00753F57"/>
    <w:rsid w:val="00753FA7"/>
    <w:rsid w:val="007541E3"/>
    <w:rsid w:val="007546CE"/>
    <w:rsid w:val="007548D3"/>
    <w:rsid w:val="0075503D"/>
    <w:rsid w:val="007550B7"/>
    <w:rsid w:val="007554BB"/>
    <w:rsid w:val="00755C09"/>
    <w:rsid w:val="00756159"/>
    <w:rsid w:val="00756846"/>
    <w:rsid w:val="00757650"/>
    <w:rsid w:val="00757BB6"/>
    <w:rsid w:val="00757D3A"/>
    <w:rsid w:val="007604E0"/>
    <w:rsid w:val="0076050A"/>
    <w:rsid w:val="00760EC6"/>
    <w:rsid w:val="007613FA"/>
    <w:rsid w:val="007619AE"/>
    <w:rsid w:val="007623EC"/>
    <w:rsid w:val="007639B0"/>
    <w:rsid w:val="00763AC5"/>
    <w:rsid w:val="00763C35"/>
    <w:rsid w:val="00764C69"/>
    <w:rsid w:val="00764EB9"/>
    <w:rsid w:val="00765911"/>
    <w:rsid w:val="00765B09"/>
    <w:rsid w:val="007662D6"/>
    <w:rsid w:val="00766527"/>
    <w:rsid w:val="00766C8D"/>
    <w:rsid w:val="00766D28"/>
    <w:rsid w:val="007677B7"/>
    <w:rsid w:val="00767EE7"/>
    <w:rsid w:val="0077028C"/>
    <w:rsid w:val="00770D12"/>
    <w:rsid w:val="007711ED"/>
    <w:rsid w:val="0077174B"/>
    <w:rsid w:val="00771B28"/>
    <w:rsid w:val="00771DBE"/>
    <w:rsid w:val="00771F85"/>
    <w:rsid w:val="0077398C"/>
    <w:rsid w:val="00774C0D"/>
    <w:rsid w:val="00774D5D"/>
    <w:rsid w:val="00775076"/>
    <w:rsid w:val="007764CB"/>
    <w:rsid w:val="0077675C"/>
    <w:rsid w:val="00776AD4"/>
    <w:rsid w:val="00777903"/>
    <w:rsid w:val="00780B75"/>
    <w:rsid w:val="007812B5"/>
    <w:rsid w:val="00781719"/>
    <w:rsid w:val="00781AD1"/>
    <w:rsid w:val="0078209D"/>
    <w:rsid w:val="00782D62"/>
    <w:rsid w:val="007831CF"/>
    <w:rsid w:val="00783A95"/>
    <w:rsid w:val="00783BB0"/>
    <w:rsid w:val="00783CB2"/>
    <w:rsid w:val="00783D37"/>
    <w:rsid w:val="007844A1"/>
    <w:rsid w:val="00784D46"/>
    <w:rsid w:val="00785102"/>
    <w:rsid w:val="007852A9"/>
    <w:rsid w:val="0078533B"/>
    <w:rsid w:val="007855C7"/>
    <w:rsid w:val="007858C1"/>
    <w:rsid w:val="0078619E"/>
    <w:rsid w:val="0078635B"/>
    <w:rsid w:val="00786743"/>
    <w:rsid w:val="00786884"/>
    <w:rsid w:val="00787082"/>
    <w:rsid w:val="00787223"/>
    <w:rsid w:val="007908CE"/>
    <w:rsid w:val="00790C9B"/>
    <w:rsid w:val="007914E0"/>
    <w:rsid w:val="00791B4D"/>
    <w:rsid w:val="00791C59"/>
    <w:rsid w:val="00792387"/>
    <w:rsid w:val="00792708"/>
    <w:rsid w:val="00792A3E"/>
    <w:rsid w:val="00793784"/>
    <w:rsid w:val="007939AA"/>
    <w:rsid w:val="00793E7C"/>
    <w:rsid w:val="007944DB"/>
    <w:rsid w:val="0079462F"/>
    <w:rsid w:val="007947A8"/>
    <w:rsid w:val="007949CB"/>
    <w:rsid w:val="00794F69"/>
    <w:rsid w:val="007956DB"/>
    <w:rsid w:val="00795797"/>
    <w:rsid w:val="007960D4"/>
    <w:rsid w:val="0079638F"/>
    <w:rsid w:val="0079692F"/>
    <w:rsid w:val="007969B4"/>
    <w:rsid w:val="00796B47"/>
    <w:rsid w:val="00796E69"/>
    <w:rsid w:val="0079788C"/>
    <w:rsid w:val="007979A1"/>
    <w:rsid w:val="00797A6D"/>
    <w:rsid w:val="00797D85"/>
    <w:rsid w:val="007A0251"/>
    <w:rsid w:val="007A0A52"/>
    <w:rsid w:val="007A0D2B"/>
    <w:rsid w:val="007A13D7"/>
    <w:rsid w:val="007A31A2"/>
    <w:rsid w:val="007A34F3"/>
    <w:rsid w:val="007A3C3E"/>
    <w:rsid w:val="007A41BF"/>
    <w:rsid w:val="007A4678"/>
    <w:rsid w:val="007A5AE8"/>
    <w:rsid w:val="007A6268"/>
    <w:rsid w:val="007A692B"/>
    <w:rsid w:val="007A6D43"/>
    <w:rsid w:val="007A6ECF"/>
    <w:rsid w:val="007A706A"/>
    <w:rsid w:val="007A7243"/>
    <w:rsid w:val="007A7A10"/>
    <w:rsid w:val="007B01AC"/>
    <w:rsid w:val="007B04D7"/>
    <w:rsid w:val="007B064E"/>
    <w:rsid w:val="007B2F48"/>
    <w:rsid w:val="007B3A79"/>
    <w:rsid w:val="007B3E89"/>
    <w:rsid w:val="007B45C9"/>
    <w:rsid w:val="007B4765"/>
    <w:rsid w:val="007B50DA"/>
    <w:rsid w:val="007B575B"/>
    <w:rsid w:val="007B62A3"/>
    <w:rsid w:val="007B646E"/>
    <w:rsid w:val="007B6731"/>
    <w:rsid w:val="007B6D84"/>
    <w:rsid w:val="007B740F"/>
    <w:rsid w:val="007B74E9"/>
    <w:rsid w:val="007C03A8"/>
    <w:rsid w:val="007C0DF0"/>
    <w:rsid w:val="007C1326"/>
    <w:rsid w:val="007C186A"/>
    <w:rsid w:val="007C18B1"/>
    <w:rsid w:val="007C1BC0"/>
    <w:rsid w:val="007C2214"/>
    <w:rsid w:val="007C2E3B"/>
    <w:rsid w:val="007C397B"/>
    <w:rsid w:val="007C3BDE"/>
    <w:rsid w:val="007C3C03"/>
    <w:rsid w:val="007C418D"/>
    <w:rsid w:val="007C46E9"/>
    <w:rsid w:val="007C4C6A"/>
    <w:rsid w:val="007C5324"/>
    <w:rsid w:val="007C5785"/>
    <w:rsid w:val="007C5A50"/>
    <w:rsid w:val="007C5F25"/>
    <w:rsid w:val="007C5F99"/>
    <w:rsid w:val="007C736C"/>
    <w:rsid w:val="007C741D"/>
    <w:rsid w:val="007C7679"/>
    <w:rsid w:val="007D0698"/>
    <w:rsid w:val="007D09A7"/>
    <w:rsid w:val="007D1970"/>
    <w:rsid w:val="007D19AB"/>
    <w:rsid w:val="007D1E71"/>
    <w:rsid w:val="007D249B"/>
    <w:rsid w:val="007D257B"/>
    <w:rsid w:val="007D259B"/>
    <w:rsid w:val="007D273F"/>
    <w:rsid w:val="007D2998"/>
    <w:rsid w:val="007D32F9"/>
    <w:rsid w:val="007D3421"/>
    <w:rsid w:val="007D34D5"/>
    <w:rsid w:val="007D3890"/>
    <w:rsid w:val="007D396A"/>
    <w:rsid w:val="007D4959"/>
    <w:rsid w:val="007D4F77"/>
    <w:rsid w:val="007D4FBA"/>
    <w:rsid w:val="007D600F"/>
    <w:rsid w:val="007D613F"/>
    <w:rsid w:val="007D651A"/>
    <w:rsid w:val="007D6754"/>
    <w:rsid w:val="007D71E7"/>
    <w:rsid w:val="007D74B1"/>
    <w:rsid w:val="007D7AA1"/>
    <w:rsid w:val="007D7CEC"/>
    <w:rsid w:val="007E0422"/>
    <w:rsid w:val="007E15FF"/>
    <w:rsid w:val="007E209F"/>
    <w:rsid w:val="007E220E"/>
    <w:rsid w:val="007E2ECE"/>
    <w:rsid w:val="007E3928"/>
    <w:rsid w:val="007E3C21"/>
    <w:rsid w:val="007E3C43"/>
    <w:rsid w:val="007E46FB"/>
    <w:rsid w:val="007E5393"/>
    <w:rsid w:val="007E5BDD"/>
    <w:rsid w:val="007E5E38"/>
    <w:rsid w:val="007E6A29"/>
    <w:rsid w:val="007F026E"/>
    <w:rsid w:val="007F0561"/>
    <w:rsid w:val="007F10C6"/>
    <w:rsid w:val="007F25CB"/>
    <w:rsid w:val="007F2727"/>
    <w:rsid w:val="007F2F73"/>
    <w:rsid w:val="007F3109"/>
    <w:rsid w:val="007F3432"/>
    <w:rsid w:val="007F3B99"/>
    <w:rsid w:val="007F3C96"/>
    <w:rsid w:val="007F3CFD"/>
    <w:rsid w:val="007F3EDF"/>
    <w:rsid w:val="007F4785"/>
    <w:rsid w:val="007F48E6"/>
    <w:rsid w:val="007F49D1"/>
    <w:rsid w:val="007F4B78"/>
    <w:rsid w:val="007F4DC2"/>
    <w:rsid w:val="007F5054"/>
    <w:rsid w:val="007F6894"/>
    <w:rsid w:val="007F6B67"/>
    <w:rsid w:val="007F6F45"/>
    <w:rsid w:val="007F76DE"/>
    <w:rsid w:val="007F7788"/>
    <w:rsid w:val="007F7911"/>
    <w:rsid w:val="007F7B85"/>
    <w:rsid w:val="007F7DF7"/>
    <w:rsid w:val="008006FB"/>
    <w:rsid w:val="00800B50"/>
    <w:rsid w:val="00800BC8"/>
    <w:rsid w:val="00800D5F"/>
    <w:rsid w:val="00801098"/>
    <w:rsid w:val="00802C70"/>
    <w:rsid w:val="008037C7"/>
    <w:rsid w:val="008039A6"/>
    <w:rsid w:val="00803B0C"/>
    <w:rsid w:val="00803B4F"/>
    <w:rsid w:val="00803BCF"/>
    <w:rsid w:val="00803D87"/>
    <w:rsid w:val="00803FBE"/>
    <w:rsid w:val="00804985"/>
    <w:rsid w:val="008049DD"/>
    <w:rsid w:val="008051BC"/>
    <w:rsid w:val="008051FD"/>
    <w:rsid w:val="0080523C"/>
    <w:rsid w:val="008057D4"/>
    <w:rsid w:val="00806394"/>
    <w:rsid w:val="0080667F"/>
    <w:rsid w:val="00806868"/>
    <w:rsid w:val="00806923"/>
    <w:rsid w:val="00806E99"/>
    <w:rsid w:val="00807CFB"/>
    <w:rsid w:val="00807D67"/>
    <w:rsid w:val="00810CDF"/>
    <w:rsid w:val="00810ED6"/>
    <w:rsid w:val="00812392"/>
    <w:rsid w:val="00812724"/>
    <w:rsid w:val="00812770"/>
    <w:rsid w:val="00813F56"/>
    <w:rsid w:val="008141E1"/>
    <w:rsid w:val="008145CD"/>
    <w:rsid w:val="008147B5"/>
    <w:rsid w:val="00814B55"/>
    <w:rsid w:val="00814B79"/>
    <w:rsid w:val="00814B7A"/>
    <w:rsid w:val="00815B6B"/>
    <w:rsid w:val="00815FD7"/>
    <w:rsid w:val="0082012F"/>
    <w:rsid w:val="00820825"/>
    <w:rsid w:val="00820FD5"/>
    <w:rsid w:val="008216F9"/>
    <w:rsid w:val="0082184E"/>
    <w:rsid w:val="00821B80"/>
    <w:rsid w:val="00821D60"/>
    <w:rsid w:val="00823100"/>
    <w:rsid w:val="0082314A"/>
    <w:rsid w:val="00823211"/>
    <w:rsid w:val="0082331E"/>
    <w:rsid w:val="0082361D"/>
    <w:rsid w:val="008240F8"/>
    <w:rsid w:val="0082431D"/>
    <w:rsid w:val="0082476A"/>
    <w:rsid w:val="00824CF5"/>
    <w:rsid w:val="00824D36"/>
    <w:rsid w:val="008258E0"/>
    <w:rsid w:val="008259B5"/>
    <w:rsid w:val="00825F85"/>
    <w:rsid w:val="00826B4F"/>
    <w:rsid w:val="00827495"/>
    <w:rsid w:val="008274A0"/>
    <w:rsid w:val="008278A5"/>
    <w:rsid w:val="00827CEA"/>
    <w:rsid w:val="00827E71"/>
    <w:rsid w:val="008304A9"/>
    <w:rsid w:val="00830E1C"/>
    <w:rsid w:val="0083117E"/>
    <w:rsid w:val="00831829"/>
    <w:rsid w:val="00833D9C"/>
    <w:rsid w:val="0083413A"/>
    <w:rsid w:val="00834D08"/>
    <w:rsid w:val="00835170"/>
    <w:rsid w:val="00835DD2"/>
    <w:rsid w:val="00836674"/>
    <w:rsid w:val="00837913"/>
    <w:rsid w:val="008379E1"/>
    <w:rsid w:val="00837C5A"/>
    <w:rsid w:val="00837C9A"/>
    <w:rsid w:val="00837EC7"/>
    <w:rsid w:val="00840193"/>
    <w:rsid w:val="008404AF"/>
    <w:rsid w:val="008409CB"/>
    <w:rsid w:val="00840B6A"/>
    <w:rsid w:val="00840B9E"/>
    <w:rsid w:val="00840FDE"/>
    <w:rsid w:val="008413A2"/>
    <w:rsid w:val="008419E3"/>
    <w:rsid w:val="00841E4D"/>
    <w:rsid w:val="00841F06"/>
    <w:rsid w:val="00842407"/>
    <w:rsid w:val="008424C0"/>
    <w:rsid w:val="00842896"/>
    <w:rsid w:val="00842CE4"/>
    <w:rsid w:val="0084305C"/>
    <w:rsid w:val="00844052"/>
    <w:rsid w:val="008444E2"/>
    <w:rsid w:val="008456FD"/>
    <w:rsid w:val="00847810"/>
    <w:rsid w:val="0084786C"/>
    <w:rsid w:val="00847D4E"/>
    <w:rsid w:val="0085003B"/>
    <w:rsid w:val="0085016F"/>
    <w:rsid w:val="00850A87"/>
    <w:rsid w:val="00850D01"/>
    <w:rsid w:val="00850D74"/>
    <w:rsid w:val="00851111"/>
    <w:rsid w:val="008513FF"/>
    <w:rsid w:val="00851A58"/>
    <w:rsid w:val="00851AFB"/>
    <w:rsid w:val="00852099"/>
    <w:rsid w:val="008520E0"/>
    <w:rsid w:val="0085381B"/>
    <w:rsid w:val="00853AB5"/>
    <w:rsid w:val="00853EA8"/>
    <w:rsid w:val="008541FE"/>
    <w:rsid w:val="00854C7E"/>
    <w:rsid w:val="00855027"/>
    <w:rsid w:val="00855809"/>
    <w:rsid w:val="008561E9"/>
    <w:rsid w:val="008568CE"/>
    <w:rsid w:val="0085697B"/>
    <w:rsid w:val="00857129"/>
    <w:rsid w:val="008575AD"/>
    <w:rsid w:val="00857D32"/>
    <w:rsid w:val="008601A5"/>
    <w:rsid w:val="00860455"/>
    <w:rsid w:val="00860666"/>
    <w:rsid w:val="00860A1E"/>
    <w:rsid w:val="00860E61"/>
    <w:rsid w:val="00861976"/>
    <w:rsid w:val="00862283"/>
    <w:rsid w:val="00864145"/>
    <w:rsid w:val="00864185"/>
    <w:rsid w:val="00864301"/>
    <w:rsid w:val="00864320"/>
    <w:rsid w:val="00864721"/>
    <w:rsid w:val="00865295"/>
    <w:rsid w:val="0086558E"/>
    <w:rsid w:val="00866007"/>
    <w:rsid w:val="008665D3"/>
    <w:rsid w:val="008666C7"/>
    <w:rsid w:val="00866E2C"/>
    <w:rsid w:val="008674A5"/>
    <w:rsid w:val="0087156E"/>
    <w:rsid w:val="00871C59"/>
    <w:rsid w:val="00872023"/>
    <w:rsid w:val="0087212E"/>
    <w:rsid w:val="0087230E"/>
    <w:rsid w:val="008729CC"/>
    <w:rsid w:val="00872C7D"/>
    <w:rsid w:val="0087328B"/>
    <w:rsid w:val="008735BE"/>
    <w:rsid w:val="00873D2B"/>
    <w:rsid w:val="00873E61"/>
    <w:rsid w:val="0087412B"/>
    <w:rsid w:val="0087440B"/>
    <w:rsid w:val="00874901"/>
    <w:rsid w:val="00874DAB"/>
    <w:rsid w:val="00875465"/>
    <w:rsid w:val="00875DE2"/>
    <w:rsid w:val="00876936"/>
    <w:rsid w:val="0087794A"/>
    <w:rsid w:val="00880CC7"/>
    <w:rsid w:val="00880CE6"/>
    <w:rsid w:val="008815F4"/>
    <w:rsid w:val="00881A42"/>
    <w:rsid w:val="0088293F"/>
    <w:rsid w:val="008834E8"/>
    <w:rsid w:val="008837D9"/>
    <w:rsid w:val="00884CA2"/>
    <w:rsid w:val="00884D09"/>
    <w:rsid w:val="0088583B"/>
    <w:rsid w:val="0088596B"/>
    <w:rsid w:val="00885BF0"/>
    <w:rsid w:val="00885D5A"/>
    <w:rsid w:val="00886466"/>
    <w:rsid w:val="008865C6"/>
    <w:rsid w:val="00886B49"/>
    <w:rsid w:val="00887502"/>
    <w:rsid w:val="008875AE"/>
    <w:rsid w:val="008876BA"/>
    <w:rsid w:val="00887ED7"/>
    <w:rsid w:val="0089066B"/>
    <w:rsid w:val="008917EB"/>
    <w:rsid w:val="00892214"/>
    <w:rsid w:val="00892989"/>
    <w:rsid w:val="00892D90"/>
    <w:rsid w:val="0089399A"/>
    <w:rsid w:val="0089472B"/>
    <w:rsid w:val="00895082"/>
    <w:rsid w:val="0089705E"/>
    <w:rsid w:val="00897061"/>
    <w:rsid w:val="00897EE2"/>
    <w:rsid w:val="008A01DC"/>
    <w:rsid w:val="008A02FE"/>
    <w:rsid w:val="008A0A9A"/>
    <w:rsid w:val="008A0B46"/>
    <w:rsid w:val="008A0BDC"/>
    <w:rsid w:val="008A0CB5"/>
    <w:rsid w:val="008A194C"/>
    <w:rsid w:val="008A20DC"/>
    <w:rsid w:val="008A2AB7"/>
    <w:rsid w:val="008A2DBE"/>
    <w:rsid w:val="008A33AB"/>
    <w:rsid w:val="008A36F7"/>
    <w:rsid w:val="008A4005"/>
    <w:rsid w:val="008A405D"/>
    <w:rsid w:val="008A43DD"/>
    <w:rsid w:val="008A4AE6"/>
    <w:rsid w:val="008A4CB4"/>
    <w:rsid w:val="008A4D03"/>
    <w:rsid w:val="008A5B03"/>
    <w:rsid w:val="008A5E3D"/>
    <w:rsid w:val="008A60D0"/>
    <w:rsid w:val="008A64A1"/>
    <w:rsid w:val="008A67F8"/>
    <w:rsid w:val="008A6C51"/>
    <w:rsid w:val="008A6D14"/>
    <w:rsid w:val="008A6D2E"/>
    <w:rsid w:val="008A708C"/>
    <w:rsid w:val="008A71AE"/>
    <w:rsid w:val="008A7B5E"/>
    <w:rsid w:val="008B0556"/>
    <w:rsid w:val="008B0ABA"/>
    <w:rsid w:val="008B0F59"/>
    <w:rsid w:val="008B1CA8"/>
    <w:rsid w:val="008B2603"/>
    <w:rsid w:val="008B277C"/>
    <w:rsid w:val="008B2AEE"/>
    <w:rsid w:val="008B3AC9"/>
    <w:rsid w:val="008B42FA"/>
    <w:rsid w:val="008B4480"/>
    <w:rsid w:val="008B453E"/>
    <w:rsid w:val="008B4A42"/>
    <w:rsid w:val="008B5CF4"/>
    <w:rsid w:val="008B5DEE"/>
    <w:rsid w:val="008B64AB"/>
    <w:rsid w:val="008B6A3A"/>
    <w:rsid w:val="008B6CC9"/>
    <w:rsid w:val="008B7940"/>
    <w:rsid w:val="008B7EAE"/>
    <w:rsid w:val="008B7F17"/>
    <w:rsid w:val="008C061E"/>
    <w:rsid w:val="008C08C0"/>
    <w:rsid w:val="008C0AAD"/>
    <w:rsid w:val="008C0AB0"/>
    <w:rsid w:val="008C1604"/>
    <w:rsid w:val="008C1A17"/>
    <w:rsid w:val="008C1E7A"/>
    <w:rsid w:val="008C1FAA"/>
    <w:rsid w:val="008C28CE"/>
    <w:rsid w:val="008C2994"/>
    <w:rsid w:val="008C29DC"/>
    <w:rsid w:val="008C3356"/>
    <w:rsid w:val="008C38CB"/>
    <w:rsid w:val="008C391B"/>
    <w:rsid w:val="008C4255"/>
    <w:rsid w:val="008C43BB"/>
    <w:rsid w:val="008C4532"/>
    <w:rsid w:val="008C4AE5"/>
    <w:rsid w:val="008C4B4F"/>
    <w:rsid w:val="008C4E97"/>
    <w:rsid w:val="008C5A75"/>
    <w:rsid w:val="008C62AE"/>
    <w:rsid w:val="008C62FB"/>
    <w:rsid w:val="008C63E8"/>
    <w:rsid w:val="008C681D"/>
    <w:rsid w:val="008C6AB8"/>
    <w:rsid w:val="008C6D02"/>
    <w:rsid w:val="008C7986"/>
    <w:rsid w:val="008C79BF"/>
    <w:rsid w:val="008C79D5"/>
    <w:rsid w:val="008D02A2"/>
    <w:rsid w:val="008D09F5"/>
    <w:rsid w:val="008D0CE4"/>
    <w:rsid w:val="008D1591"/>
    <w:rsid w:val="008D1910"/>
    <w:rsid w:val="008D1FE0"/>
    <w:rsid w:val="008D236A"/>
    <w:rsid w:val="008D2DEF"/>
    <w:rsid w:val="008D3C67"/>
    <w:rsid w:val="008D3D81"/>
    <w:rsid w:val="008D4289"/>
    <w:rsid w:val="008D4CE4"/>
    <w:rsid w:val="008D515C"/>
    <w:rsid w:val="008D5368"/>
    <w:rsid w:val="008D62C9"/>
    <w:rsid w:val="008D64F5"/>
    <w:rsid w:val="008D7212"/>
    <w:rsid w:val="008E00DC"/>
    <w:rsid w:val="008E014C"/>
    <w:rsid w:val="008E1466"/>
    <w:rsid w:val="008E1994"/>
    <w:rsid w:val="008E1B6B"/>
    <w:rsid w:val="008E1DC7"/>
    <w:rsid w:val="008E1FE1"/>
    <w:rsid w:val="008E200C"/>
    <w:rsid w:val="008E2417"/>
    <w:rsid w:val="008E28C6"/>
    <w:rsid w:val="008E2E00"/>
    <w:rsid w:val="008E32CD"/>
    <w:rsid w:val="008E36D2"/>
    <w:rsid w:val="008E3DC7"/>
    <w:rsid w:val="008E43F3"/>
    <w:rsid w:val="008E4A70"/>
    <w:rsid w:val="008E51BE"/>
    <w:rsid w:val="008E5E3F"/>
    <w:rsid w:val="008E6660"/>
    <w:rsid w:val="008E73B6"/>
    <w:rsid w:val="008E74EC"/>
    <w:rsid w:val="008E7D9B"/>
    <w:rsid w:val="008F0112"/>
    <w:rsid w:val="008F0698"/>
    <w:rsid w:val="008F06BD"/>
    <w:rsid w:val="008F0706"/>
    <w:rsid w:val="008F1133"/>
    <w:rsid w:val="008F12EF"/>
    <w:rsid w:val="008F1658"/>
    <w:rsid w:val="008F1935"/>
    <w:rsid w:val="008F19C0"/>
    <w:rsid w:val="008F280C"/>
    <w:rsid w:val="008F32CF"/>
    <w:rsid w:val="008F4716"/>
    <w:rsid w:val="008F4965"/>
    <w:rsid w:val="008F5735"/>
    <w:rsid w:val="008F58D3"/>
    <w:rsid w:val="008F5ABD"/>
    <w:rsid w:val="008F5B9F"/>
    <w:rsid w:val="008F5CCD"/>
    <w:rsid w:val="008F5E07"/>
    <w:rsid w:val="008F5F7C"/>
    <w:rsid w:val="008F6215"/>
    <w:rsid w:val="008F68DE"/>
    <w:rsid w:val="008F725D"/>
    <w:rsid w:val="008F7411"/>
    <w:rsid w:val="008F77B9"/>
    <w:rsid w:val="00900656"/>
    <w:rsid w:val="00900CFB"/>
    <w:rsid w:val="00900D1F"/>
    <w:rsid w:val="00900E43"/>
    <w:rsid w:val="00901873"/>
    <w:rsid w:val="009021E5"/>
    <w:rsid w:val="009022EE"/>
    <w:rsid w:val="009023F7"/>
    <w:rsid w:val="00902780"/>
    <w:rsid w:val="00902970"/>
    <w:rsid w:val="009031C3"/>
    <w:rsid w:val="0090325D"/>
    <w:rsid w:val="00903C0D"/>
    <w:rsid w:val="009041C6"/>
    <w:rsid w:val="0090429A"/>
    <w:rsid w:val="0090511B"/>
    <w:rsid w:val="009052D6"/>
    <w:rsid w:val="009053A6"/>
    <w:rsid w:val="00905C79"/>
    <w:rsid w:val="00905F66"/>
    <w:rsid w:val="00906044"/>
    <w:rsid w:val="00906326"/>
    <w:rsid w:val="00907215"/>
    <w:rsid w:val="0090758F"/>
    <w:rsid w:val="00907599"/>
    <w:rsid w:val="009077B2"/>
    <w:rsid w:val="00910460"/>
    <w:rsid w:val="00910481"/>
    <w:rsid w:val="0091112D"/>
    <w:rsid w:val="0091118D"/>
    <w:rsid w:val="00911263"/>
    <w:rsid w:val="009121BC"/>
    <w:rsid w:val="009123CF"/>
    <w:rsid w:val="00913135"/>
    <w:rsid w:val="009139FA"/>
    <w:rsid w:val="00913A73"/>
    <w:rsid w:val="00914169"/>
    <w:rsid w:val="009145AE"/>
    <w:rsid w:val="009147D3"/>
    <w:rsid w:val="00914A75"/>
    <w:rsid w:val="009173C6"/>
    <w:rsid w:val="009203E0"/>
    <w:rsid w:val="00921320"/>
    <w:rsid w:val="009219A7"/>
    <w:rsid w:val="00922288"/>
    <w:rsid w:val="00922B9F"/>
    <w:rsid w:val="00922D07"/>
    <w:rsid w:val="009230D7"/>
    <w:rsid w:val="00923443"/>
    <w:rsid w:val="00924039"/>
    <w:rsid w:val="00924069"/>
    <w:rsid w:val="009242E7"/>
    <w:rsid w:val="0092483F"/>
    <w:rsid w:val="0092487C"/>
    <w:rsid w:val="0092494D"/>
    <w:rsid w:val="00924F2D"/>
    <w:rsid w:val="00924F6D"/>
    <w:rsid w:val="009250B1"/>
    <w:rsid w:val="00925432"/>
    <w:rsid w:val="00925452"/>
    <w:rsid w:val="009259EE"/>
    <w:rsid w:val="00925CDB"/>
    <w:rsid w:val="00925DF4"/>
    <w:rsid w:val="0092601C"/>
    <w:rsid w:val="00926845"/>
    <w:rsid w:val="0092740C"/>
    <w:rsid w:val="00927A2E"/>
    <w:rsid w:val="00927BEC"/>
    <w:rsid w:val="00930136"/>
    <w:rsid w:val="00930495"/>
    <w:rsid w:val="00930649"/>
    <w:rsid w:val="00930FE0"/>
    <w:rsid w:val="00931958"/>
    <w:rsid w:val="00931C89"/>
    <w:rsid w:val="009328A5"/>
    <w:rsid w:val="009334C9"/>
    <w:rsid w:val="00933615"/>
    <w:rsid w:val="009339BB"/>
    <w:rsid w:val="00934535"/>
    <w:rsid w:val="009347A3"/>
    <w:rsid w:val="00934A82"/>
    <w:rsid w:val="009358B5"/>
    <w:rsid w:val="0093594F"/>
    <w:rsid w:val="00935F78"/>
    <w:rsid w:val="0093619D"/>
    <w:rsid w:val="00936297"/>
    <w:rsid w:val="00936301"/>
    <w:rsid w:val="00936C73"/>
    <w:rsid w:val="00936CFB"/>
    <w:rsid w:val="00937476"/>
    <w:rsid w:val="00937517"/>
    <w:rsid w:val="0093771C"/>
    <w:rsid w:val="00937FB7"/>
    <w:rsid w:val="009400BD"/>
    <w:rsid w:val="00940819"/>
    <w:rsid w:val="0094095E"/>
    <w:rsid w:val="009411EC"/>
    <w:rsid w:val="0094181B"/>
    <w:rsid w:val="00941855"/>
    <w:rsid w:val="009426EA"/>
    <w:rsid w:val="0094280F"/>
    <w:rsid w:val="00942CEC"/>
    <w:rsid w:val="00943FD1"/>
    <w:rsid w:val="00944236"/>
    <w:rsid w:val="009449CB"/>
    <w:rsid w:val="00944C5B"/>
    <w:rsid w:val="00944DBD"/>
    <w:rsid w:val="009453DF"/>
    <w:rsid w:val="00945726"/>
    <w:rsid w:val="00945F10"/>
    <w:rsid w:val="00946925"/>
    <w:rsid w:val="00946B4D"/>
    <w:rsid w:val="00947300"/>
    <w:rsid w:val="00947335"/>
    <w:rsid w:val="00947A96"/>
    <w:rsid w:val="00950EA3"/>
    <w:rsid w:val="00950FE6"/>
    <w:rsid w:val="0095119C"/>
    <w:rsid w:val="009520D7"/>
    <w:rsid w:val="0095217A"/>
    <w:rsid w:val="00952502"/>
    <w:rsid w:val="0095331D"/>
    <w:rsid w:val="009542EA"/>
    <w:rsid w:val="009544D4"/>
    <w:rsid w:val="00954608"/>
    <w:rsid w:val="00954AC2"/>
    <w:rsid w:val="00954ED6"/>
    <w:rsid w:val="00955222"/>
    <w:rsid w:val="00955B9A"/>
    <w:rsid w:val="00955C0F"/>
    <w:rsid w:val="00955CB9"/>
    <w:rsid w:val="0095610D"/>
    <w:rsid w:val="009561B7"/>
    <w:rsid w:val="00956C0A"/>
    <w:rsid w:val="0095703C"/>
    <w:rsid w:val="009573D5"/>
    <w:rsid w:val="009574A1"/>
    <w:rsid w:val="009578F1"/>
    <w:rsid w:val="009579D2"/>
    <w:rsid w:val="00960535"/>
    <w:rsid w:val="00961369"/>
    <w:rsid w:val="00961F0A"/>
    <w:rsid w:val="00962399"/>
    <w:rsid w:val="00962706"/>
    <w:rsid w:val="00962AC5"/>
    <w:rsid w:val="00963A9C"/>
    <w:rsid w:val="0096406C"/>
    <w:rsid w:val="0096422A"/>
    <w:rsid w:val="009642EF"/>
    <w:rsid w:val="00964A10"/>
    <w:rsid w:val="00964C46"/>
    <w:rsid w:val="0096501C"/>
    <w:rsid w:val="00965456"/>
    <w:rsid w:val="0096563C"/>
    <w:rsid w:val="0096610C"/>
    <w:rsid w:val="00966852"/>
    <w:rsid w:val="009672B7"/>
    <w:rsid w:val="009676EC"/>
    <w:rsid w:val="00967A17"/>
    <w:rsid w:val="00967BE4"/>
    <w:rsid w:val="009703A5"/>
    <w:rsid w:val="00971065"/>
    <w:rsid w:val="009714FF"/>
    <w:rsid w:val="009722FD"/>
    <w:rsid w:val="0097331D"/>
    <w:rsid w:val="00973845"/>
    <w:rsid w:val="00973900"/>
    <w:rsid w:val="00973B14"/>
    <w:rsid w:val="00973C86"/>
    <w:rsid w:val="00974255"/>
    <w:rsid w:val="009749CD"/>
    <w:rsid w:val="00976221"/>
    <w:rsid w:val="00976985"/>
    <w:rsid w:val="00977D43"/>
    <w:rsid w:val="00977E1F"/>
    <w:rsid w:val="00980647"/>
    <w:rsid w:val="009808F7"/>
    <w:rsid w:val="00980F87"/>
    <w:rsid w:val="00981183"/>
    <w:rsid w:val="009813C3"/>
    <w:rsid w:val="00981571"/>
    <w:rsid w:val="00981D9B"/>
    <w:rsid w:val="00982B76"/>
    <w:rsid w:val="00982D09"/>
    <w:rsid w:val="00982FE7"/>
    <w:rsid w:val="009831DD"/>
    <w:rsid w:val="00983477"/>
    <w:rsid w:val="00984500"/>
    <w:rsid w:val="0098467F"/>
    <w:rsid w:val="0098468A"/>
    <w:rsid w:val="00985888"/>
    <w:rsid w:val="0098589A"/>
    <w:rsid w:val="00985EC4"/>
    <w:rsid w:val="00986226"/>
    <w:rsid w:val="00986C8E"/>
    <w:rsid w:val="00986F6C"/>
    <w:rsid w:val="00987867"/>
    <w:rsid w:val="0099013C"/>
    <w:rsid w:val="00990717"/>
    <w:rsid w:val="00990D08"/>
    <w:rsid w:val="00990D33"/>
    <w:rsid w:val="00991C09"/>
    <w:rsid w:val="0099238A"/>
    <w:rsid w:val="009934CB"/>
    <w:rsid w:val="00994126"/>
    <w:rsid w:val="00994FE4"/>
    <w:rsid w:val="009950FA"/>
    <w:rsid w:val="009956D2"/>
    <w:rsid w:val="00995942"/>
    <w:rsid w:val="009961EB"/>
    <w:rsid w:val="0099622F"/>
    <w:rsid w:val="009965EF"/>
    <w:rsid w:val="009969D0"/>
    <w:rsid w:val="0099795B"/>
    <w:rsid w:val="00997BF9"/>
    <w:rsid w:val="00997DDC"/>
    <w:rsid w:val="009A03F6"/>
    <w:rsid w:val="009A0806"/>
    <w:rsid w:val="009A0955"/>
    <w:rsid w:val="009A0B49"/>
    <w:rsid w:val="009A1F51"/>
    <w:rsid w:val="009A209A"/>
    <w:rsid w:val="009A256A"/>
    <w:rsid w:val="009A2D06"/>
    <w:rsid w:val="009A32AB"/>
    <w:rsid w:val="009A39DF"/>
    <w:rsid w:val="009A42DB"/>
    <w:rsid w:val="009A525F"/>
    <w:rsid w:val="009A55BC"/>
    <w:rsid w:val="009A667B"/>
    <w:rsid w:val="009A70BA"/>
    <w:rsid w:val="009A7858"/>
    <w:rsid w:val="009A7EA6"/>
    <w:rsid w:val="009B09ED"/>
    <w:rsid w:val="009B1070"/>
    <w:rsid w:val="009B13AB"/>
    <w:rsid w:val="009B1EC3"/>
    <w:rsid w:val="009B1FB8"/>
    <w:rsid w:val="009B2166"/>
    <w:rsid w:val="009B28FF"/>
    <w:rsid w:val="009B34A0"/>
    <w:rsid w:val="009B39FF"/>
    <w:rsid w:val="009B42B7"/>
    <w:rsid w:val="009B4348"/>
    <w:rsid w:val="009B4C4B"/>
    <w:rsid w:val="009B55B4"/>
    <w:rsid w:val="009B634F"/>
    <w:rsid w:val="009B6629"/>
    <w:rsid w:val="009B66B9"/>
    <w:rsid w:val="009B6BF9"/>
    <w:rsid w:val="009B6D39"/>
    <w:rsid w:val="009B7282"/>
    <w:rsid w:val="009B7391"/>
    <w:rsid w:val="009B7690"/>
    <w:rsid w:val="009B7CBF"/>
    <w:rsid w:val="009B7F26"/>
    <w:rsid w:val="009B7FE2"/>
    <w:rsid w:val="009C0E0E"/>
    <w:rsid w:val="009C1E5F"/>
    <w:rsid w:val="009C1F14"/>
    <w:rsid w:val="009C1F4A"/>
    <w:rsid w:val="009C2081"/>
    <w:rsid w:val="009C20A4"/>
    <w:rsid w:val="009C3262"/>
    <w:rsid w:val="009C3A11"/>
    <w:rsid w:val="009C45B1"/>
    <w:rsid w:val="009C4D15"/>
    <w:rsid w:val="009C5D2B"/>
    <w:rsid w:val="009C5FDB"/>
    <w:rsid w:val="009C6017"/>
    <w:rsid w:val="009C6BBD"/>
    <w:rsid w:val="009C6F15"/>
    <w:rsid w:val="009C718B"/>
    <w:rsid w:val="009C7829"/>
    <w:rsid w:val="009C79FD"/>
    <w:rsid w:val="009C7B8C"/>
    <w:rsid w:val="009C7D02"/>
    <w:rsid w:val="009D00CE"/>
    <w:rsid w:val="009D032B"/>
    <w:rsid w:val="009D0EEF"/>
    <w:rsid w:val="009D1712"/>
    <w:rsid w:val="009D1F78"/>
    <w:rsid w:val="009D2337"/>
    <w:rsid w:val="009D25E4"/>
    <w:rsid w:val="009D261C"/>
    <w:rsid w:val="009D2993"/>
    <w:rsid w:val="009D2A03"/>
    <w:rsid w:val="009D2FB5"/>
    <w:rsid w:val="009D3855"/>
    <w:rsid w:val="009D393A"/>
    <w:rsid w:val="009D3FDA"/>
    <w:rsid w:val="009D4970"/>
    <w:rsid w:val="009D52EB"/>
    <w:rsid w:val="009D5988"/>
    <w:rsid w:val="009D6178"/>
    <w:rsid w:val="009D6313"/>
    <w:rsid w:val="009D6E5E"/>
    <w:rsid w:val="009E1022"/>
    <w:rsid w:val="009E116B"/>
    <w:rsid w:val="009E119E"/>
    <w:rsid w:val="009E1A82"/>
    <w:rsid w:val="009E20A5"/>
    <w:rsid w:val="009E24C8"/>
    <w:rsid w:val="009E2529"/>
    <w:rsid w:val="009E2F54"/>
    <w:rsid w:val="009E33B3"/>
    <w:rsid w:val="009E3D7F"/>
    <w:rsid w:val="009E3ED6"/>
    <w:rsid w:val="009E4C3D"/>
    <w:rsid w:val="009E5D73"/>
    <w:rsid w:val="009E6178"/>
    <w:rsid w:val="009E63B2"/>
    <w:rsid w:val="009E663D"/>
    <w:rsid w:val="009E66F4"/>
    <w:rsid w:val="009F004A"/>
    <w:rsid w:val="009F01C2"/>
    <w:rsid w:val="009F081E"/>
    <w:rsid w:val="009F0EBD"/>
    <w:rsid w:val="009F1166"/>
    <w:rsid w:val="009F12E3"/>
    <w:rsid w:val="009F1456"/>
    <w:rsid w:val="009F15C8"/>
    <w:rsid w:val="009F17AB"/>
    <w:rsid w:val="009F2A91"/>
    <w:rsid w:val="009F2F8B"/>
    <w:rsid w:val="009F30BE"/>
    <w:rsid w:val="009F3216"/>
    <w:rsid w:val="009F326A"/>
    <w:rsid w:val="009F3F41"/>
    <w:rsid w:val="009F401C"/>
    <w:rsid w:val="009F5495"/>
    <w:rsid w:val="009F59F9"/>
    <w:rsid w:val="009F66E2"/>
    <w:rsid w:val="009F6BE0"/>
    <w:rsid w:val="009F6C34"/>
    <w:rsid w:val="009F6C3D"/>
    <w:rsid w:val="009F6CD7"/>
    <w:rsid w:val="009F7634"/>
    <w:rsid w:val="00A00489"/>
    <w:rsid w:val="00A006C9"/>
    <w:rsid w:val="00A00882"/>
    <w:rsid w:val="00A00A42"/>
    <w:rsid w:val="00A01422"/>
    <w:rsid w:val="00A014EA"/>
    <w:rsid w:val="00A0229E"/>
    <w:rsid w:val="00A0236E"/>
    <w:rsid w:val="00A0251B"/>
    <w:rsid w:val="00A030BA"/>
    <w:rsid w:val="00A03C6E"/>
    <w:rsid w:val="00A0483B"/>
    <w:rsid w:val="00A050ED"/>
    <w:rsid w:val="00A05399"/>
    <w:rsid w:val="00A053CD"/>
    <w:rsid w:val="00A05E76"/>
    <w:rsid w:val="00A06239"/>
    <w:rsid w:val="00A0639A"/>
    <w:rsid w:val="00A0655E"/>
    <w:rsid w:val="00A06737"/>
    <w:rsid w:val="00A06969"/>
    <w:rsid w:val="00A0699B"/>
    <w:rsid w:val="00A06A0A"/>
    <w:rsid w:val="00A07162"/>
    <w:rsid w:val="00A07C5F"/>
    <w:rsid w:val="00A1037D"/>
    <w:rsid w:val="00A10E52"/>
    <w:rsid w:val="00A11056"/>
    <w:rsid w:val="00A1122D"/>
    <w:rsid w:val="00A122B7"/>
    <w:rsid w:val="00A12319"/>
    <w:rsid w:val="00A12353"/>
    <w:rsid w:val="00A12A9D"/>
    <w:rsid w:val="00A131A1"/>
    <w:rsid w:val="00A135D5"/>
    <w:rsid w:val="00A13606"/>
    <w:rsid w:val="00A14858"/>
    <w:rsid w:val="00A14BE4"/>
    <w:rsid w:val="00A152A8"/>
    <w:rsid w:val="00A15E6C"/>
    <w:rsid w:val="00A1629C"/>
    <w:rsid w:val="00A16718"/>
    <w:rsid w:val="00A16C5E"/>
    <w:rsid w:val="00A16F49"/>
    <w:rsid w:val="00A17209"/>
    <w:rsid w:val="00A17EBA"/>
    <w:rsid w:val="00A21041"/>
    <w:rsid w:val="00A214EB"/>
    <w:rsid w:val="00A21C4C"/>
    <w:rsid w:val="00A21D74"/>
    <w:rsid w:val="00A227D8"/>
    <w:rsid w:val="00A23146"/>
    <w:rsid w:val="00A23FD9"/>
    <w:rsid w:val="00A241D7"/>
    <w:rsid w:val="00A24486"/>
    <w:rsid w:val="00A24703"/>
    <w:rsid w:val="00A24A45"/>
    <w:rsid w:val="00A24B09"/>
    <w:rsid w:val="00A25E3B"/>
    <w:rsid w:val="00A25EFC"/>
    <w:rsid w:val="00A260FD"/>
    <w:rsid w:val="00A26E11"/>
    <w:rsid w:val="00A26EE9"/>
    <w:rsid w:val="00A2733C"/>
    <w:rsid w:val="00A273A6"/>
    <w:rsid w:val="00A27899"/>
    <w:rsid w:val="00A27CFA"/>
    <w:rsid w:val="00A303B5"/>
    <w:rsid w:val="00A30C7A"/>
    <w:rsid w:val="00A31C15"/>
    <w:rsid w:val="00A31FD2"/>
    <w:rsid w:val="00A3200C"/>
    <w:rsid w:val="00A323A5"/>
    <w:rsid w:val="00A324A8"/>
    <w:rsid w:val="00A33A91"/>
    <w:rsid w:val="00A33DE9"/>
    <w:rsid w:val="00A33EED"/>
    <w:rsid w:val="00A341FE"/>
    <w:rsid w:val="00A35C26"/>
    <w:rsid w:val="00A35FB8"/>
    <w:rsid w:val="00A35FE2"/>
    <w:rsid w:val="00A363D2"/>
    <w:rsid w:val="00A36DF3"/>
    <w:rsid w:val="00A36EA5"/>
    <w:rsid w:val="00A37000"/>
    <w:rsid w:val="00A37AAC"/>
    <w:rsid w:val="00A37C5B"/>
    <w:rsid w:val="00A40604"/>
    <w:rsid w:val="00A4102C"/>
    <w:rsid w:val="00A4135E"/>
    <w:rsid w:val="00A41694"/>
    <w:rsid w:val="00A41EFD"/>
    <w:rsid w:val="00A4207C"/>
    <w:rsid w:val="00A4245F"/>
    <w:rsid w:val="00A4266E"/>
    <w:rsid w:val="00A43755"/>
    <w:rsid w:val="00A43F0A"/>
    <w:rsid w:val="00A44DA6"/>
    <w:rsid w:val="00A45344"/>
    <w:rsid w:val="00A45765"/>
    <w:rsid w:val="00A4607C"/>
    <w:rsid w:val="00A46157"/>
    <w:rsid w:val="00A46345"/>
    <w:rsid w:val="00A4657A"/>
    <w:rsid w:val="00A46D7F"/>
    <w:rsid w:val="00A47A52"/>
    <w:rsid w:val="00A47BDB"/>
    <w:rsid w:val="00A5029C"/>
    <w:rsid w:val="00A50C94"/>
    <w:rsid w:val="00A513F6"/>
    <w:rsid w:val="00A51776"/>
    <w:rsid w:val="00A5218B"/>
    <w:rsid w:val="00A52722"/>
    <w:rsid w:val="00A53037"/>
    <w:rsid w:val="00A54221"/>
    <w:rsid w:val="00A548EB"/>
    <w:rsid w:val="00A54ADD"/>
    <w:rsid w:val="00A55598"/>
    <w:rsid w:val="00A55641"/>
    <w:rsid w:val="00A55648"/>
    <w:rsid w:val="00A56A4E"/>
    <w:rsid w:val="00A56F01"/>
    <w:rsid w:val="00A571A9"/>
    <w:rsid w:val="00A577CE"/>
    <w:rsid w:val="00A5790C"/>
    <w:rsid w:val="00A57996"/>
    <w:rsid w:val="00A57B5D"/>
    <w:rsid w:val="00A57C89"/>
    <w:rsid w:val="00A60247"/>
    <w:rsid w:val="00A60F40"/>
    <w:rsid w:val="00A61084"/>
    <w:rsid w:val="00A611D3"/>
    <w:rsid w:val="00A61A9C"/>
    <w:rsid w:val="00A62487"/>
    <w:rsid w:val="00A62557"/>
    <w:rsid w:val="00A62988"/>
    <w:rsid w:val="00A62BDA"/>
    <w:rsid w:val="00A62C94"/>
    <w:rsid w:val="00A63744"/>
    <w:rsid w:val="00A6379E"/>
    <w:rsid w:val="00A6396A"/>
    <w:rsid w:val="00A63F6E"/>
    <w:rsid w:val="00A647CC"/>
    <w:rsid w:val="00A654C0"/>
    <w:rsid w:val="00A66182"/>
    <w:rsid w:val="00A66667"/>
    <w:rsid w:val="00A673B4"/>
    <w:rsid w:val="00A679EE"/>
    <w:rsid w:val="00A67CBA"/>
    <w:rsid w:val="00A67F18"/>
    <w:rsid w:val="00A67F61"/>
    <w:rsid w:val="00A713AF"/>
    <w:rsid w:val="00A71C7B"/>
    <w:rsid w:val="00A71ED7"/>
    <w:rsid w:val="00A72836"/>
    <w:rsid w:val="00A72966"/>
    <w:rsid w:val="00A72C60"/>
    <w:rsid w:val="00A738AE"/>
    <w:rsid w:val="00A74896"/>
    <w:rsid w:val="00A74A87"/>
    <w:rsid w:val="00A75DB7"/>
    <w:rsid w:val="00A75E15"/>
    <w:rsid w:val="00A770E4"/>
    <w:rsid w:val="00A802BE"/>
    <w:rsid w:val="00A80483"/>
    <w:rsid w:val="00A805E8"/>
    <w:rsid w:val="00A80D88"/>
    <w:rsid w:val="00A81361"/>
    <w:rsid w:val="00A817E7"/>
    <w:rsid w:val="00A81CA7"/>
    <w:rsid w:val="00A82CF6"/>
    <w:rsid w:val="00A8313D"/>
    <w:rsid w:val="00A8323C"/>
    <w:rsid w:val="00A844EE"/>
    <w:rsid w:val="00A84AEC"/>
    <w:rsid w:val="00A84DCA"/>
    <w:rsid w:val="00A84F3E"/>
    <w:rsid w:val="00A8667B"/>
    <w:rsid w:val="00A87806"/>
    <w:rsid w:val="00A91259"/>
    <w:rsid w:val="00A912F7"/>
    <w:rsid w:val="00A9133D"/>
    <w:rsid w:val="00A91C80"/>
    <w:rsid w:val="00A92A33"/>
    <w:rsid w:val="00A92A88"/>
    <w:rsid w:val="00A93793"/>
    <w:rsid w:val="00A94DD8"/>
    <w:rsid w:val="00A954D5"/>
    <w:rsid w:val="00A959DA"/>
    <w:rsid w:val="00A95E61"/>
    <w:rsid w:val="00A962B6"/>
    <w:rsid w:val="00A969D6"/>
    <w:rsid w:val="00A96FD1"/>
    <w:rsid w:val="00A978EC"/>
    <w:rsid w:val="00A97DDD"/>
    <w:rsid w:val="00AA0420"/>
    <w:rsid w:val="00AA09AE"/>
    <w:rsid w:val="00AA0FD8"/>
    <w:rsid w:val="00AA1995"/>
    <w:rsid w:val="00AA1B2F"/>
    <w:rsid w:val="00AA1CFF"/>
    <w:rsid w:val="00AA23CB"/>
    <w:rsid w:val="00AA2621"/>
    <w:rsid w:val="00AA2A18"/>
    <w:rsid w:val="00AA303D"/>
    <w:rsid w:val="00AA3323"/>
    <w:rsid w:val="00AA332D"/>
    <w:rsid w:val="00AA3DA7"/>
    <w:rsid w:val="00AA3DBF"/>
    <w:rsid w:val="00AA4F97"/>
    <w:rsid w:val="00AA51D1"/>
    <w:rsid w:val="00AA5508"/>
    <w:rsid w:val="00AA5922"/>
    <w:rsid w:val="00AA5CF9"/>
    <w:rsid w:val="00AA5FF7"/>
    <w:rsid w:val="00AA6499"/>
    <w:rsid w:val="00AA651A"/>
    <w:rsid w:val="00AA664E"/>
    <w:rsid w:val="00AA6A3C"/>
    <w:rsid w:val="00AA7396"/>
    <w:rsid w:val="00AA7A25"/>
    <w:rsid w:val="00AA7C18"/>
    <w:rsid w:val="00AB07FF"/>
    <w:rsid w:val="00AB0B83"/>
    <w:rsid w:val="00AB11AA"/>
    <w:rsid w:val="00AB1745"/>
    <w:rsid w:val="00AB1EA6"/>
    <w:rsid w:val="00AB1F31"/>
    <w:rsid w:val="00AB2559"/>
    <w:rsid w:val="00AB2E62"/>
    <w:rsid w:val="00AB326B"/>
    <w:rsid w:val="00AB355D"/>
    <w:rsid w:val="00AB38C0"/>
    <w:rsid w:val="00AB3CEB"/>
    <w:rsid w:val="00AB4CA2"/>
    <w:rsid w:val="00AB4D25"/>
    <w:rsid w:val="00AB4F76"/>
    <w:rsid w:val="00AB5B35"/>
    <w:rsid w:val="00AB6D20"/>
    <w:rsid w:val="00AB6DE5"/>
    <w:rsid w:val="00AB72A2"/>
    <w:rsid w:val="00AB772A"/>
    <w:rsid w:val="00AB7EF9"/>
    <w:rsid w:val="00AC0ABE"/>
    <w:rsid w:val="00AC0DCE"/>
    <w:rsid w:val="00AC0F13"/>
    <w:rsid w:val="00AC1229"/>
    <w:rsid w:val="00AC1582"/>
    <w:rsid w:val="00AC1A24"/>
    <w:rsid w:val="00AC1BCF"/>
    <w:rsid w:val="00AC1FCA"/>
    <w:rsid w:val="00AC23FD"/>
    <w:rsid w:val="00AC2FFC"/>
    <w:rsid w:val="00AC4217"/>
    <w:rsid w:val="00AC4558"/>
    <w:rsid w:val="00AC463E"/>
    <w:rsid w:val="00AC48CD"/>
    <w:rsid w:val="00AC521B"/>
    <w:rsid w:val="00AC5230"/>
    <w:rsid w:val="00AC5DA4"/>
    <w:rsid w:val="00AC5DB8"/>
    <w:rsid w:val="00AC5EEA"/>
    <w:rsid w:val="00AC61A7"/>
    <w:rsid w:val="00AC666D"/>
    <w:rsid w:val="00AC72B0"/>
    <w:rsid w:val="00AC7509"/>
    <w:rsid w:val="00AC7AF0"/>
    <w:rsid w:val="00AC7F68"/>
    <w:rsid w:val="00AD0946"/>
    <w:rsid w:val="00AD0A55"/>
    <w:rsid w:val="00AD0C8D"/>
    <w:rsid w:val="00AD227F"/>
    <w:rsid w:val="00AD2351"/>
    <w:rsid w:val="00AD272D"/>
    <w:rsid w:val="00AD2864"/>
    <w:rsid w:val="00AD3673"/>
    <w:rsid w:val="00AD3CC0"/>
    <w:rsid w:val="00AD40A8"/>
    <w:rsid w:val="00AD45AC"/>
    <w:rsid w:val="00AD47D8"/>
    <w:rsid w:val="00AD48B7"/>
    <w:rsid w:val="00AD5795"/>
    <w:rsid w:val="00AD6478"/>
    <w:rsid w:val="00AD65DD"/>
    <w:rsid w:val="00AD7351"/>
    <w:rsid w:val="00AD73CA"/>
    <w:rsid w:val="00AE028F"/>
    <w:rsid w:val="00AE05E0"/>
    <w:rsid w:val="00AE0971"/>
    <w:rsid w:val="00AE0B99"/>
    <w:rsid w:val="00AE1955"/>
    <w:rsid w:val="00AE27AE"/>
    <w:rsid w:val="00AE2832"/>
    <w:rsid w:val="00AE2AC6"/>
    <w:rsid w:val="00AE2F93"/>
    <w:rsid w:val="00AE315A"/>
    <w:rsid w:val="00AE327A"/>
    <w:rsid w:val="00AE367A"/>
    <w:rsid w:val="00AE3992"/>
    <w:rsid w:val="00AE3BD9"/>
    <w:rsid w:val="00AE49AE"/>
    <w:rsid w:val="00AE4BE1"/>
    <w:rsid w:val="00AE5222"/>
    <w:rsid w:val="00AE5927"/>
    <w:rsid w:val="00AE61DC"/>
    <w:rsid w:val="00AE65C7"/>
    <w:rsid w:val="00AE65ED"/>
    <w:rsid w:val="00AE724B"/>
    <w:rsid w:val="00AE7504"/>
    <w:rsid w:val="00AE767A"/>
    <w:rsid w:val="00AE77AA"/>
    <w:rsid w:val="00AE78D6"/>
    <w:rsid w:val="00AE7A74"/>
    <w:rsid w:val="00AE7B21"/>
    <w:rsid w:val="00AE7BD5"/>
    <w:rsid w:val="00AF0457"/>
    <w:rsid w:val="00AF06F3"/>
    <w:rsid w:val="00AF1193"/>
    <w:rsid w:val="00AF11C9"/>
    <w:rsid w:val="00AF17DA"/>
    <w:rsid w:val="00AF1B2F"/>
    <w:rsid w:val="00AF1BBE"/>
    <w:rsid w:val="00AF23F4"/>
    <w:rsid w:val="00AF2C59"/>
    <w:rsid w:val="00AF2EDF"/>
    <w:rsid w:val="00AF2EF0"/>
    <w:rsid w:val="00AF307E"/>
    <w:rsid w:val="00AF3622"/>
    <w:rsid w:val="00AF4C67"/>
    <w:rsid w:val="00AF5897"/>
    <w:rsid w:val="00AF6265"/>
    <w:rsid w:val="00AF69AD"/>
    <w:rsid w:val="00AF6EE2"/>
    <w:rsid w:val="00AF741B"/>
    <w:rsid w:val="00AF77E5"/>
    <w:rsid w:val="00AF7AED"/>
    <w:rsid w:val="00AF7BC1"/>
    <w:rsid w:val="00AF7F2B"/>
    <w:rsid w:val="00B00A7F"/>
    <w:rsid w:val="00B00E62"/>
    <w:rsid w:val="00B01139"/>
    <w:rsid w:val="00B011A4"/>
    <w:rsid w:val="00B0163D"/>
    <w:rsid w:val="00B0172D"/>
    <w:rsid w:val="00B01EC1"/>
    <w:rsid w:val="00B02D5E"/>
    <w:rsid w:val="00B02D66"/>
    <w:rsid w:val="00B02D7F"/>
    <w:rsid w:val="00B02E7B"/>
    <w:rsid w:val="00B03330"/>
    <w:rsid w:val="00B03C54"/>
    <w:rsid w:val="00B04D54"/>
    <w:rsid w:val="00B04E6B"/>
    <w:rsid w:val="00B050E6"/>
    <w:rsid w:val="00B05350"/>
    <w:rsid w:val="00B061C9"/>
    <w:rsid w:val="00B06947"/>
    <w:rsid w:val="00B06A81"/>
    <w:rsid w:val="00B06E97"/>
    <w:rsid w:val="00B07183"/>
    <w:rsid w:val="00B07DF5"/>
    <w:rsid w:val="00B102ED"/>
    <w:rsid w:val="00B10854"/>
    <w:rsid w:val="00B13BD9"/>
    <w:rsid w:val="00B13CB5"/>
    <w:rsid w:val="00B1468F"/>
    <w:rsid w:val="00B14B7B"/>
    <w:rsid w:val="00B15A42"/>
    <w:rsid w:val="00B160ED"/>
    <w:rsid w:val="00B17092"/>
    <w:rsid w:val="00B176E4"/>
    <w:rsid w:val="00B17A60"/>
    <w:rsid w:val="00B21161"/>
    <w:rsid w:val="00B2138A"/>
    <w:rsid w:val="00B217D5"/>
    <w:rsid w:val="00B21EB8"/>
    <w:rsid w:val="00B22AE9"/>
    <w:rsid w:val="00B22D6E"/>
    <w:rsid w:val="00B23496"/>
    <w:rsid w:val="00B23B35"/>
    <w:rsid w:val="00B2459A"/>
    <w:rsid w:val="00B24671"/>
    <w:rsid w:val="00B24C88"/>
    <w:rsid w:val="00B25323"/>
    <w:rsid w:val="00B25FF9"/>
    <w:rsid w:val="00B278E7"/>
    <w:rsid w:val="00B27A66"/>
    <w:rsid w:val="00B27FDE"/>
    <w:rsid w:val="00B3060B"/>
    <w:rsid w:val="00B312C1"/>
    <w:rsid w:val="00B31488"/>
    <w:rsid w:val="00B31C50"/>
    <w:rsid w:val="00B3215A"/>
    <w:rsid w:val="00B3290D"/>
    <w:rsid w:val="00B32CA4"/>
    <w:rsid w:val="00B33318"/>
    <w:rsid w:val="00B341AC"/>
    <w:rsid w:val="00B355E5"/>
    <w:rsid w:val="00B356FD"/>
    <w:rsid w:val="00B357B9"/>
    <w:rsid w:val="00B369FB"/>
    <w:rsid w:val="00B36B3D"/>
    <w:rsid w:val="00B37234"/>
    <w:rsid w:val="00B37389"/>
    <w:rsid w:val="00B376B6"/>
    <w:rsid w:val="00B402F8"/>
    <w:rsid w:val="00B4082E"/>
    <w:rsid w:val="00B40DDC"/>
    <w:rsid w:val="00B40E2A"/>
    <w:rsid w:val="00B41100"/>
    <w:rsid w:val="00B4144A"/>
    <w:rsid w:val="00B4235F"/>
    <w:rsid w:val="00B423A1"/>
    <w:rsid w:val="00B42AC9"/>
    <w:rsid w:val="00B42D04"/>
    <w:rsid w:val="00B42E20"/>
    <w:rsid w:val="00B43140"/>
    <w:rsid w:val="00B4347E"/>
    <w:rsid w:val="00B43FC0"/>
    <w:rsid w:val="00B43FEA"/>
    <w:rsid w:val="00B451E7"/>
    <w:rsid w:val="00B45BE3"/>
    <w:rsid w:val="00B45C94"/>
    <w:rsid w:val="00B469CB"/>
    <w:rsid w:val="00B46BC5"/>
    <w:rsid w:val="00B479BB"/>
    <w:rsid w:val="00B50114"/>
    <w:rsid w:val="00B5024E"/>
    <w:rsid w:val="00B50618"/>
    <w:rsid w:val="00B50AA2"/>
    <w:rsid w:val="00B50BA9"/>
    <w:rsid w:val="00B51184"/>
    <w:rsid w:val="00B5165C"/>
    <w:rsid w:val="00B52688"/>
    <w:rsid w:val="00B52AD1"/>
    <w:rsid w:val="00B54D85"/>
    <w:rsid w:val="00B55197"/>
    <w:rsid w:val="00B557C6"/>
    <w:rsid w:val="00B55BBB"/>
    <w:rsid w:val="00B568EC"/>
    <w:rsid w:val="00B56B39"/>
    <w:rsid w:val="00B56C15"/>
    <w:rsid w:val="00B56C90"/>
    <w:rsid w:val="00B57BF0"/>
    <w:rsid w:val="00B57D9C"/>
    <w:rsid w:val="00B6061B"/>
    <w:rsid w:val="00B60DDD"/>
    <w:rsid w:val="00B60F3A"/>
    <w:rsid w:val="00B61403"/>
    <w:rsid w:val="00B61405"/>
    <w:rsid w:val="00B61656"/>
    <w:rsid w:val="00B61EAF"/>
    <w:rsid w:val="00B61EE4"/>
    <w:rsid w:val="00B6289A"/>
    <w:rsid w:val="00B63398"/>
    <w:rsid w:val="00B6357C"/>
    <w:rsid w:val="00B64069"/>
    <w:rsid w:val="00B641CB"/>
    <w:rsid w:val="00B64618"/>
    <w:rsid w:val="00B64BAF"/>
    <w:rsid w:val="00B64CC3"/>
    <w:rsid w:val="00B658BE"/>
    <w:rsid w:val="00B66036"/>
    <w:rsid w:val="00B660E1"/>
    <w:rsid w:val="00B66AA6"/>
    <w:rsid w:val="00B6714E"/>
    <w:rsid w:val="00B6786A"/>
    <w:rsid w:val="00B706E7"/>
    <w:rsid w:val="00B7074C"/>
    <w:rsid w:val="00B710ED"/>
    <w:rsid w:val="00B7177E"/>
    <w:rsid w:val="00B71AA6"/>
    <w:rsid w:val="00B71B66"/>
    <w:rsid w:val="00B722EE"/>
    <w:rsid w:val="00B72DC5"/>
    <w:rsid w:val="00B74132"/>
    <w:rsid w:val="00B745D9"/>
    <w:rsid w:val="00B74689"/>
    <w:rsid w:val="00B74D5C"/>
    <w:rsid w:val="00B7504C"/>
    <w:rsid w:val="00B7582C"/>
    <w:rsid w:val="00B75C81"/>
    <w:rsid w:val="00B762C6"/>
    <w:rsid w:val="00B76BEF"/>
    <w:rsid w:val="00B76F6B"/>
    <w:rsid w:val="00B80554"/>
    <w:rsid w:val="00B8073A"/>
    <w:rsid w:val="00B80DB2"/>
    <w:rsid w:val="00B812EA"/>
    <w:rsid w:val="00B815E4"/>
    <w:rsid w:val="00B8171F"/>
    <w:rsid w:val="00B81F4F"/>
    <w:rsid w:val="00B81F66"/>
    <w:rsid w:val="00B821B1"/>
    <w:rsid w:val="00B82F28"/>
    <w:rsid w:val="00B8301D"/>
    <w:rsid w:val="00B834CF"/>
    <w:rsid w:val="00B8352F"/>
    <w:rsid w:val="00B84108"/>
    <w:rsid w:val="00B84138"/>
    <w:rsid w:val="00B84F0D"/>
    <w:rsid w:val="00B8519D"/>
    <w:rsid w:val="00B856E7"/>
    <w:rsid w:val="00B86F71"/>
    <w:rsid w:val="00B8717B"/>
    <w:rsid w:val="00B900A2"/>
    <w:rsid w:val="00B90FB9"/>
    <w:rsid w:val="00B91008"/>
    <w:rsid w:val="00B91BCA"/>
    <w:rsid w:val="00B91DA8"/>
    <w:rsid w:val="00B92360"/>
    <w:rsid w:val="00B9268F"/>
    <w:rsid w:val="00B93606"/>
    <w:rsid w:val="00B939E5"/>
    <w:rsid w:val="00B945F0"/>
    <w:rsid w:val="00B946F8"/>
    <w:rsid w:val="00B95E20"/>
    <w:rsid w:val="00B95F30"/>
    <w:rsid w:val="00B95FFE"/>
    <w:rsid w:val="00B96767"/>
    <w:rsid w:val="00B97537"/>
    <w:rsid w:val="00B976AA"/>
    <w:rsid w:val="00BA0201"/>
    <w:rsid w:val="00BA0567"/>
    <w:rsid w:val="00BA0B8A"/>
    <w:rsid w:val="00BA18DE"/>
    <w:rsid w:val="00BA1C56"/>
    <w:rsid w:val="00BA21F3"/>
    <w:rsid w:val="00BA26BE"/>
    <w:rsid w:val="00BA2C33"/>
    <w:rsid w:val="00BA3D40"/>
    <w:rsid w:val="00BA3EC9"/>
    <w:rsid w:val="00BA46C6"/>
    <w:rsid w:val="00BA479F"/>
    <w:rsid w:val="00BA496D"/>
    <w:rsid w:val="00BA4A67"/>
    <w:rsid w:val="00BA4AFE"/>
    <w:rsid w:val="00BA4B1F"/>
    <w:rsid w:val="00BA4B29"/>
    <w:rsid w:val="00BA5B45"/>
    <w:rsid w:val="00BA6AB1"/>
    <w:rsid w:val="00BA6DB3"/>
    <w:rsid w:val="00BA74D8"/>
    <w:rsid w:val="00BA77D8"/>
    <w:rsid w:val="00BB0853"/>
    <w:rsid w:val="00BB1010"/>
    <w:rsid w:val="00BB1026"/>
    <w:rsid w:val="00BB10AD"/>
    <w:rsid w:val="00BB237F"/>
    <w:rsid w:val="00BB288D"/>
    <w:rsid w:val="00BB3EC1"/>
    <w:rsid w:val="00BB4E02"/>
    <w:rsid w:val="00BB51F4"/>
    <w:rsid w:val="00BB5C48"/>
    <w:rsid w:val="00BB66C0"/>
    <w:rsid w:val="00BB6730"/>
    <w:rsid w:val="00BB6A2D"/>
    <w:rsid w:val="00BB7D4A"/>
    <w:rsid w:val="00BC0619"/>
    <w:rsid w:val="00BC09C9"/>
    <w:rsid w:val="00BC0D38"/>
    <w:rsid w:val="00BC0DFD"/>
    <w:rsid w:val="00BC1423"/>
    <w:rsid w:val="00BC1AA6"/>
    <w:rsid w:val="00BC1AC9"/>
    <w:rsid w:val="00BC1AE0"/>
    <w:rsid w:val="00BC1B2C"/>
    <w:rsid w:val="00BC38BE"/>
    <w:rsid w:val="00BC3EEF"/>
    <w:rsid w:val="00BC4095"/>
    <w:rsid w:val="00BC4192"/>
    <w:rsid w:val="00BC50BA"/>
    <w:rsid w:val="00BC5FC0"/>
    <w:rsid w:val="00BC6601"/>
    <w:rsid w:val="00BD189B"/>
    <w:rsid w:val="00BD3E16"/>
    <w:rsid w:val="00BD44E9"/>
    <w:rsid w:val="00BD469F"/>
    <w:rsid w:val="00BD4B20"/>
    <w:rsid w:val="00BD5A7C"/>
    <w:rsid w:val="00BD608A"/>
    <w:rsid w:val="00BD6447"/>
    <w:rsid w:val="00BD6E8A"/>
    <w:rsid w:val="00BD70AC"/>
    <w:rsid w:val="00BD7722"/>
    <w:rsid w:val="00BE0FF1"/>
    <w:rsid w:val="00BE25FB"/>
    <w:rsid w:val="00BE2F52"/>
    <w:rsid w:val="00BE3365"/>
    <w:rsid w:val="00BE5B84"/>
    <w:rsid w:val="00BE5BD8"/>
    <w:rsid w:val="00BE5D8D"/>
    <w:rsid w:val="00BE5F6B"/>
    <w:rsid w:val="00BE6BDA"/>
    <w:rsid w:val="00BE7180"/>
    <w:rsid w:val="00BF0501"/>
    <w:rsid w:val="00BF0678"/>
    <w:rsid w:val="00BF11F5"/>
    <w:rsid w:val="00BF1C8C"/>
    <w:rsid w:val="00BF1DAF"/>
    <w:rsid w:val="00BF1F41"/>
    <w:rsid w:val="00BF253E"/>
    <w:rsid w:val="00BF2890"/>
    <w:rsid w:val="00BF35F4"/>
    <w:rsid w:val="00BF370E"/>
    <w:rsid w:val="00BF3A17"/>
    <w:rsid w:val="00BF3AA3"/>
    <w:rsid w:val="00BF4A52"/>
    <w:rsid w:val="00BF51EC"/>
    <w:rsid w:val="00BF5A1C"/>
    <w:rsid w:val="00BF5C36"/>
    <w:rsid w:val="00BF5E03"/>
    <w:rsid w:val="00BF5EA3"/>
    <w:rsid w:val="00BF6207"/>
    <w:rsid w:val="00BF68B7"/>
    <w:rsid w:val="00BF6C01"/>
    <w:rsid w:val="00BF6EC6"/>
    <w:rsid w:val="00BF6F10"/>
    <w:rsid w:val="00BF7BD2"/>
    <w:rsid w:val="00BF7D6D"/>
    <w:rsid w:val="00C000BE"/>
    <w:rsid w:val="00C01117"/>
    <w:rsid w:val="00C01601"/>
    <w:rsid w:val="00C019A0"/>
    <w:rsid w:val="00C0293D"/>
    <w:rsid w:val="00C029E0"/>
    <w:rsid w:val="00C02D4A"/>
    <w:rsid w:val="00C03276"/>
    <w:rsid w:val="00C038C9"/>
    <w:rsid w:val="00C049D4"/>
    <w:rsid w:val="00C049D5"/>
    <w:rsid w:val="00C04F3F"/>
    <w:rsid w:val="00C06960"/>
    <w:rsid w:val="00C069EC"/>
    <w:rsid w:val="00C06F9C"/>
    <w:rsid w:val="00C07399"/>
    <w:rsid w:val="00C0759E"/>
    <w:rsid w:val="00C10AA4"/>
    <w:rsid w:val="00C1153C"/>
    <w:rsid w:val="00C116D9"/>
    <w:rsid w:val="00C12A7E"/>
    <w:rsid w:val="00C12C09"/>
    <w:rsid w:val="00C12DC5"/>
    <w:rsid w:val="00C1483A"/>
    <w:rsid w:val="00C1484B"/>
    <w:rsid w:val="00C149F5"/>
    <w:rsid w:val="00C160FD"/>
    <w:rsid w:val="00C16167"/>
    <w:rsid w:val="00C16240"/>
    <w:rsid w:val="00C177B0"/>
    <w:rsid w:val="00C21729"/>
    <w:rsid w:val="00C2172A"/>
    <w:rsid w:val="00C221C1"/>
    <w:rsid w:val="00C22E31"/>
    <w:rsid w:val="00C22F2C"/>
    <w:rsid w:val="00C235F7"/>
    <w:rsid w:val="00C23A90"/>
    <w:rsid w:val="00C24089"/>
    <w:rsid w:val="00C24104"/>
    <w:rsid w:val="00C245EC"/>
    <w:rsid w:val="00C2491E"/>
    <w:rsid w:val="00C25360"/>
    <w:rsid w:val="00C257E1"/>
    <w:rsid w:val="00C25E55"/>
    <w:rsid w:val="00C25E63"/>
    <w:rsid w:val="00C25EFE"/>
    <w:rsid w:val="00C2601B"/>
    <w:rsid w:val="00C266CB"/>
    <w:rsid w:val="00C2763C"/>
    <w:rsid w:val="00C27A4A"/>
    <w:rsid w:val="00C30C3B"/>
    <w:rsid w:val="00C30CE8"/>
    <w:rsid w:val="00C31371"/>
    <w:rsid w:val="00C3174D"/>
    <w:rsid w:val="00C319AE"/>
    <w:rsid w:val="00C31CDC"/>
    <w:rsid w:val="00C324B1"/>
    <w:rsid w:val="00C32B93"/>
    <w:rsid w:val="00C33062"/>
    <w:rsid w:val="00C335E5"/>
    <w:rsid w:val="00C33FA1"/>
    <w:rsid w:val="00C34803"/>
    <w:rsid w:val="00C351B9"/>
    <w:rsid w:val="00C35211"/>
    <w:rsid w:val="00C3535A"/>
    <w:rsid w:val="00C357F9"/>
    <w:rsid w:val="00C35ACF"/>
    <w:rsid w:val="00C36491"/>
    <w:rsid w:val="00C3749B"/>
    <w:rsid w:val="00C4001A"/>
    <w:rsid w:val="00C4004E"/>
    <w:rsid w:val="00C40222"/>
    <w:rsid w:val="00C40256"/>
    <w:rsid w:val="00C402F5"/>
    <w:rsid w:val="00C40CF7"/>
    <w:rsid w:val="00C40E01"/>
    <w:rsid w:val="00C41251"/>
    <w:rsid w:val="00C415FA"/>
    <w:rsid w:val="00C428ED"/>
    <w:rsid w:val="00C42CF8"/>
    <w:rsid w:val="00C43389"/>
    <w:rsid w:val="00C43574"/>
    <w:rsid w:val="00C4418B"/>
    <w:rsid w:val="00C44648"/>
    <w:rsid w:val="00C44B56"/>
    <w:rsid w:val="00C457EC"/>
    <w:rsid w:val="00C4586C"/>
    <w:rsid w:val="00C45880"/>
    <w:rsid w:val="00C45FCB"/>
    <w:rsid w:val="00C460F6"/>
    <w:rsid w:val="00C47D86"/>
    <w:rsid w:val="00C47D8D"/>
    <w:rsid w:val="00C50157"/>
    <w:rsid w:val="00C51164"/>
    <w:rsid w:val="00C529BA"/>
    <w:rsid w:val="00C52E78"/>
    <w:rsid w:val="00C52F29"/>
    <w:rsid w:val="00C53762"/>
    <w:rsid w:val="00C5423C"/>
    <w:rsid w:val="00C54D50"/>
    <w:rsid w:val="00C55261"/>
    <w:rsid w:val="00C557C9"/>
    <w:rsid w:val="00C560E1"/>
    <w:rsid w:val="00C56272"/>
    <w:rsid w:val="00C562CA"/>
    <w:rsid w:val="00C56427"/>
    <w:rsid w:val="00C56698"/>
    <w:rsid w:val="00C56990"/>
    <w:rsid w:val="00C56D37"/>
    <w:rsid w:val="00C56F2F"/>
    <w:rsid w:val="00C57651"/>
    <w:rsid w:val="00C6062C"/>
    <w:rsid w:val="00C61AE2"/>
    <w:rsid w:val="00C61B61"/>
    <w:rsid w:val="00C62638"/>
    <w:rsid w:val="00C6296A"/>
    <w:rsid w:val="00C62F88"/>
    <w:rsid w:val="00C631B3"/>
    <w:rsid w:val="00C641D0"/>
    <w:rsid w:val="00C64586"/>
    <w:rsid w:val="00C6494B"/>
    <w:rsid w:val="00C64E9B"/>
    <w:rsid w:val="00C6599C"/>
    <w:rsid w:val="00C664F3"/>
    <w:rsid w:val="00C66521"/>
    <w:rsid w:val="00C66C3A"/>
    <w:rsid w:val="00C6754C"/>
    <w:rsid w:val="00C67D5E"/>
    <w:rsid w:val="00C703D7"/>
    <w:rsid w:val="00C70565"/>
    <w:rsid w:val="00C708FA"/>
    <w:rsid w:val="00C710E0"/>
    <w:rsid w:val="00C71109"/>
    <w:rsid w:val="00C7114B"/>
    <w:rsid w:val="00C71222"/>
    <w:rsid w:val="00C71494"/>
    <w:rsid w:val="00C71667"/>
    <w:rsid w:val="00C71D41"/>
    <w:rsid w:val="00C722C0"/>
    <w:rsid w:val="00C727C6"/>
    <w:rsid w:val="00C72C89"/>
    <w:rsid w:val="00C730F3"/>
    <w:rsid w:val="00C732AB"/>
    <w:rsid w:val="00C733AD"/>
    <w:rsid w:val="00C74040"/>
    <w:rsid w:val="00C741E9"/>
    <w:rsid w:val="00C74BED"/>
    <w:rsid w:val="00C74CC6"/>
    <w:rsid w:val="00C74E57"/>
    <w:rsid w:val="00C758B1"/>
    <w:rsid w:val="00C75FE2"/>
    <w:rsid w:val="00C76755"/>
    <w:rsid w:val="00C76756"/>
    <w:rsid w:val="00C7675F"/>
    <w:rsid w:val="00C77008"/>
    <w:rsid w:val="00C77A44"/>
    <w:rsid w:val="00C80268"/>
    <w:rsid w:val="00C81124"/>
    <w:rsid w:val="00C81368"/>
    <w:rsid w:val="00C81937"/>
    <w:rsid w:val="00C8223F"/>
    <w:rsid w:val="00C82AAB"/>
    <w:rsid w:val="00C82E42"/>
    <w:rsid w:val="00C82F87"/>
    <w:rsid w:val="00C830A2"/>
    <w:rsid w:val="00C837AE"/>
    <w:rsid w:val="00C844D4"/>
    <w:rsid w:val="00C846CD"/>
    <w:rsid w:val="00C848B9"/>
    <w:rsid w:val="00C848CD"/>
    <w:rsid w:val="00C85E3C"/>
    <w:rsid w:val="00C86092"/>
    <w:rsid w:val="00C86650"/>
    <w:rsid w:val="00C876CC"/>
    <w:rsid w:val="00C905B2"/>
    <w:rsid w:val="00C90623"/>
    <w:rsid w:val="00C90C51"/>
    <w:rsid w:val="00C913A2"/>
    <w:rsid w:val="00C9175B"/>
    <w:rsid w:val="00C91D33"/>
    <w:rsid w:val="00C926BE"/>
    <w:rsid w:val="00C9274A"/>
    <w:rsid w:val="00C92BC4"/>
    <w:rsid w:val="00C93545"/>
    <w:rsid w:val="00C9365E"/>
    <w:rsid w:val="00C9380B"/>
    <w:rsid w:val="00C94014"/>
    <w:rsid w:val="00C95558"/>
    <w:rsid w:val="00C96350"/>
    <w:rsid w:val="00C96CC6"/>
    <w:rsid w:val="00C97205"/>
    <w:rsid w:val="00C97C88"/>
    <w:rsid w:val="00CA084C"/>
    <w:rsid w:val="00CA12A9"/>
    <w:rsid w:val="00CA1D75"/>
    <w:rsid w:val="00CA1F74"/>
    <w:rsid w:val="00CA21B8"/>
    <w:rsid w:val="00CA29C8"/>
    <w:rsid w:val="00CA2DBD"/>
    <w:rsid w:val="00CA375B"/>
    <w:rsid w:val="00CA4435"/>
    <w:rsid w:val="00CA4784"/>
    <w:rsid w:val="00CA495E"/>
    <w:rsid w:val="00CA537B"/>
    <w:rsid w:val="00CA5628"/>
    <w:rsid w:val="00CA5900"/>
    <w:rsid w:val="00CA661C"/>
    <w:rsid w:val="00CA6790"/>
    <w:rsid w:val="00CA7284"/>
    <w:rsid w:val="00CA7E25"/>
    <w:rsid w:val="00CB0A20"/>
    <w:rsid w:val="00CB11CD"/>
    <w:rsid w:val="00CB1C60"/>
    <w:rsid w:val="00CB20E1"/>
    <w:rsid w:val="00CB30A5"/>
    <w:rsid w:val="00CB3A0F"/>
    <w:rsid w:val="00CB42E7"/>
    <w:rsid w:val="00CB4E22"/>
    <w:rsid w:val="00CB50B5"/>
    <w:rsid w:val="00CB54C3"/>
    <w:rsid w:val="00CB6E6D"/>
    <w:rsid w:val="00CB6FAC"/>
    <w:rsid w:val="00CB6FE7"/>
    <w:rsid w:val="00CB70F8"/>
    <w:rsid w:val="00CB7F28"/>
    <w:rsid w:val="00CC0178"/>
    <w:rsid w:val="00CC024A"/>
    <w:rsid w:val="00CC060A"/>
    <w:rsid w:val="00CC0AF5"/>
    <w:rsid w:val="00CC104B"/>
    <w:rsid w:val="00CC1180"/>
    <w:rsid w:val="00CC172B"/>
    <w:rsid w:val="00CC1973"/>
    <w:rsid w:val="00CC219E"/>
    <w:rsid w:val="00CC2395"/>
    <w:rsid w:val="00CC28C1"/>
    <w:rsid w:val="00CC28D1"/>
    <w:rsid w:val="00CC37F6"/>
    <w:rsid w:val="00CC39BF"/>
    <w:rsid w:val="00CC436C"/>
    <w:rsid w:val="00CC46E4"/>
    <w:rsid w:val="00CC4B4A"/>
    <w:rsid w:val="00CC4C24"/>
    <w:rsid w:val="00CC5345"/>
    <w:rsid w:val="00CC5E42"/>
    <w:rsid w:val="00CC628E"/>
    <w:rsid w:val="00CC6469"/>
    <w:rsid w:val="00CC7710"/>
    <w:rsid w:val="00CD226B"/>
    <w:rsid w:val="00CD2352"/>
    <w:rsid w:val="00CD25B7"/>
    <w:rsid w:val="00CD2BBC"/>
    <w:rsid w:val="00CD334C"/>
    <w:rsid w:val="00CD37D6"/>
    <w:rsid w:val="00CD38D0"/>
    <w:rsid w:val="00CD38ED"/>
    <w:rsid w:val="00CD4548"/>
    <w:rsid w:val="00CD4DCE"/>
    <w:rsid w:val="00CD509F"/>
    <w:rsid w:val="00CD51E8"/>
    <w:rsid w:val="00CD602D"/>
    <w:rsid w:val="00CD620E"/>
    <w:rsid w:val="00CD6698"/>
    <w:rsid w:val="00CD6871"/>
    <w:rsid w:val="00CD6D60"/>
    <w:rsid w:val="00CD73E1"/>
    <w:rsid w:val="00CD7767"/>
    <w:rsid w:val="00CE0333"/>
    <w:rsid w:val="00CE08D1"/>
    <w:rsid w:val="00CE0B38"/>
    <w:rsid w:val="00CE0E68"/>
    <w:rsid w:val="00CE16DC"/>
    <w:rsid w:val="00CE1752"/>
    <w:rsid w:val="00CE1A4A"/>
    <w:rsid w:val="00CE1D0E"/>
    <w:rsid w:val="00CE1F46"/>
    <w:rsid w:val="00CE28F3"/>
    <w:rsid w:val="00CE2C59"/>
    <w:rsid w:val="00CE3228"/>
    <w:rsid w:val="00CE37F4"/>
    <w:rsid w:val="00CE41C5"/>
    <w:rsid w:val="00CE47DC"/>
    <w:rsid w:val="00CE4953"/>
    <w:rsid w:val="00CE4BC0"/>
    <w:rsid w:val="00CE5B2A"/>
    <w:rsid w:val="00CE63B1"/>
    <w:rsid w:val="00CE6737"/>
    <w:rsid w:val="00CE6EAB"/>
    <w:rsid w:val="00CE6EEF"/>
    <w:rsid w:val="00CE6F72"/>
    <w:rsid w:val="00CE74F6"/>
    <w:rsid w:val="00CE7C56"/>
    <w:rsid w:val="00CF0CED"/>
    <w:rsid w:val="00CF11A8"/>
    <w:rsid w:val="00CF24D4"/>
    <w:rsid w:val="00CF286D"/>
    <w:rsid w:val="00CF2FDB"/>
    <w:rsid w:val="00CF2FDD"/>
    <w:rsid w:val="00CF3D83"/>
    <w:rsid w:val="00CF3DC7"/>
    <w:rsid w:val="00CF3EEF"/>
    <w:rsid w:val="00CF4319"/>
    <w:rsid w:val="00CF4997"/>
    <w:rsid w:val="00CF4EB0"/>
    <w:rsid w:val="00CF5C6E"/>
    <w:rsid w:val="00CF6FFE"/>
    <w:rsid w:val="00CF7590"/>
    <w:rsid w:val="00CF7988"/>
    <w:rsid w:val="00D00728"/>
    <w:rsid w:val="00D01357"/>
    <w:rsid w:val="00D01630"/>
    <w:rsid w:val="00D024DF"/>
    <w:rsid w:val="00D024FC"/>
    <w:rsid w:val="00D02AD3"/>
    <w:rsid w:val="00D033F2"/>
    <w:rsid w:val="00D038CD"/>
    <w:rsid w:val="00D03DFD"/>
    <w:rsid w:val="00D0439A"/>
    <w:rsid w:val="00D04661"/>
    <w:rsid w:val="00D04904"/>
    <w:rsid w:val="00D056CE"/>
    <w:rsid w:val="00D057B1"/>
    <w:rsid w:val="00D06B70"/>
    <w:rsid w:val="00D07440"/>
    <w:rsid w:val="00D076B8"/>
    <w:rsid w:val="00D0790B"/>
    <w:rsid w:val="00D07CB9"/>
    <w:rsid w:val="00D1092E"/>
    <w:rsid w:val="00D1139D"/>
    <w:rsid w:val="00D1145F"/>
    <w:rsid w:val="00D1210A"/>
    <w:rsid w:val="00D12319"/>
    <w:rsid w:val="00D1288F"/>
    <w:rsid w:val="00D128C7"/>
    <w:rsid w:val="00D129AB"/>
    <w:rsid w:val="00D12F61"/>
    <w:rsid w:val="00D13297"/>
    <w:rsid w:val="00D13393"/>
    <w:rsid w:val="00D13EA1"/>
    <w:rsid w:val="00D1415D"/>
    <w:rsid w:val="00D1460F"/>
    <w:rsid w:val="00D14F9C"/>
    <w:rsid w:val="00D15683"/>
    <w:rsid w:val="00D15C51"/>
    <w:rsid w:val="00D168F2"/>
    <w:rsid w:val="00D1694C"/>
    <w:rsid w:val="00D17619"/>
    <w:rsid w:val="00D177A1"/>
    <w:rsid w:val="00D17C34"/>
    <w:rsid w:val="00D2023A"/>
    <w:rsid w:val="00D20985"/>
    <w:rsid w:val="00D22612"/>
    <w:rsid w:val="00D2285D"/>
    <w:rsid w:val="00D22B8C"/>
    <w:rsid w:val="00D2360C"/>
    <w:rsid w:val="00D239B3"/>
    <w:rsid w:val="00D23A6A"/>
    <w:rsid w:val="00D23CAD"/>
    <w:rsid w:val="00D2457D"/>
    <w:rsid w:val="00D254EC"/>
    <w:rsid w:val="00D255D1"/>
    <w:rsid w:val="00D25CCE"/>
    <w:rsid w:val="00D265E8"/>
    <w:rsid w:val="00D26B55"/>
    <w:rsid w:val="00D27EAA"/>
    <w:rsid w:val="00D30552"/>
    <w:rsid w:val="00D30FE2"/>
    <w:rsid w:val="00D312D9"/>
    <w:rsid w:val="00D3143A"/>
    <w:rsid w:val="00D317E7"/>
    <w:rsid w:val="00D31F21"/>
    <w:rsid w:val="00D31FC5"/>
    <w:rsid w:val="00D32369"/>
    <w:rsid w:val="00D32971"/>
    <w:rsid w:val="00D32B49"/>
    <w:rsid w:val="00D32E93"/>
    <w:rsid w:val="00D330C9"/>
    <w:rsid w:val="00D331E7"/>
    <w:rsid w:val="00D3376C"/>
    <w:rsid w:val="00D33BAC"/>
    <w:rsid w:val="00D33C8D"/>
    <w:rsid w:val="00D34DC2"/>
    <w:rsid w:val="00D35629"/>
    <w:rsid w:val="00D356D9"/>
    <w:rsid w:val="00D356DC"/>
    <w:rsid w:val="00D35CCF"/>
    <w:rsid w:val="00D35F33"/>
    <w:rsid w:val="00D36166"/>
    <w:rsid w:val="00D36200"/>
    <w:rsid w:val="00D3634F"/>
    <w:rsid w:val="00D367E6"/>
    <w:rsid w:val="00D374EA"/>
    <w:rsid w:val="00D378E2"/>
    <w:rsid w:val="00D40B20"/>
    <w:rsid w:val="00D414C0"/>
    <w:rsid w:val="00D418A3"/>
    <w:rsid w:val="00D422CF"/>
    <w:rsid w:val="00D42F6C"/>
    <w:rsid w:val="00D430A4"/>
    <w:rsid w:val="00D43B6F"/>
    <w:rsid w:val="00D440C1"/>
    <w:rsid w:val="00D44CFF"/>
    <w:rsid w:val="00D45097"/>
    <w:rsid w:val="00D4532B"/>
    <w:rsid w:val="00D460CE"/>
    <w:rsid w:val="00D46625"/>
    <w:rsid w:val="00D46919"/>
    <w:rsid w:val="00D47D46"/>
    <w:rsid w:val="00D503BC"/>
    <w:rsid w:val="00D5058A"/>
    <w:rsid w:val="00D50C40"/>
    <w:rsid w:val="00D510AD"/>
    <w:rsid w:val="00D51234"/>
    <w:rsid w:val="00D514A1"/>
    <w:rsid w:val="00D5187B"/>
    <w:rsid w:val="00D52035"/>
    <w:rsid w:val="00D52313"/>
    <w:rsid w:val="00D5271E"/>
    <w:rsid w:val="00D52A0C"/>
    <w:rsid w:val="00D52ADB"/>
    <w:rsid w:val="00D535D4"/>
    <w:rsid w:val="00D538EB"/>
    <w:rsid w:val="00D53B9C"/>
    <w:rsid w:val="00D54965"/>
    <w:rsid w:val="00D54ADA"/>
    <w:rsid w:val="00D54F61"/>
    <w:rsid w:val="00D552A0"/>
    <w:rsid w:val="00D55513"/>
    <w:rsid w:val="00D56929"/>
    <w:rsid w:val="00D56AE3"/>
    <w:rsid w:val="00D56C7F"/>
    <w:rsid w:val="00D5702C"/>
    <w:rsid w:val="00D578FC"/>
    <w:rsid w:val="00D61030"/>
    <w:rsid w:val="00D61E43"/>
    <w:rsid w:val="00D62548"/>
    <w:rsid w:val="00D62BA1"/>
    <w:rsid w:val="00D63318"/>
    <w:rsid w:val="00D63860"/>
    <w:rsid w:val="00D63D74"/>
    <w:rsid w:val="00D6406D"/>
    <w:rsid w:val="00D6415B"/>
    <w:rsid w:val="00D642BA"/>
    <w:rsid w:val="00D64CD5"/>
    <w:rsid w:val="00D64CD6"/>
    <w:rsid w:val="00D65025"/>
    <w:rsid w:val="00D65D6A"/>
    <w:rsid w:val="00D6662F"/>
    <w:rsid w:val="00D6663A"/>
    <w:rsid w:val="00D66F6E"/>
    <w:rsid w:val="00D66F7F"/>
    <w:rsid w:val="00D6716B"/>
    <w:rsid w:val="00D67BF1"/>
    <w:rsid w:val="00D70DE0"/>
    <w:rsid w:val="00D71961"/>
    <w:rsid w:val="00D71CA9"/>
    <w:rsid w:val="00D721EA"/>
    <w:rsid w:val="00D7268E"/>
    <w:rsid w:val="00D7322F"/>
    <w:rsid w:val="00D73368"/>
    <w:rsid w:val="00D73457"/>
    <w:rsid w:val="00D735D1"/>
    <w:rsid w:val="00D738BA"/>
    <w:rsid w:val="00D74057"/>
    <w:rsid w:val="00D75B34"/>
    <w:rsid w:val="00D75FE6"/>
    <w:rsid w:val="00D76572"/>
    <w:rsid w:val="00D76D5E"/>
    <w:rsid w:val="00D76F75"/>
    <w:rsid w:val="00D779E3"/>
    <w:rsid w:val="00D77DE3"/>
    <w:rsid w:val="00D820A6"/>
    <w:rsid w:val="00D82546"/>
    <w:rsid w:val="00D8295C"/>
    <w:rsid w:val="00D82B5C"/>
    <w:rsid w:val="00D82E08"/>
    <w:rsid w:val="00D83515"/>
    <w:rsid w:val="00D83662"/>
    <w:rsid w:val="00D836A1"/>
    <w:rsid w:val="00D8492B"/>
    <w:rsid w:val="00D84C69"/>
    <w:rsid w:val="00D869B3"/>
    <w:rsid w:val="00D86E18"/>
    <w:rsid w:val="00D871D9"/>
    <w:rsid w:val="00D8732F"/>
    <w:rsid w:val="00D87559"/>
    <w:rsid w:val="00D90B65"/>
    <w:rsid w:val="00D90E24"/>
    <w:rsid w:val="00D91416"/>
    <w:rsid w:val="00D9156C"/>
    <w:rsid w:val="00D915C9"/>
    <w:rsid w:val="00D91686"/>
    <w:rsid w:val="00D91DFB"/>
    <w:rsid w:val="00D92108"/>
    <w:rsid w:val="00D9286C"/>
    <w:rsid w:val="00D934DD"/>
    <w:rsid w:val="00D936D4"/>
    <w:rsid w:val="00D9437F"/>
    <w:rsid w:val="00D949B2"/>
    <w:rsid w:val="00D94BD8"/>
    <w:rsid w:val="00D94EAF"/>
    <w:rsid w:val="00D95491"/>
    <w:rsid w:val="00D95818"/>
    <w:rsid w:val="00D9622E"/>
    <w:rsid w:val="00D964CD"/>
    <w:rsid w:val="00D969D2"/>
    <w:rsid w:val="00D96E59"/>
    <w:rsid w:val="00D970A8"/>
    <w:rsid w:val="00D9754B"/>
    <w:rsid w:val="00D97680"/>
    <w:rsid w:val="00D9777D"/>
    <w:rsid w:val="00DA02BF"/>
    <w:rsid w:val="00DA07C9"/>
    <w:rsid w:val="00DA175D"/>
    <w:rsid w:val="00DA1B46"/>
    <w:rsid w:val="00DA2105"/>
    <w:rsid w:val="00DA2271"/>
    <w:rsid w:val="00DA363B"/>
    <w:rsid w:val="00DA4F49"/>
    <w:rsid w:val="00DA583A"/>
    <w:rsid w:val="00DA5BD7"/>
    <w:rsid w:val="00DA5FDA"/>
    <w:rsid w:val="00DA623E"/>
    <w:rsid w:val="00DA6EEE"/>
    <w:rsid w:val="00DA7050"/>
    <w:rsid w:val="00DA7483"/>
    <w:rsid w:val="00DA7A37"/>
    <w:rsid w:val="00DA7D2A"/>
    <w:rsid w:val="00DA7D75"/>
    <w:rsid w:val="00DB0623"/>
    <w:rsid w:val="00DB0969"/>
    <w:rsid w:val="00DB0C15"/>
    <w:rsid w:val="00DB0C8D"/>
    <w:rsid w:val="00DB10D4"/>
    <w:rsid w:val="00DB15DD"/>
    <w:rsid w:val="00DB1797"/>
    <w:rsid w:val="00DB1988"/>
    <w:rsid w:val="00DB301F"/>
    <w:rsid w:val="00DB37A2"/>
    <w:rsid w:val="00DB439A"/>
    <w:rsid w:val="00DB43E8"/>
    <w:rsid w:val="00DB480A"/>
    <w:rsid w:val="00DB4968"/>
    <w:rsid w:val="00DB4A41"/>
    <w:rsid w:val="00DB5A21"/>
    <w:rsid w:val="00DB5D41"/>
    <w:rsid w:val="00DB69B1"/>
    <w:rsid w:val="00DB6E95"/>
    <w:rsid w:val="00DB7178"/>
    <w:rsid w:val="00DC0D15"/>
    <w:rsid w:val="00DC0D67"/>
    <w:rsid w:val="00DC1409"/>
    <w:rsid w:val="00DC192C"/>
    <w:rsid w:val="00DC1C6E"/>
    <w:rsid w:val="00DC3102"/>
    <w:rsid w:val="00DC3210"/>
    <w:rsid w:val="00DC3929"/>
    <w:rsid w:val="00DC43E8"/>
    <w:rsid w:val="00DC4916"/>
    <w:rsid w:val="00DC4D5D"/>
    <w:rsid w:val="00DC5781"/>
    <w:rsid w:val="00DC59FD"/>
    <w:rsid w:val="00DC6B32"/>
    <w:rsid w:val="00DC6DEC"/>
    <w:rsid w:val="00DC6EC9"/>
    <w:rsid w:val="00DC712B"/>
    <w:rsid w:val="00DD0559"/>
    <w:rsid w:val="00DD07D4"/>
    <w:rsid w:val="00DD0B44"/>
    <w:rsid w:val="00DD0BF9"/>
    <w:rsid w:val="00DD1768"/>
    <w:rsid w:val="00DD17C1"/>
    <w:rsid w:val="00DD197A"/>
    <w:rsid w:val="00DD23EB"/>
    <w:rsid w:val="00DD267A"/>
    <w:rsid w:val="00DD291A"/>
    <w:rsid w:val="00DD3F77"/>
    <w:rsid w:val="00DD42F0"/>
    <w:rsid w:val="00DD49EE"/>
    <w:rsid w:val="00DD5121"/>
    <w:rsid w:val="00DD524C"/>
    <w:rsid w:val="00DD61DF"/>
    <w:rsid w:val="00DD62B7"/>
    <w:rsid w:val="00DD64C0"/>
    <w:rsid w:val="00DD6664"/>
    <w:rsid w:val="00DD685D"/>
    <w:rsid w:val="00DD6CCD"/>
    <w:rsid w:val="00DD6DEE"/>
    <w:rsid w:val="00DD7702"/>
    <w:rsid w:val="00DD7DFC"/>
    <w:rsid w:val="00DE051D"/>
    <w:rsid w:val="00DE0778"/>
    <w:rsid w:val="00DE0890"/>
    <w:rsid w:val="00DE1070"/>
    <w:rsid w:val="00DE12BD"/>
    <w:rsid w:val="00DE1376"/>
    <w:rsid w:val="00DE16F9"/>
    <w:rsid w:val="00DE186B"/>
    <w:rsid w:val="00DE1A0A"/>
    <w:rsid w:val="00DE2C38"/>
    <w:rsid w:val="00DE3243"/>
    <w:rsid w:val="00DE347D"/>
    <w:rsid w:val="00DE4233"/>
    <w:rsid w:val="00DE428C"/>
    <w:rsid w:val="00DE46A0"/>
    <w:rsid w:val="00DE47B2"/>
    <w:rsid w:val="00DE4802"/>
    <w:rsid w:val="00DE4CBC"/>
    <w:rsid w:val="00DE514A"/>
    <w:rsid w:val="00DE5230"/>
    <w:rsid w:val="00DE586D"/>
    <w:rsid w:val="00DE5910"/>
    <w:rsid w:val="00DE5B1C"/>
    <w:rsid w:val="00DE5D19"/>
    <w:rsid w:val="00DE6004"/>
    <w:rsid w:val="00DE624E"/>
    <w:rsid w:val="00DE645A"/>
    <w:rsid w:val="00DE6E67"/>
    <w:rsid w:val="00DE779D"/>
    <w:rsid w:val="00DE7AFB"/>
    <w:rsid w:val="00DE7D90"/>
    <w:rsid w:val="00DF028D"/>
    <w:rsid w:val="00DF0812"/>
    <w:rsid w:val="00DF0CEF"/>
    <w:rsid w:val="00DF0F8A"/>
    <w:rsid w:val="00DF125B"/>
    <w:rsid w:val="00DF12B7"/>
    <w:rsid w:val="00DF165B"/>
    <w:rsid w:val="00DF1E02"/>
    <w:rsid w:val="00DF20EF"/>
    <w:rsid w:val="00DF21A9"/>
    <w:rsid w:val="00DF3054"/>
    <w:rsid w:val="00DF30D6"/>
    <w:rsid w:val="00DF414F"/>
    <w:rsid w:val="00DF4368"/>
    <w:rsid w:val="00DF464A"/>
    <w:rsid w:val="00DF4CC0"/>
    <w:rsid w:val="00DF5132"/>
    <w:rsid w:val="00DF54A4"/>
    <w:rsid w:val="00DF5DDD"/>
    <w:rsid w:val="00DF6C76"/>
    <w:rsid w:val="00DF7234"/>
    <w:rsid w:val="00DF7551"/>
    <w:rsid w:val="00DF75CB"/>
    <w:rsid w:val="00DF7916"/>
    <w:rsid w:val="00E00069"/>
    <w:rsid w:val="00E002B6"/>
    <w:rsid w:val="00E00370"/>
    <w:rsid w:val="00E006D1"/>
    <w:rsid w:val="00E00DCF"/>
    <w:rsid w:val="00E018EB"/>
    <w:rsid w:val="00E01D18"/>
    <w:rsid w:val="00E02632"/>
    <w:rsid w:val="00E02678"/>
    <w:rsid w:val="00E027B3"/>
    <w:rsid w:val="00E028B4"/>
    <w:rsid w:val="00E03632"/>
    <w:rsid w:val="00E03691"/>
    <w:rsid w:val="00E03CD0"/>
    <w:rsid w:val="00E04204"/>
    <w:rsid w:val="00E048BE"/>
    <w:rsid w:val="00E04B2D"/>
    <w:rsid w:val="00E04CFF"/>
    <w:rsid w:val="00E0513F"/>
    <w:rsid w:val="00E0516B"/>
    <w:rsid w:val="00E056A7"/>
    <w:rsid w:val="00E05952"/>
    <w:rsid w:val="00E05C69"/>
    <w:rsid w:val="00E05D49"/>
    <w:rsid w:val="00E05E95"/>
    <w:rsid w:val="00E06881"/>
    <w:rsid w:val="00E06F01"/>
    <w:rsid w:val="00E1013B"/>
    <w:rsid w:val="00E1025B"/>
    <w:rsid w:val="00E1043C"/>
    <w:rsid w:val="00E108E7"/>
    <w:rsid w:val="00E10D13"/>
    <w:rsid w:val="00E11504"/>
    <w:rsid w:val="00E119C8"/>
    <w:rsid w:val="00E121B5"/>
    <w:rsid w:val="00E122A2"/>
    <w:rsid w:val="00E12B07"/>
    <w:rsid w:val="00E12BF4"/>
    <w:rsid w:val="00E13D89"/>
    <w:rsid w:val="00E140CB"/>
    <w:rsid w:val="00E14478"/>
    <w:rsid w:val="00E1479E"/>
    <w:rsid w:val="00E14872"/>
    <w:rsid w:val="00E148E1"/>
    <w:rsid w:val="00E14F43"/>
    <w:rsid w:val="00E152A5"/>
    <w:rsid w:val="00E15817"/>
    <w:rsid w:val="00E15AAE"/>
    <w:rsid w:val="00E15CB0"/>
    <w:rsid w:val="00E15D37"/>
    <w:rsid w:val="00E16831"/>
    <w:rsid w:val="00E168BC"/>
    <w:rsid w:val="00E16C70"/>
    <w:rsid w:val="00E17015"/>
    <w:rsid w:val="00E17144"/>
    <w:rsid w:val="00E17825"/>
    <w:rsid w:val="00E2056A"/>
    <w:rsid w:val="00E207D3"/>
    <w:rsid w:val="00E210F5"/>
    <w:rsid w:val="00E211FE"/>
    <w:rsid w:val="00E214D1"/>
    <w:rsid w:val="00E21931"/>
    <w:rsid w:val="00E21969"/>
    <w:rsid w:val="00E22186"/>
    <w:rsid w:val="00E2396F"/>
    <w:rsid w:val="00E23E00"/>
    <w:rsid w:val="00E24319"/>
    <w:rsid w:val="00E245BA"/>
    <w:rsid w:val="00E24C19"/>
    <w:rsid w:val="00E251F7"/>
    <w:rsid w:val="00E2594F"/>
    <w:rsid w:val="00E25F76"/>
    <w:rsid w:val="00E26498"/>
    <w:rsid w:val="00E26BC6"/>
    <w:rsid w:val="00E2723D"/>
    <w:rsid w:val="00E27A6B"/>
    <w:rsid w:val="00E27B14"/>
    <w:rsid w:val="00E27D96"/>
    <w:rsid w:val="00E27F97"/>
    <w:rsid w:val="00E30A81"/>
    <w:rsid w:val="00E31252"/>
    <w:rsid w:val="00E34308"/>
    <w:rsid w:val="00E3448A"/>
    <w:rsid w:val="00E344A2"/>
    <w:rsid w:val="00E345A6"/>
    <w:rsid w:val="00E34646"/>
    <w:rsid w:val="00E35203"/>
    <w:rsid w:val="00E3545A"/>
    <w:rsid w:val="00E357A5"/>
    <w:rsid w:val="00E35947"/>
    <w:rsid w:val="00E362B1"/>
    <w:rsid w:val="00E36523"/>
    <w:rsid w:val="00E36BF1"/>
    <w:rsid w:val="00E36DE6"/>
    <w:rsid w:val="00E36FDD"/>
    <w:rsid w:val="00E37AFC"/>
    <w:rsid w:val="00E4053B"/>
    <w:rsid w:val="00E40DC2"/>
    <w:rsid w:val="00E40E69"/>
    <w:rsid w:val="00E41191"/>
    <w:rsid w:val="00E412A9"/>
    <w:rsid w:val="00E41A2E"/>
    <w:rsid w:val="00E42AC7"/>
    <w:rsid w:val="00E43326"/>
    <w:rsid w:val="00E4367D"/>
    <w:rsid w:val="00E44088"/>
    <w:rsid w:val="00E445AF"/>
    <w:rsid w:val="00E4487A"/>
    <w:rsid w:val="00E44CE2"/>
    <w:rsid w:val="00E45042"/>
    <w:rsid w:val="00E453B6"/>
    <w:rsid w:val="00E4652E"/>
    <w:rsid w:val="00E46795"/>
    <w:rsid w:val="00E473DE"/>
    <w:rsid w:val="00E4743F"/>
    <w:rsid w:val="00E478C2"/>
    <w:rsid w:val="00E47989"/>
    <w:rsid w:val="00E4799D"/>
    <w:rsid w:val="00E51506"/>
    <w:rsid w:val="00E51A21"/>
    <w:rsid w:val="00E522EE"/>
    <w:rsid w:val="00E52410"/>
    <w:rsid w:val="00E52C41"/>
    <w:rsid w:val="00E52F03"/>
    <w:rsid w:val="00E53082"/>
    <w:rsid w:val="00E53567"/>
    <w:rsid w:val="00E54D40"/>
    <w:rsid w:val="00E5506E"/>
    <w:rsid w:val="00E553E0"/>
    <w:rsid w:val="00E5569A"/>
    <w:rsid w:val="00E55BB3"/>
    <w:rsid w:val="00E55F8D"/>
    <w:rsid w:val="00E564DA"/>
    <w:rsid w:val="00E572D2"/>
    <w:rsid w:val="00E572DB"/>
    <w:rsid w:val="00E57AD3"/>
    <w:rsid w:val="00E60762"/>
    <w:rsid w:val="00E60875"/>
    <w:rsid w:val="00E60C0D"/>
    <w:rsid w:val="00E614A8"/>
    <w:rsid w:val="00E61577"/>
    <w:rsid w:val="00E628F6"/>
    <w:rsid w:val="00E629BF"/>
    <w:rsid w:val="00E62E10"/>
    <w:rsid w:val="00E6380D"/>
    <w:rsid w:val="00E6380E"/>
    <w:rsid w:val="00E6443E"/>
    <w:rsid w:val="00E64851"/>
    <w:rsid w:val="00E64BAB"/>
    <w:rsid w:val="00E658E0"/>
    <w:rsid w:val="00E65D93"/>
    <w:rsid w:val="00E66A84"/>
    <w:rsid w:val="00E66CA0"/>
    <w:rsid w:val="00E66D27"/>
    <w:rsid w:val="00E66F36"/>
    <w:rsid w:val="00E67503"/>
    <w:rsid w:val="00E67E24"/>
    <w:rsid w:val="00E70723"/>
    <w:rsid w:val="00E70882"/>
    <w:rsid w:val="00E709A7"/>
    <w:rsid w:val="00E70C39"/>
    <w:rsid w:val="00E70E42"/>
    <w:rsid w:val="00E7223B"/>
    <w:rsid w:val="00E72A15"/>
    <w:rsid w:val="00E72B07"/>
    <w:rsid w:val="00E73052"/>
    <w:rsid w:val="00E732AD"/>
    <w:rsid w:val="00E736E7"/>
    <w:rsid w:val="00E74761"/>
    <w:rsid w:val="00E74A2F"/>
    <w:rsid w:val="00E74CA8"/>
    <w:rsid w:val="00E75140"/>
    <w:rsid w:val="00E7524D"/>
    <w:rsid w:val="00E75C54"/>
    <w:rsid w:val="00E7616D"/>
    <w:rsid w:val="00E76D5C"/>
    <w:rsid w:val="00E76E89"/>
    <w:rsid w:val="00E76EBB"/>
    <w:rsid w:val="00E774EB"/>
    <w:rsid w:val="00E779DB"/>
    <w:rsid w:val="00E77CDD"/>
    <w:rsid w:val="00E80B4D"/>
    <w:rsid w:val="00E8109E"/>
    <w:rsid w:val="00E813B7"/>
    <w:rsid w:val="00E8273C"/>
    <w:rsid w:val="00E82875"/>
    <w:rsid w:val="00E83E81"/>
    <w:rsid w:val="00E840F3"/>
    <w:rsid w:val="00E85840"/>
    <w:rsid w:val="00E85870"/>
    <w:rsid w:val="00E85D88"/>
    <w:rsid w:val="00E863D2"/>
    <w:rsid w:val="00E86593"/>
    <w:rsid w:val="00E86845"/>
    <w:rsid w:val="00E86916"/>
    <w:rsid w:val="00E87527"/>
    <w:rsid w:val="00E87642"/>
    <w:rsid w:val="00E879F8"/>
    <w:rsid w:val="00E87A2F"/>
    <w:rsid w:val="00E87AD8"/>
    <w:rsid w:val="00E87BB1"/>
    <w:rsid w:val="00E87EE4"/>
    <w:rsid w:val="00E901EE"/>
    <w:rsid w:val="00E903BD"/>
    <w:rsid w:val="00E90723"/>
    <w:rsid w:val="00E937DC"/>
    <w:rsid w:val="00E94997"/>
    <w:rsid w:val="00E95324"/>
    <w:rsid w:val="00E95859"/>
    <w:rsid w:val="00E958BF"/>
    <w:rsid w:val="00E95F5B"/>
    <w:rsid w:val="00E95F83"/>
    <w:rsid w:val="00E96236"/>
    <w:rsid w:val="00E96319"/>
    <w:rsid w:val="00E96900"/>
    <w:rsid w:val="00E96968"/>
    <w:rsid w:val="00E96A8E"/>
    <w:rsid w:val="00E97853"/>
    <w:rsid w:val="00E97A8C"/>
    <w:rsid w:val="00E97DEC"/>
    <w:rsid w:val="00EA021C"/>
    <w:rsid w:val="00EA04A6"/>
    <w:rsid w:val="00EA0A9F"/>
    <w:rsid w:val="00EA0BE6"/>
    <w:rsid w:val="00EA2690"/>
    <w:rsid w:val="00EA26A9"/>
    <w:rsid w:val="00EA291B"/>
    <w:rsid w:val="00EA2F53"/>
    <w:rsid w:val="00EA34F1"/>
    <w:rsid w:val="00EA3613"/>
    <w:rsid w:val="00EA4398"/>
    <w:rsid w:val="00EA441F"/>
    <w:rsid w:val="00EA5905"/>
    <w:rsid w:val="00EA6617"/>
    <w:rsid w:val="00EA662E"/>
    <w:rsid w:val="00EA70D9"/>
    <w:rsid w:val="00EA71A2"/>
    <w:rsid w:val="00EA7416"/>
    <w:rsid w:val="00EB0693"/>
    <w:rsid w:val="00EB084F"/>
    <w:rsid w:val="00EB08B2"/>
    <w:rsid w:val="00EB126C"/>
    <w:rsid w:val="00EB18FE"/>
    <w:rsid w:val="00EB1F33"/>
    <w:rsid w:val="00EB21F7"/>
    <w:rsid w:val="00EB2AC6"/>
    <w:rsid w:val="00EB315C"/>
    <w:rsid w:val="00EB432A"/>
    <w:rsid w:val="00EB4F99"/>
    <w:rsid w:val="00EB4FFA"/>
    <w:rsid w:val="00EB5042"/>
    <w:rsid w:val="00EB50C8"/>
    <w:rsid w:val="00EB5A84"/>
    <w:rsid w:val="00EB5D6F"/>
    <w:rsid w:val="00EB6320"/>
    <w:rsid w:val="00EB6BBE"/>
    <w:rsid w:val="00EC01C2"/>
    <w:rsid w:val="00EC0740"/>
    <w:rsid w:val="00EC0B44"/>
    <w:rsid w:val="00EC1FEB"/>
    <w:rsid w:val="00EC2912"/>
    <w:rsid w:val="00EC2C0A"/>
    <w:rsid w:val="00EC3481"/>
    <w:rsid w:val="00EC374E"/>
    <w:rsid w:val="00EC48A0"/>
    <w:rsid w:val="00EC49F5"/>
    <w:rsid w:val="00EC4BF3"/>
    <w:rsid w:val="00EC4D07"/>
    <w:rsid w:val="00EC5438"/>
    <w:rsid w:val="00EC5F04"/>
    <w:rsid w:val="00EC6FFE"/>
    <w:rsid w:val="00EC7802"/>
    <w:rsid w:val="00ED0727"/>
    <w:rsid w:val="00ED0CF0"/>
    <w:rsid w:val="00ED1154"/>
    <w:rsid w:val="00ED1718"/>
    <w:rsid w:val="00ED1774"/>
    <w:rsid w:val="00ED3B04"/>
    <w:rsid w:val="00ED4D0F"/>
    <w:rsid w:val="00ED4D97"/>
    <w:rsid w:val="00ED51CF"/>
    <w:rsid w:val="00ED5638"/>
    <w:rsid w:val="00ED5F5F"/>
    <w:rsid w:val="00ED657B"/>
    <w:rsid w:val="00ED6909"/>
    <w:rsid w:val="00ED6ED2"/>
    <w:rsid w:val="00ED7345"/>
    <w:rsid w:val="00ED7618"/>
    <w:rsid w:val="00ED77B4"/>
    <w:rsid w:val="00EE080B"/>
    <w:rsid w:val="00EE0C37"/>
    <w:rsid w:val="00EE1CDA"/>
    <w:rsid w:val="00EE1CDD"/>
    <w:rsid w:val="00EE1E53"/>
    <w:rsid w:val="00EE216A"/>
    <w:rsid w:val="00EE2D2D"/>
    <w:rsid w:val="00EE2D54"/>
    <w:rsid w:val="00EE3239"/>
    <w:rsid w:val="00EE3629"/>
    <w:rsid w:val="00EE4392"/>
    <w:rsid w:val="00EE486B"/>
    <w:rsid w:val="00EE4B7E"/>
    <w:rsid w:val="00EE532F"/>
    <w:rsid w:val="00EE5664"/>
    <w:rsid w:val="00EE68C4"/>
    <w:rsid w:val="00EE7958"/>
    <w:rsid w:val="00EE7EC8"/>
    <w:rsid w:val="00EF07AD"/>
    <w:rsid w:val="00EF084B"/>
    <w:rsid w:val="00EF0C11"/>
    <w:rsid w:val="00EF11DC"/>
    <w:rsid w:val="00EF12BD"/>
    <w:rsid w:val="00EF1870"/>
    <w:rsid w:val="00EF18F1"/>
    <w:rsid w:val="00EF1DFD"/>
    <w:rsid w:val="00EF2112"/>
    <w:rsid w:val="00EF277E"/>
    <w:rsid w:val="00EF3473"/>
    <w:rsid w:val="00EF35CE"/>
    <w:rsid w:val="00EF3DE5"/>
    <w:rsid w:val="00EF41D8"/>
    <w:rsid w:val="00EF573C"/>
    <w:rsid w:val="00EF5ACA"/>
    <w:rsid w:val="00EF5F76"/>
    <w:rsid w:val="00EF60DD"/>
    <w:rsid w:val="00EF65AB"/>
    <w:rsid w:val="00EF696F"/>
    <w:rsid w:val="00EF6C6C"/>
    <w:rsid w:val="00EF752C"/>
    <w:rsid w:val="00EF78B9"/>
    <w:rsid w:val="00EF7D8F"/>
    <w:rsid w:val="00F0002D"/>
    <w:rsid w:val="00F00664"/>
    <w:rsid w:val="00F022A2"/>
    <w:rsid w:val="00F0255C"/>
    <w:rsid w:val="00F02638"/>
    <w:rsid w:val="00F02885"/>
    <w:rsid w:val="00F02D3F"/>
    <w:rsid w:val="00F02D7A"/>
    <w:rsid w:val="00F03295"/>
    <w:rsid w:val="00F03D42"/>
    <w:rsid w:val="00F040E0"/>
    <w:rsid w:val="00F041E3"/>
    <w:rsid w:val="00F05040"/>
    <w:rsid w:val="00F05155"/>
    <w:rsid w:val="00F05510"/>
    <w:rsid w:val="00F0559C"/>
    <w:rsid w:val="00F05764"/>
    <w:rsid w:val="00F057B7"/>
    <w:rsid w:val="00F060C2"/>
    <w:rsid w:val="00F068A9"/>
    <w:rsid w:val="00F06A7A"/>
    <w:rsid w:val="00F06EE9"/>
    <w:rsid w:val="00F079A4"/>
    <w:rsid w:val="00F1181D"/>
    <w:rsid w:val="00F11C58"/>
    <w:rsid w:val="00F12AF8"/>
    <w:rsid w:val="00F1353F"/>
    <w:rsid w:val="00F14BD0"/>
    <w:rsid w:val="00F15283"/>
    <w:rsid w:val="00F1548D"/>
    <w:rsid w:val="00F15AC3"/>
    <w:rsid w:val="00F15B50"/>
    <w:rsid w:val="00F15DF3"/>
    <w:rsid w:val="00F1638B"/>
    <w:rsid w:val="00F1641C"/>
    <w:rsid w:val="00F168DE"/>
    <w:rsid w:val="00F1698F"/>
    <w:rsid w:val="00F202E8"/>
    <w:rsid w:val="00F203FD"/>
    <w:rsid w:val="00F20A99"/>
    <w:rsid w:val="00F210FA"/>
    <w:rsid w:val="00F21B1B"/>
    <w:rsid w:val="00F21B3D"/>
    <w:rsid w:val="00F21E35"/>
    <w:rsid w:val="00F22192"/>
    <w:rsid w:val="00F222DA"/>
    <w:rsid w:val="00F227D5"/>
    <w:rsid w:val="00F23614"/>
    <w:rsid w:val="00F23ED6"/>
    <w:rsid w:val="00F24355"/>
    <w:rsid w:val="00F2483C"/>
    <w:rsid w:val="00F24BC4"/>
    <w:rsid w:val="00F2502C"/>
    <w:rsid w:val="00F250D1"/>
    <w:rsid w:val="00F251F8"/>
    <w:rsid w:val="00F2552D"/>
    <w:rsid w:val="00F25625"/>
    <w:rsid w:val="00F25BE9"/>
    <w:rsid w:val="00F25C91"/>
    <w:rsid w:val="00F25E7D"/>
    <w:rsid w:val="00F25FB0"/>
    <w:rsid w:val="00F2691F"/>
    <w:rsid w:val="00F26923"/>
    <w:rsid w:val="00F27E8D"/>
    <w:rsid w:val="00F303E5"/>
    <w:rsid w:val="00F30F8C"/>
    <w:rsid w:val="00F3114C"/>
    <w:rsid w:val="00F31469"/>
    <w:rsid w:val="00F314A8"/>
    <w:rsid w:val="00F31889"/>
    <w:rsid w:val="00F31C0F"/>
    <w:rsid w:val="00F326BE"/>
    <w:rsid w:val="00F326BF"/>
    <w:rsid w:val="00F32B80"/>
    <w:rsid w:val="00F32D56"/>
    <w:rsid w:val="00F33B16"/>
    <w:rsid w:val="00F349FB"/>
    <w:rsid w:val="00F34C72"/>
    <w:rsid w:val="00F34D98"/>
    <w:rsid w:val="00F361F8"/>
    <w:rsid w:val="00F36318"/>
    <w:rsid w:val="00F3656F"/>
    <w:rsid w:val="00F36894"/>
    <w:rsid w:val="00F36DA9"/>
    <w:rsid w:val="00F400D6"/>
    <w:rsid w:val="00F405AA"/>
    <w:rsid w:val="00F406F9"/>
    <w:rsid w:val="00F413FB"/>
    <w:rsid w:val="00F4239E"/>
    <w:rsid w:val="00F42CAB"/>
    <w:rsid w:val="00F43874"/>
    <w:rsid w:val="00F43F02"/>
    <w:rsid w:val="00F4450A"/>
    <w:rsid w:val="00F44A02"/>
    <w:rsid w:val="00F44AFC"/>
    <w:rsid w:val="00F44C79"/>
    <w:rsid w:val="00F44ECB"/>
    <w:rsid w:val="00F45A5D"/>
    <w:rsid w:val="00F4699D"/>
    <w:rsid w:val="00F47004"/>
    <w:rsid w:val="00F47041"/>
    <w:rsid w:val="00F476E6"/>
    <w:rsid w:val="00F47B2E"/>
    <w:rsid w:val="00F47BAB"/>
    <w:rsid w:val="00F50182"/>
    <w:rsid w:val="00F50609"/>
    <w:rsid w:val="00F50E61"/>
    <w:rsid w:val="00F51103"/>
    <w:rsid w:val="00F51443"/>
    <w:rsid w:val="00F51489"/>
    <w:rsid w:val="00F5172A"/>
    <w:rsid w:val="00F519D1"/>
    <w:rsid w:val="00F51CDD"/>
    <w:rsid w:val="00F51F4E"/>
    <w:rsid w:val="00F527C8"/>
    <w:rsid w:val="00F528A0"/>
    <w:rsid w:val="00F52E46"/>
    <w:rsid w:val="00F533BA"/>
    <w:rsid w:val="00F538AA"/>
    <w:rsid w:val="00F53C94"/>
    <w:rsid w:val="00F54AC6"/>
    <w:rsid w:val="00F54E37"/>
    <w:rsid w:val="00F5546D"/>
    <w:rsid w:val="00F55861"/>
    <w:rsid w:val="00F5625F"/>
    <w:rsid w:val="00F56335"/>
    <w:rsid w:val="00F56892"/>
    <w:rsid w:val="00F56CB6"/>
    <w:rsid w:val="00F57A89"/>
    <w:rsid w:val="00F6019C"/>
    <w:rsid w:val="00F60345"/>
    <w:rsid w:val="00F605D1"/>
    <w:rsid w:val="00F60B20"/>
    <w:rsid w:val="00F61D97"/>
    <w:rsid w:val="00F61F48"/>
    <w:rsid w:val="00F62CE8"/>
    <w:rsid w:val="00F62D5F"/>
    <w:rsid w:val="00F63651"/>
    <w:rsid w:val="00F63B15"/>
    <w:rsid w:val="00F63BED"/>
    <w:rsid w:val="00F640BB"/>
    <w:rsid w:val="00F64E5C"/>
    <w:rsid w:val="00F64F19"/>
    <w:rsid w:val="00F65788"/>
    <w:rsid w:val="00F65A29"/>
    <w:rsid w:val="00F664BA"/>
    <w:rsid w:val="00F66694"/>
    <w:rsid w:val="00F66C7D"/>
    <w:rsid w:val="00F66DD3"/>
    <w:rsid w:val="00F6730C"/>
    <w:rsid w:val="00F701E3"/>
    <w:rsid w:val="00F70391"/>
    <w:rsid w:val="00F703FA"/>
    <w:rsid w:val="00F70FC1"/>
    <w:rsid w:val="00F70FEE"/>
    <w:rsid w:val="00F718D6"/>
    <w:rsid w:val="00F71914"/>
    <w:rsid w:val="00F71BE3"/>
    <w:rsid w:val="00F7225B"/>
    <w:rsid w:val="00F72464"/>
    <w:rsid w:val="00F72ED4"/>
    <w:rsid w:val="00F72FBC"/>
    <w:rsid w:val="00F73396"/>
    <w:rsid w:val="00F74017"/>
    <w:rsid w:val="00F7465A"/>
    <w:rsid w:val="00F746D6"/>
    <w:rsid w:val="00F75165"/>
    <w:rsid w:val="00F75341"/>
    <w:rsid w:val="00F7541D"/>
    <w:rsid w:val="00F75501"/>
    <w:rsid w:val="00F75EDF"/>
    <w:rsid w:val="00F75FB5"/>
    <w:rsid w:val="00F76013"/>
    <w:rsid w:val="00F76253"/>
    <w:rsid w:val="00F76401"/>
    <w:rsid w:val="00F76E48"/>
    <w:rsid w:val="00F803FB"/>
    <w:rsid w:val="00F80633"/>
    <w:rsid w:val="00F81208"/>
    <w:rsid w:val="00F816EB"/>
    <w:rsid w:val="00F82917"/>
    <w:rsid w:val="00F82AF5"/>
    <w:rsid w:val="00F82C98"/>
    <w:rsid w:val="00F82EFB"/>
    <w:rsid w:val="00F83128"/>
    <w:rsid w:val="00F83856"/>
    <w:rsid w:val="00F83A94"/>
    <w:rsid w:val="00F84F38"/>
    <w:rsid w:val="00F85B03"/>
    <w:rsid w:val="00F85C84"/>
    <w:rsid w:val="00F85DA8"/>
    <w:rsid w:val="00F86891"/>
    <w:rsid w:val="00F87ED4"/>
    <w:rsid w:val="00F901E8"/>
    <w:rsid w:val="00F9059C"/>
    <w:rsid w:val="00F907C1"/>
    <w:rsid w:val="00F91513"/>
    <w:rsid w:val="00F91FAB"/>
    <w:rsid w:val="00F9213E"/>
    <w:rsid w:val="00F92C1F"/>
    <w:rsid w:val="00F9333F"/>
    <w:rsid w:val="00F9391C"/>
    <w:rsid w:val="00F94261"/>
    <w:rsid w:val="00F94526"/>
    <w:rsid w:val="00F94AA1"/>
    <w:rsid w:val="00F94C94"/>
    <w:rsid w:val="00F95346"/>
    <w:rsid w:val="00F9576C"/>
    <w:rsid w:val="00F95A4D"/>
    <w:rsid w:val="00F95B41"/>
    <w:rsid w:val="00F9604B"/>
    <w:rsid w:val="00F963B6"/>
    <w:rsid w:val="00F9691A"/>
    <w:rsid w:val="00F96D12"/>
    <w:rsid w:val="00F97033"/>
    <w:rsid w:val="00FA0B74"/>
    <w:rsid w:val="00FA1141"/>
    <w:rsid w:val="00FA13BF"/>
    <w:rsid w:val="00FA20EB"/>
    <w:rsid w:val="00FA2EC6"/>
    <w:rsid w:val="00FA39C2"/>
    <w:rsid w:val="00FA3B22"/>
    <w:rsid w:val="00FA40D1"/>
    <w:rsid w:val="00FA4466"/>
    <w:rsid w:val="00FA462A"/>
    <w:rsid w:val="00FA46D1"/>
    <w:rsid w:val="00FA471D"/>
    <w:rsid w:val="00FA48B7"/>
    <w:rsid w:val="00FA55D4"/>
    <w:rsid w:val="00FA596E"/>
    <w:rsid w:val="00FA5BD3"/>
    <w:rsid w:val="00FA5F03"/>
    <w:rsid w:val="00FA622A"/>
    <w:rsid w:val="00FA68CB"/>
    <w:rsid w:val="00FA69ED"/>
    <w:rsid w:val="00FA6ACF"/>
    <w:rsid w:val="00FA6BE7"/>
    <w:rsid w:val="00FA6F82"/>
    <w:rsid w:val="00FA709A"/>
    <w:rsid w:val="00FA7EC6"/>
    <w:rsid w:val="00FB004D"/>
    <w:rsid w:val="00FB06C2"/>
    <w:rsid w:val="00FB08E0"/>
    <w:rsid w:val="00FB0D5D"/>
    <w:rsid w:val="00FB0EEA"/>
    <w:rsid w:val="00FB0FCA"/>
    <w:rsid w:val="00FB116A"/>
    <w:rsid w:val="00FB19FC"/>
    <w:rsid w:val="00FB2103"/>
    <w:rsid w:val="00FB26B0"/>
    <w:rsid w:val="00FB38F4"/>
    <w:rsid w:val="00FB3D1A"/>
    <w:rsid w:val="00FB3ECC"/>
    <w:rsid w:val="00FB4041"/>
    <w:rsid w:val="00FB4434"/>
    <w:rsid w:val="00FB45B0"/>
    <w:rsid w:val="00FB4841"/>
    <w:rsid w:val="00FB4AA5"/>
    <w:rsid w:val="00FB63DD"/>
    <w:rsid w:val="00FB6BB5"/>
    <w:rsid w:val="00FB7581"/>
    <w:rsid w:val="00FB7784"/>
    <w:rsid w:val="00FB79B6"/>
    <w:rsid w:val="00FB7A38"/>
    <w:rsid w:val="00FB7DA4"/>
    <w:rsid w:val="00FC017E"/>
    <w:rsid w:val="00FC026D"/>
    <w:rsid w:val="00FC0957"/>
    <w:rsid w:val="00FC0BF0"/>
    <w:rsid w:val="00FC0F56"/>
    <w:rsid w:val="00FC1978"/>
    <w:rsid w:val="00FC1F0B"/>
    <w:rsid w:val="00FC27F3"/>
    <w:rsid w:val="00FC380E"/>
    <w:rsid w:val="00FC42A3"/>
    <w:rsid w:val="00FC44C0"/>
    <w:rsid w:val="00FC5592"/>
    <w:rsid w:val="00FC5E25"/>
    <w:rsid w:val="00FC690D"/>
    <w:rsid w:val="00FC6CD0"/>
    <w:rsid w:val="00FC7F2F"/>
    <w:rsid w:val="00FD0545"/>
    <w:rsid w:val="00FD0682"/>
    <w:rsid w:val="00FD0C4F"/>
    <w:rsid w:val="00FD0FC9"/>
    <w:rsid w:val="00FD0FE4"/>
    <w:rsid w:val="00FD1547"/>
    <w:rsid w:val="00FD20BE"/>
    <w:rsid w:val="00FD22BD"/>
    <w:rsid w:val="00FD2DFB"/>
    <w:rsid w:val="00FD37AF"/>
    <w:rsid w:val="00FD4252"/>
    <w:rsid w:val="00FD43E3"/>
    <w:rsid w:val="00FD472A"/>
    <w:rsid w:val="00FD4AF5"/>
    <w:rsid w:val="00FD4ECE"/>
    <w:rsid w:val="00FD5DD6"/>
    <w:rsid w:val="00FD6140"/>
    <w:rsid w:val="00FD6450"/>
    <w:rsid w:val="00FD6766"/>
    <w:rsid w:val="00FD6FD7"/>
    <w:rsid w:val="00FD7A36"/>
    <w:rsid w:val="00FD7A5A"/>
    <w:rsid w:val="00FE0028"/>
    <w:rsid w:val="00FE0123"/>
    <w:rsid w:val="00FE07C8"/>
    <w:rsid w:val="00FE0F3F"/>
    <w:rsid w:val="00FE1305"/>
    <w:rsid w:val="00FE18FA"/>
    <w:rsid w:val="00FE1D19"/>
    <w:rsid w:val="00FE2281"/>
    <w:rsid w:val="00FE2435"/>
    <w:rsid w:val="00FE26BC"/>
    <w:rsid w:val="00FE2873"/>
    <w:rsid w:val="00FE2AF1"/>
    <w:rsid w:val="00FE2B54"/>
    <w:rsid w:val="00FE2D03"/>
    <w:rsid w:val="00FE2DC1"/>
    <w:rsid w:val="00FE365C"/>
    <w:rsid w:val="00FE3E62"/>
    <w:rsid w:val="00FE454F"/>
    <w:rsid w:val="00FE4591"/>
    <w:rsid w:val="00FE4706"/>
    <w:rsid w:val="00FE4900"/>
    <w:rsid w:val="00FE49FE"/>
    <w:rsid w:val="00FE5130"/>
    <w:rsid w:val="00FE563A"/>
    <w:rsid w:val="00FE5A06"/>
    <w:rsid w:val="00FE66CD"/>
    <w:rsid w:val="00FE6CA4"/>
    <w:rsid w:val="00FE77E7"/>
    <w:rsid w:val="00FF04E1"/>
    <w:rsid w:val="00FF12B9"/>
    <w:rsid w:val="00FF1CD8"/>
    <w:rsid w:val="00FF2128"/>
    <w:rsid w:val="00FF3007"/>
    <w:rsid w:val="00FF301E"/>
    <w:rsid w:val="00FF3600"/>
    <w:rsid w:val="00FF4989"/>
    <w:rsid w:val="00FF4C03"/>
    <w:rsid w:val="00FF4CF5"/>
    <w:rsid w:val="00FF51ED"/>
    <w:rsid w:val="00FF5847"/>
    <w:rsid w:val="00FF60F5"/>
    <w:rsid w:val="00FF64CD"/>
    <w:rsid w:val="00FF698A"/>
    <w:rsid w:val="00FF6A62"/>
    <w:rsid w:val="00FF7D6F"/>
    <w:rsid w:val="00FF7D71"/>
    <w:rsid w:val="00FF7F7C"/>
    <w:rsid w:val="00FF7FA3"/>
    <w:rsid w:val="03FDBB56"/>
    <w:rsid w:val="392654D9"/>
    <w:rsid w:val="3A8B4720"/>
    <w:rsid w:val="4CECC132"/>
    <w:rsid w:val="4EADD460"/>
    <w:rsid w:val="5891BA92"/>
    <w:rsid w:val="5B47ED59"/>
    <w:rsid w:val="632AA4C7"/>
    <w:rsid w:val="66C4823B"/>
    <w:rsid w:val="72B07CD3"/>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17F780"/>
  <w15:chartTrackingRefBased/>
  <w15:docId w15:val="{7BC056EB-C677-42E5-8B53-28361BCB8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5E0"/>
    <w:pPr>
      <w:jc w:val="both"/>
    </w:pPr>
    <w:rPr>
      <w:lang w:val="de-CH"/>
    </w:rPr>
  </w:style>
  <w:style w:type="paragraph" w:styleId="Heading1">
    <w:name w:val="heading 1"/>
    <w:basedOn w:val="Normal"/>
    <w:next w:val="Normal"/>
    <w:link w:val="Heading1Char"/>
    <w:uiPriority w:val="9"/>
    <w:qFormat/>
    <w:rsid w:val="00C562CA"/>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601C"/>
    <w:pPr>
      <w:numPr>
        <w:ilvl w:val="1"/>
        <w:numId w:val="7"/>
      </w:numPr>
      <w:outlineLvl w:val="1"/>
    </w:pPr>
    <w:rPr>
      <w:rFonts w:asciiTheme="majorHAnsi" w:hAnsiTheme="majorHAnsi" w:cstheme="majorHAnsi"/>
      <w:color w:val="2F5496" w:themeColor="accent1" w:themeShade="BF"/>
      <w:sz w:val="26"/>
      <w:szCs w:val="26"/>
    </w:rPr>
  </w:style>
  <w:style w:type="paragraph" w:styleId="Heading3">
    <w:name w:val="heading 3"/>
    <w:basedOn w:val="Normal"/>
    <w:next w:val="Normal"/>
    <w:link w:val="Heading3Char"/>
    <w:uiPriority w:val="9"/>
    <w:unhideWhenUsed/>
    <w:qFormat/>
    <w:rsid w:val="008D62C9"/>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609EE"/>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62CA"/>
    <w:rPr>
      <w:rFonts w:asciiTheme="majorHAnsi" w:eastAsiaTheme="majorEastAsia" w:hAnsiTheme="majorHAnsi" w:cstheme="majorBidi"/>
      <w:color w:val="2F5496" w:themeColor="accent1" w:themeShade="BF"/>
      <w:sz w:val="32"/>
      <w:szCs w:val="32"/>
      <w:lang w:val="de-CH"/>
    </w:rPr>
  </w:style>
  <w:style w:type="character" w:customStyle="1" w:styleId="Heading2Char">
    <w:name w:val="Heading 2 Char"/>
    <w:basedOn w:val="DefaultParagraphFont"/>
    <w:link w:val="Heading2"/>
    <w:uiPriority w:val="9"/>
    <w:rsid w:val="0092601C"/>
    <w:rPr>
      <w:rFonts w:asciiTheme="majorHAnsi" w:hAnsiTheme="majorHAnsi" w:cstheme="majorHAnsi"/>
      <w:color w:val="2F5496" w:themeColor="accent1" w:themeShade="BF"/>
      <w:sz w:val="26"/>
      <w:szCs w:val="26"/>
    </w:rPr>
  </w:style>
  <w:style w:type="character" w:customStyle="1" w:styleId="Heading3Char">
    <w:name w:val="Heading 3 Char"/>
    <w:basedOn w:val="DefaultParagraphFont"/>
    <w:link w:val="Heading3"/>
    <w:uiPriority w:val="9"/>
    <w:rsid w:val="008D62C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609EE"/>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72497F"/>
    <w:pPr>
      <w:outlineLvl w:val="9"/>
    </w:pPr>
    <w:rPr>
      <w:lang w:val="en-US"/>
    </w:rPr>
  </w:style>
  <w:style w:type="paragraph" w:styleId="TOC1">
    <w:name w:val="toc 1"/>
    <w:basedOn w:val="Normal"/>
    <w:next w:val="Normal"/>
    <w:autoRedefine/>
    <w:uiPriority w:val="39"/>
    <w:unhideWhenUsed/>
    <w:rsid w:val="004B166B"/>
    <w:pPr>
      <w:tabs>
        <w:tab w:val="right" w:leader="dot" w:pos="9016"/>
      </w:tabs>
      <w:spacing w:after="100"/>
      <w:pPrChange w:id="0" w:author="Cailleret Levi (cailllev)" w:date="2020-12-16T09:59:00Z">
        <w:pPr>
          <w:spacing w:after="100" w:line="259" w:lineRule="auto"/>
          <w:jc w:val="both"/>
        </w:pPr>
      </w:pPrChange>
    </w:pPr>
    <w:rPr>
      <w:rPrChange w:id="0" w:author="Cailleret Levi (cailllev)" w:date="2020-12-16T09:59:00Z">
        <w:rPr>
          <w:rFonts w:asciiTheme="minorHAnsi" w:eastAsiaTheme="minorHAnsi" w:hAnsiTheme="minorHAnsi" w:cstheme="minorBidi"/>
          <w:sz w:val="22"/>
          <w:szCs w:val="22"/>
          <w:lang w:val="de-CH" w:eastAsia="en-US" w:bidi="ar-SA"/>
        </w:rPr>
      </w:rPrChange>
    </w:rPr>
  </w:style>
  <w:style w:type="paragraph" w:styleId="TOC2">
    <w:name w:val="toc 2"/>
    <w:basedOn w:val="Normal"/>
    <w:next w:val="Normal"/>
    <w:autoRedefine/>
    <w:uiPriority w:val="39"/>
    <w:unhideWhenUsed/>
    <w:rsid w:val="0072497F"/>
    <w:pPr>
      <w:spacing w:after="100"/>
      <w:ind w:left="220"/>
    </w:pPr>
  </w:style>
  <w:style w:type="character" w:styleId="Hyperlink">
    <w:name w:val="Hyperlink"/>
    <w:basedOn w:val="DefaultParagraphFont"/>
    <w:uiPriority w:val="99"/>
    <w:unhideWhenUsed/>
    <w:rsid w:val="0072497F"/>
    <w:rPr>
      <w:color w:val="0563C1" w:themeColor="hyperlink"/>
      <w:u w:val="single"/>
    </w:rPr>
  </w:style>
  <w:style w:type="paragraph" w:styleId="Header">
    <w:name w:val="header"/>
    <w:basedOn w:val="Normal"/>
    <w:link w:val="HeaderChar"/>
    <w:uiPriority w:val="99"/>
    <w:unhideWhenUsed/>
    <w:rsid w:val="008C38CB"/>
    <w:pPr>
      <w:tabs>
        <w:tab w:val="center" w:pos="4536"/>
        <w:tab w:val="right" w:pos="9072"/>
      </w:tabs>
      <w:spacing w:after="0" w:line="240" w:lineRule="auto"/>
    </w:pPr>
  </w:style>
  <w:style w:type="character" w:customStyle="1" w:styleId="HeaderChar">
    <w:name w:val="Header Char"/>
    <w:basedOn w:val="DefaultParagraphFont"/>
    <w:link w:val="Header"/>
    <w:uiPriority w:val="99"/>
    <w:rsid w:val="008C38CB"/>
  </w:style>
  <w:style w:type="paragraph" w:styleId="Footer">
    <w:name w:val="footer"/>
    <w:basedOn w:val="Normal"/>
    <w:link w:val="FooterChar"/>
    <w:uiPriority w:val="99"/>
    <w:unhideWhenUsed/>
    <w:rsid w:val="008C38CB"/>
    <w:pPr>
      <w:tabs>
        <w:tab w:val="center" w:pos="4536"/>
        <w:tab w:val="right" w:pos="9072"/>
      </w:tabs>
      <w:spacing w:after="0" w:line="240" w:lineRule="auto"/>
    </w:pPr>
  </w:style>
  <w:style w:type="character" w:customStyle="1" w:styleId="FooterChar">
    <w:name w:val="Footer Char"/>
    <w:basedOn w:val="DefaultParagraphFont"/>
    <w:link w:val="Footer"/>
    <w:uiPriority w:val="99"/>
    <w:rsid w:val="008C38CB"/>
  </w:style>
  <w:style w:type="paragraph" w:styleId="NoSpacing">
    <w:name w:val="No Spacing"/>
    <w:link w:val="NoSpacingChar"/>
    <w:uiPriority w:val="1"/>
    <w:qFormat/>
    <w:rsid w:val="00EB5D6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B5D6F"/>
    <w:rPr>
      <w:rFonts w:eastAsiaTheme="minorEastAsia"/>
      <w:lang w:val="en-US"/>
    </w:rPr>
  </w:style>
  <w:style w:type="paragraph" w:customStyle="1" w:styleId="Heading1withoutnumbers">
    <w:name w:val="Heading 1 without numbers"/>
    <w:basedOn w:val="Heading1"/>
    <w:link w:val="Heading1withoutnumbersChar"/>
    <w:qFormat/>
    <w:rsid w:val="00BB0853"/>
    <w:pPr>
      <w:numPr>
        <w:numId w:val="0"/>
      </w:numPr>
    </w:pPr>
  </w:style>
  <w:style w:type="character" w:customStyle="1" w:styleId="Heading1withoutnumbersChar">
    <w:name w:val="Heading 1 without numbers Char"/>
    <w:basedOn w:val="Heading1Char"/>
    <w:link w:val="Heading1withoutnumbers"/>
    <w:rsid w:val="00BB0853"/>
    <w:rPr>
      <w:rFonts w:asciiTheme="majorHAnsi" w:eastAsiaTheme="majorEastAsia" w:hAnsiTheme="majorHAnsi" w:cstheme="majorBidi"/>
      <w:color w:val="2F5496" w:themeColor="accent1" w:themeShade="BF"/>
      <w:sz w:val="32"/>
      <w:szCs w:val="32"/>
      <w:lang w:val="de-CH"/>
    </w:rPr>
  </w:style>
  <w:style w:type="paragraph" w:styleId="Title">
    <w:name w:val="Title"/>
    <w:basedOn w:val="Normal"/>
    <w:next w:val="Normal"/>
    <w:link w:val="TitleChar"/>
    <w:uiPriority w:val="10"/>
    <w:qFormat/>
    <w:rsid w:val="000334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34B8"/>
    <w:rPr>
      <w:rFonts w:asciiTheme="majorHAnsi" w:eastAsiaTheme="majorEastAsia" w:hAnsiTheme="majorHAnsi" w:cstheme="majorBidi"/>
      <w:spacing w:val="-10"/>
      <w:kern w:val="28"/>
      <w:sz w:val="56"/>
      <w:szCs w:val="56"/>
    </w:rPr>
  </w:style>
  <w:style w:type="paragraph" w:customStyle="1" w:styleId="berschrift11">
    <w:name w:val="Überschrift 11"/>
    <w:basedOn w:val="Normal"/>
    <w:rsid w:val="008C391B"/>
  </w:style>
  <w:style w:type="paragraph" w:customStyle="1" w:styleId="berschrift21">
    <w:name w:val="Überschrift 21"/>
    <w:basedOn w:val="Normal"/>
    <w:rsid w:val="008C391B"/>
  </w:style>
  <w:style w:type="paragraph" w:customStyle="1" w:styleId="berschrift31">
    <w:name w:val="Überschrift 31"/>
    <w:basedOn w:val="Normal"/>
    <w:rsid w:val="008C391B"/>
  </w:style>
  <w:style w:type="paragraph" w:customStyle="1" w:styleId="berschrift41">
    <w:name w:val="Überschrift 41"/>
    <w:basedOn w:val="Normal"/>
    <w:rsid w:val="008C391B"/>
  </w:style>
  <w:style w:type="paragraph" w:customStyle="1" w:styleId="berschrift51">
    <w:name w:val="Überschrift 51"/>
    <w:basedOn w:val="Normal"/>
    <w:rsid w:val="008C391B"/>
  </w:style>
  <w:style w:type="paragraph" w:customStyle="1" w:styleId="berschrift61">
    <w:name w:val="Überschrift 61"/>
    <w:basedOn w:val="Normal"/>
    <w:rsid w:val="008C391B"/>
  </w:style>
  <w:style w:type="paragraph" w:customStyle="1" w:styleId="berschrift71">
    <w:name w:val="Überschrift 71"/>
    <w:basedOn w:val="Normal"/>
    <w:rsid w:val="008C391B"/>
  </w:style>
  <w:style w:type="paragraph" w:customStyle="1" w:styleId="berschrift81">
    <w:name w:val="Überschrift 81"/>
    <w:basedOn w:val="Normal"/>
    <w:rsid w:val="008C391B"/>
  </w:style>
  <w:style w:type="paragraph" w:customStyle="1" w:styleId="berschrift91">
    <w:name w:val="Überschrift 91"/>
    <w:basedOn w:val="Normal"/>
    <w:rsid w:val="008C391B"/>
  </w:style>
  <w:style w:type="character" w:styleId="PlaceholderText">
    <w:name w:val="Placeholder Text"/>
    <w:basedOn w:val="DefaultParagraphFont"/>
    <w:uiPriority w:val="99"/>
    <w:semiHidden/>
    <w:rsid w:val="00B96767"/>
    <w:rPr>
      <w:color w:val="808080"/>
    </w:rPr>
  </w:style>
  <w:style w:type="paragraph" w:customStyle="1" w:styleId="Heading2withoutnumbers">
    <w:name w:val="Heading 2 without numbers"/>
    <w:basedOn w:val="Heading2"/>
    <w:link w:val="Heading2withoutnumbersChar"/>
    <w:qFormat/>
    <w:rsid w:val="00BB0853"/>
    <w:pPr>
      <w:numPr>
        <w:ilvl w:val="0"/>
        <w:numId w:val="0"/>
      </w:numPr>
    </w:pPr>
  </w:style>
  <w:style w:type="character" w:customStyle="1" w:styleId="Heading2withoutnumbersChar">
    <w:name w:val="Heading 2 without numbers Char"/>
    <w:basedOn w:val="Heading2Char"/>
    <w:link w:val="Heading2withoutnumbers"/>
    <w:rsid w:val="00BB0853"/>
    <w:rPr>
      <w:rFonts w:asciiTheme="majorHAnsi" w:hAnsiTheme="majorHAnsi" w:cstheme="majorHAnsi"/>
      <w:color w:val="2F5496" w:themeColor="accent1" w:themeShade="BF"/>
      <w:sz w:val="26"/>
      <w:szCs w:val="26"/>
      <w:lang w:val="de-CH"/>
    </w:rPr>
  </w:style>
  <w:style w:type="paragraph" w:styleId="Revision">
    <w:name w:val="Revision"/>
    <w:hidden/>
    <w:uiPriority w:val="99"/>
    <w:semiHidden/>
    <w:rsid w:val="001A42BF"/>
    <w:pPr>
      <w:spacing w:after="0" w:line="240" w:lineRule="auto"/>
    </w:pPr>
  </w:style>
  <w:style w:type="paragraph" w:styleId="BalloonText">
    <w:name w:val="Balloon Text"/>
    <w:basedOn w:val="Normal"/>
    <w:link w:val="BalloonTextChar"/>
    <w:uiPriority w:val="99"/>
    <w:semiHidden/>
    <w:unhideWhenUsed/>
    <w:rsid w:val="001A42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42BF"/>
    <w:rPr>
      <w:rFonts w:ascii="Segoe UI" w:hAnsi="Segoe UI" w:cs="Segoe UI"/>
      <w:sz w:val="18"/>
      <w:szCs w:val="18"/>
    </w:rPr>
  </w:style>
  <w:style w:type="paragraph" w:customStyle="1" w:styleId="Titlepage">
    <w:name w:val="Titlepage"/>
    <w:basedOn w:val="Normal"/>
    <w:link w:val="TitlepageChar"/>
    <w:qFormat/>
    <w:rsid w:val="004505A3"/>
    <w:pPr>
      <w:jc w:val="right"/>
    </w:pPr>
  </w:style>
  <w:style w:type="character" w:customStyle="1" w:styleId="TitlepageChar">
    <w:name w:val="Titlepage Char"/>
    <w:basedOn w:val="DefaultParagraphFont"/>
    <w:link w:val="Titlepage"/>
    <w:rsid w:val="004505A3"/>
    <w:rPr>
      <w:lang w:val="de-CH"/>
    </w:rPr>
  </w:style>
  <w:style w:type="paragraph" w:styleId="Bibliography">
    <w:name w:val="Bibliography"/>
    <w:basedOn w:val="Normal"/>
    <w:next w:val="Normal"/>
    <w:uiPriority w:val="37"/>
    <w:unhideWhenUsed/>
    <w:rsid w:val="0090758F"/>
    <w:pPr>
      <w:tabs>
        <w:tab w:val="left" w:pos="384"/>
      </w:tabs>
      <w:spacing w:after="0" w:line="240" w:lineRule="auto"/>
      <w:ind w:left="384" w:hanging="384"/>
    </w:pPr>
  </w:style>
  <w:style w:type="table" w:styleId="TableGrid">
    <w:name w:val="Table Grid"/>
    <w:basedOn w:val="TableNormal"/>
    <w:uiPriority w:val="59"/>
    <w:rsid w:val="00F61F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718C3"/>
    <w:pPr>
      <w:ind w:left="720"/>
      <w:contextualSpacing/>
    </w:pPr>
  </w:style>
  <w:style w:type="paragraph" w:styleId="Caption">
    <w:name w:val="caption"/>
    <w:basedOn w:val="Normal"/>
    <w:next w:val="Normal"/>
    <w:uiPriority w:val="35"/>
    <w:unhideWhenUsed/>
    <w:qFormat/>
    <w:rsid w:val="00095F4A"/>
    <w:pPr>
      <w:spacing w:after="200" w:line="240" w:lineRule="auto"/>
    </w:pPr>
    <w:rPr>
      <w:i/>
      <w:iCs/>
      <w:color w:val="44546A" w:themeColor="text2"/>
      <w:sz w:val="18"/>
      <w:szCs w:val="18"/>
    </w:rPr>
  </w:style>
  <w:style w:type="table" w:styleId="GridTable7Colorful-Accent1">
    <w:name w:val="Grid Table 7 Colorful Accent 1"/>
    <w:basedOn w:val="TableNormal"/>
    <w:uiPriority w:val="52"/>
    <w:rsid w:val="00EB432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stTable7Colorful-Accent1">
    <w:name w:val="List Table 7 Colorful Accent 1"/>
    <w:basedOn w:val="TableNormal"/>
    <w:uiPriority w:val="52"/>
    <w:rsid w:val="00A0699B"/>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3">
    <w:name w:val="toc 3"/>
    <w:basedOn w:val="Normal"/>
    <w:next w:val="Normal"/>
    <w:autoRedefine/>
    <w:uiPriority w:val="39"/>
    <w:unhideWhenUsed/>
    <w:rsid w:val="009D2A03"/>
    <w:pPr>
      <w:spacing w:after="100"/>
      <w:ind w:left="440"/>
    </w:pPr>
  </w:style>
  <w:style w:type="paragraph" w:styleId="FootnoteText">
    <w:name w:val="footnote text"/>
    <w:basedOn w:val="Normal"/>
    <w:link w:val="FootnoteTextChar"/>
    <w:uiPriority w:val="99"/>
    <w:semiHidden/>
    <w:unhideWhenUsed/>
    <w:rsid w:val="00FE07C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E07C8"/>
    <w:rPr>
      <w:sz w:val="20"/>
      <w:szCs w:val="20"/>
      <w:lang w:val="de-CH"/>
    </w:rPr>
  </w:style>
  <w:style w:type="character" w:styleId="FootnoteReference">
    <w:name w:val="footnote reference"/>
    <w:basedOn w:val="DefaultParagraphFont"/>
    <w:uiPriority w:val="99"/>
    <w:semiHidden/>
    <w:unhideWhenUsed/>
    <w:rsid w:val="00FE07C8"/>
    <w:rPr>
      <w:vertAlign w:val="superscript"/>
    </w:rPr>
  </w:style>
  <w:style w:type="paragraph" w:styleId="HTMLPreformatted">
    <w:name w:val="HTML Preformatted"/>
    <w:basedOn w:val="Normal"/>
    <w:link w:val="HTMLPreformattedChar"/>
    <w:uiPriority w:val="99"/>
    <w:semiHidden/>
    <w:unhideWhenUsed/>
    <w:rsid w:val="00BF25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CH"/>
    </w:rPr>
  </w:style>
  <w:style w:type="character" w:customStyle="1" w:styleId="HTMLPreformattedChar">
    <w:name w:val="HTML Preformatted Char"/>
    <w:basedOn w:val="DefaultParagraphFont"/>
    <w:link w:val="HTMLPreformatted"/>
    <w:uiPriority w:val="99"/>
    <w:semiHidden/>
    <w:rsid w:val="00BF253E"/>
    <w:rPr>
      <w:rFonts w:ascii="Courier New" w:eastAsia="Times New Roman" w:hAnsi="Courier New" w:cs="Courier New"/>
      <w:sz w:val="20"/>
      <w:szCs w:val="20"/>
      <w:lang w:val="de-CH" w:eastAsia="de-CH"/>
    </w:rPr>
  </w:style>
  <w:style w:type="table" w:styleId="GridTable6Colorful-Accent1">
    <w:name w:val="Grid Table 6 Colorful Accent 1"/>
    <w:basedOn w:val="TableNormal"/>
    <w:uiPriority w:val="51"/>
    <w:rsid w:val="00310F14"/>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AB0B83"/>
    <w:rPr>
      <w:color w:val="605E5C"/>
      <w:shd w:val="clear" w:color="auto" w:fill="E1DFDD"/>
    </w:rPr>
  </w:style>
  <w:style w:type="character" w:styleId="CommentReference">
    <w:name w:val="annotation reference"/>
    <w:basedOn w:val="DefaultParagraphFont"/>
    <w:uiPriority w:val="99"/>
    <w:semiHidden/>
    <w:unhideWhenUsed/>
    <w:rsid w:val="00C71222"/>
    <w:rPr>
      <w:sz w:val="16"/>
      <w:szCs w:val="16"/>
    </w:rPr>
  </w:style>
  <w:style w:type="paragraph" w:styleId="CommentText">
    <w:name w:val="annotation text"/>
    <w:basedOn w:val="Normal"/>
    <w:link w:val="CommentTextChar"/>
    <w:uiPriority w:val="99"/>
    <w:unhideWhenUsed/>
    <w:rsid w:val="00C71222"/>
    <w:pPr>
      <w:spacing w:line="240" w:lineRule="auto"/>
    </w:pPr>
    <w:rPr>
      <w:sz w:val="20"/>
      <w:szCs w:val="20"/>
    </w:rPr>
  </w:style>
  <w:style w:type="character" w:customStyle="1" w:styleId="CommentTextChar">
    <w:name w:val="Comment Text Char"/>
    <w:basedOn w:val="DefaultParagraphFont"/>
    <w:link w:val="CommentText"/>
    <w:uiPriority w:val="99"/>
    <w:rsid w:val="00C71222"/>
    <w:rPr>
      <w:sz w:val="20"/>
      <w:szCs w:val="20"/>
      <w:lang w:val="de-CH"/>
    </w:rPr>
  </w:style>
  <w:style w:type="paragraph" w:styleId="CommentSubject">
    <w:name w:val="annotation subject"/>
    <w:basedOn w:val="CommentText"/>
    <w:next w:val="CommentText"/>
    <w:link w:val="CommentSubjectChar"/>
    <w:uiPriority w:val="99"/>
    <w:semiHidden/>
    <w:unhideWhenUsed/>
    <w:rsid w:val="00C71222"/>
    <w:rPr>
      <w:b/>
      <w:bCs/>
    </w:rPr>
  </w:style>
  <w:style w:type="character" w:customStyle="1" w:styleId="CommentSubjectChar">
    <w:name w:val="Comment Subject Char"/>
    <w:basedOn w:val="CommentTextChar"/>
    <w:link w:val="CommentSubject"/>
    <w:uiPriority w:val="99"/>
    <w:semiHidden/>
    <w:rsid w:val="00C71222"/>
    <w:rPr>
      <w:b/>
      <w:bCs/>
      <w:sz w:val="20"/>
      <w:szCs w:val="20"/>
      <w:lang w:val="de-CH"/>
    </w:rPr>
  </w:style>
  <w:style w:type="character" w:customStyle="1" w:styleId="jlqj4b">
    <w:name w:val="jlqj4b"/>
    <w:basedOn w:val="DefaultParagraphFont"/>
    <w:rsid w:val="00732606"/>
  </w:style>
  <w:style w:type="character" w:styleId="FollowedHyperlink">
    <w:name w:val="FollowedHyperlink"/>
    <w:basedOn w:val="DefaultParagraphFont"/>
    <w:uiPriority w:val="99"/>
    <w:semiHidden/>
    <w:unhideWhenUsed/>
    <w:rsid w:val="00950FE6"/>
    <w:rPr>
      <w:color w:val="954F72" w:themeColor="followedHyperlink"/>
      <w:u w:val="single"/>
    </w:rPr>
  </w:style>
  <w:style w:type="paragraph" w:styleId="TableofFigures">
    <w:name w:val="table of figures"/>
    <w:basedOn w:val="Normal"/>
    <w:next w:val="Normal"/>
    <w:uiPriority w:val="99"/>
    <w:unhideWhenUsed/>
    <w:rsid w:val="00A75DB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167788">
      <w:bodyDiv w:val="1"/>
      <w:marLeft w:val="0"/>
      <w:marRight w:val="0"/>
      <w:marTop w:val="0"/>
      <w:marBottom w:val="0"/>
      <w:divBdr>
        <w:top w:val="none" w:sz="0" w:space="0" w:color="auto"/>
        <w:left w:val="none" w:sz="0" w:space="0" w:color="auto"/>
        <w:bottom w:val="none" w:sz="0" w:space="0" w:color="auto"/>
        <w:right w:val="none" w:sz="0" w:space="0" w:color="auto"/>
      </w:divBdr>
    </w:div>
    <w:div w:id="135950775">
      <w:bodyDiv w:val="1"/>
      <w:marLeft w:val="0"/>
      <w:marRight w:val="0"/>
      <w:marTop w:val="0"/>
      <w:marBottom w:val="0"/>
      <w:divBdr>
        <w:top w:val="none" w:sz="0" w:space="0" w:color="auto"/>
        <w:left w:val="none" w:sz="0" w:space="0" w:color="auto"/>
        <w:bottom w:val="none" w:sz="0" w:space="0" w:color="auto"/>
        <w:right w:val="none" w:sz="0" w:space="0" w:color="auto"/>
      </w:divBdr>
    </w:div>
    <w:div w:id="240792937">
      <w:bodyDiv w:val="1"/>
      <w:marLeft w:val="0"/>
      <w:marRight w:val="0"/>
      <w:marTop w:val="0"/>
      <w:marBottom w:val="0"/>
      <w:divBdr>
        <w:top w:val="none" w:sz="0" w:space="0" w:color="auto"/>
        <w:left w:val="none" w:sz="0" w:space="0" w:color="auto"/>
        <w:bottom w:val="none" w:sz="0" w:space="0" w:color="auto"/>
        <w:right w:val="none" w:sz="0" w:space="0" w:color="auto"/>
      </w:divBdr>
    </w:div>
    <w:div w:id="247616084">
      <w:bodyDiv w:val="1"/>
      <w:marLeft w:val="0"/>
      <w:marRight w:val="0"/>
      <w:marTop w:val="0"/>
      <w:marBottom w:val="0"/>
      <w:divBdr>
        <w:top w:val="none" w:sz="0" w:space="0" w:color="auto"/>
        <w:left w:val="none" w:sz="0" w:space="0" w:color="auto"/>
        <w:bottom w:val="none" w:sz="0" w:space="0" w:color="auto"/>
        <w:right w:val="none" w:sz="0" w:space="0" w:color="auto"/>
      </w:divBdr>
    </w:div>
    <w:div w:id="288513971">
      <w:bodyDiv w:val="1"/>
      <w:marLeft w:val="0"/>
      <w:marRight w:val="0"/>
      <w:marTop w:val="0"/>
      <w:marBottom w:val="0"/>
      <w:divBdr>
        <w:top w:val="none" w:sz="0" w:space="0" w:color="auto"/>
        <w:left w:val="none" w:sz="0" w:space="0" w:color="auto"/>
        <w:bottom w:val="none" w:sz="0" w:space="0" w:color="auto"/>
        <w:right w:val="none" w:sz="0" w:space="0" w:color="auto"/>
      </w:divBdr>
    </w:div>
    <w:div w:id="303656968">
      <w:bodyDiv w:val="1"/>
      <w:marLeft w:val="0"/>
      <w:marRight w:val="0"/>
      <w:marTop w:val="0"/>
      <w:marBottom w:val="0"/>
      <w:divBdr>
        <w:top w:val="none" w:sz="0" w:space="0" w:color="auto"/>
        <w:left w:val="none" w:sz="0" w:space="0" w:color="auto"/>
        <w:bottom w:val="none" w:sz="0" w:space="0" w:color="auto"/>
        <w:right w:val="none" w:sz="0" w:space="0" w:color="auto"/>
      </w:divBdr>
    </w:div>
    <w:div w:id="306858046">
      <w:bodyDiv w:val="1"/>
      <w:marLeft w:val="0"/>
      <w:marRight w:val="0"/>
      <w:marTop w:val="0"/>
      <w:marBottom w:val="0"/>
      <w:divBdr>
        <w:top w:val="none" w:sz="0" w:space="0" w:color="auto"/>
        <w:left w:val="none" w:sz="0" w:space="0" w:color="auto"/>
        <w:bottom w:val="none" w:sz="0" w:space="0" w:color="auto"/>
        <w:right w:val="none" w:sz="0" w:space="0" w:color="auto"/>
      </w:divBdr>
    </w:div>
    <w:div w:id="307518821">
      <w:bodyDiv w:val="1"/>
      <w:marLeft w:val="0"/>
      <w:marRight w:val="0"/>
      <w:marTop w:val="0"/>
      <w:marBottom w:val="0"/>
      <w:divBdr>
        <w:top w:val="none" w:sz="0" w:space="0" w:color="auto"/>
        <w:left w:val="none" w:sz="0" w:space="0" w:color="auto"/>
        <w:bottom w:val="none" w:sz="0" w:space="0" w:color="auto"/>
        <w:right w:val="none" w:sz="0" w:space="0" w:color="auto"/>
      </w:divBdr>
    </w:div>
    <w:div w:id="315569580">
      <w:bodyDiv w:val="1"/>
      <w:marLeft w:val="0"/>
      <w:marRight w:val="0"/>
      <w:marTop w:val="0"/>
      <w:marBottom w:val="0"/>
      <w:divBdr>
        <w:top w:val="none" w:sz="0" w:space="0" w:color="auto"/>
        <w:left w:val="none" w:sz="0" w:space="0" w:color="auto"/>
        <w:bottom w:val="none" w:sz="0" w:space="0" w:color="auto"/>
        <w:right w:val="none" w:sz="0" w:space="0" w:color="auto"/>
      </w:divBdr>
    </w:div>
    <w:div w:id="342316759">
      <w:bodyDiv w:val="1"/>
      <w:marLeft w:val="0"/>
      <w:marRight w:val="0"/>
      <w:marTop w:val="0"/>
      <w:marBottom w:val="0"/>
      <w:divBdr>
        <w:top w:val="none" w:sz="0" w:space="0" w:color="auto"/>
        <w:left w:val="none" w:sz="0" w:space="0" w:color="auto"/>
        <w:bottom w:val="none" w:sz="0" w:space="0" w:color="auto"/>
        <w:right w:val="none" w:sz="0" w:space="0" w:color="auto"/>
      </w:divBdr>
    </w:div>
    <w:div w:id="358094972">
      <w:bodyDiv w:val="1"/>
      <w:marLeft w:val="0"/>
      <w:marRight w:val="0"/>
      <w:marTop w:val="0"/>
      <w:marBottom w:val="0"/>
      <w:divBdr>
        <w:top w:val="none" w:sz="0" w:space="0" w:color="auto"/>
        <w:left w:val="none" w:sz="0" w:space="0" w:color="auto"/>
        <w:bottom w:val="none" w:sz="0" w:space="0" w:color="auto"/>
        <w:right w:val="none" w:sz="0" w:space="0" w:color="auto"/>
      </w:divBdr>
    </w:div>
    <w:div w:id="410473029">
      <w:bodyDiv w:val="1"/>
      <w:marLeft w:val="0"/>
      <w:marRight w:val="0"/>
      <w:marTop w:val="0"/>
      <w:marBottom w:val="0"/>
      <w:divBdr>
        <w:top w:val="none" w:sz="0" w:space="0" w:color="auto"/>
        <w:left w:val="none" w:sz="0" w:space="0" w:color="auto"/>
        <w:bottom w:val="none" w:sz="0" w:space="0" w:color="auto"/>
        <w:right w:val="none" w:sz="0" w:space="0" w:color="auto"/>
      </w:divBdr>
    </w:div>
    <w:div w:id="477037778">
      <w:bodyDiv w:val="1"/>
      <w:marLeft w:val="0"/>
      <w:marRight w:val="0"/>
      <w:marTop w:val="0"/>
      <w:marBottom w:val="0"/>
      <w:divBdr>
        <w:top w:val="none" w:sz="0" w:space="0" w:color="auto"/>
        <w:left w:val="none" w:sz="0" w:space="0" w:color="auto"/>
        <w:bottom w:val="none" w:sz="0" w:space="0" w:color="auto"/>
        <w:right w:val="none" w:sz="0" w:space="0" w:color="auto"/>
      </w:divBdr>
    </w:div>
    <w:div w:id="646130164">
      <w:bodyDiv w:val="1"/>
      <w:marLeft w:val="0"/>
      <w:marRight w:val="0"/>
      <w:marTop w:val="0"/>
      <w:marBottom w:val="0"/>
      <w:divBdr>
        <w:top w:val="none" w:sz="0" w:space="0" w:color="auto"/>
        <w:left w:val="none" w:sz="0" w:space="0" w:color="auto"/>
        <w:bottom w:val="none" w:sz="0" w:space="0" w:color="auto"/>
        <w:right w:val="none" w:sz="0" w:space="0" w:color="auto"/>
      </w:divBdr>
    </w:div>
    <w:div w:id="769355147">
      <w:bodyDiv w:val="1"/>
      <w:marLeft w:val="0"/>
      <w:marRight w:val="0"/>
      <w:marTop w:val="0"/>
      <w:marBottom w:val="0"/>
      <w:divBdr>
        <w:top w:val="none" w:sz="0" w:space="0" w:color="auto"/>
        <w:left w:val="none" w:sz="0" w:space="0" w:color="auto"/>
        <w:bottom w:val="none" w:sz="0" w:space="0" w:color="auto"/>
        <w:right w:val="none" w:sz="0" w:space="0" w:color="auto"/>
      </w:divBdr>
    </w:div>
    <w:div w:id="793523566">
      <w:bodyDiv w:val="1"/>
      <w:marLeft w:val="0"/>
      <w:marRight w:val="0"/>
      <w:marTop w:val="0"/>
      <w:marBottom w:val="0"/>
      <w:divBdr>
        <w:top w:val="none" w:sz="0" w:space="0" w:color="auto"/>
        <w:left w:val="none" w:sz="0" w:space="0" w:color="auto"/>
        <w:bottom w:val="none" w:sz="0" w:space="0" w:color="auto"/>
        <w:right w:val="none" w:sz="0" w:space="0" w:color="auto"/>
      </w:divBdr>
    </w:div>
    <w:div w:id="829712746">
      <w:bodyDiv w:val="1"/>
      <w:marLeft w:val="0"/>
      <w:marRight w:val="0"/>
      <w:marTop w:val="0"/>
      <w:marBottom w:val="0"/>
      <w:divBdr>
        <w:top w:val="none" w:sz="0" w:space="0" w:color="auto"/>
        <w:left w:val="none" w:sz="0" w:space="0" w:color="auto"/>
        <w:bottom w:val="none" w:sz="0" w:space="0" w:color="auto"/>
        <w:right w:val="none" w:sz="0" w:space="0" w:color="auto"/>
      </w:divBdr>
    </w:div>
    <w:div w:id="856037668">
      <w:bodyDiv w:val="1"/>
      <w:marLeft w:val="0"/>
      <w:marRight w:val="0"/>
      <w:marTop w:val="0"/>
      <w:marBottom w:val="0"/>
      <w:divBdr>
        <w:top w:val="none" w:sz="0" w:space="0" w:color="auto"/>
        <w:left w:val="none" w:sz="0" w:space="0" w:color="auto"/>
        <w:bottom w:val="none" w:sz="0" w:space="0" w:color="auto"/>
        <w:right w:val="none" w:sz="0" w:space="0" w:color="auto"/>
      </w:divBdr>
    </w:div>
    <w:div w:id="921908253">
      <w:bodyDiv w:val="1"/>
      <w:marLeft w:val="0"/>
      <w:marRight w:val="0"/>
      <w:marTop w:val="0"/>
      <w:marBottom w:val="0"/>
      <w:divBdr>
        <w:top w:val="none" w:sz="0" w:space="0" w:color="auto"/>
        <w:left w:val="none" w:sz="0" w:space="0" w:color="auto"/>
        <w:bottom w:val="none" w:sz="0" w:space="0" w:color="auto"/>
        <w:right w:val="none" w:sz="0" w:space="0" w:color="auto"/>
      </w:divBdr>
    </w:div>
    <w:div w:id="951477934">
      <w:bodyDiv w:val="1"/>
      <w:marLeft w:val="0"/>
      <w:marRight w:val="0"/>
      <w:marTop w:val="0"/>
      <w:marBottom w:val="0"/>
      <w:divBdr>
        <w:top w:val="none" w:sz="0" w:space="0" w:color="auto"/>
        <w:left w:val="none" w:sz="0" w:space="0" w:color="auto"/>
        <w:bottom w:val="none" w:sz="0" w:space="0" w:color="auto"/>
        <w:right w:val="none" w:sz="0" w:space="0" w:color="auto"/>
      </w:divBdr>
    </w:div>
    <w:div w:id="960722625">
      <w:bodyDiv w:val="1"/>
      <w:marLeft w:val="0"/>
      <w:marRight w:val="0"/>
      <w:marTop w:val="0"/>
      <w:marBottom w:val="0"/>
      <w:divBdr>
        <w:top w:val="none" w:sz="0" w:space="0" w:color="auto"/>
        <w:left w:val="none" w:sz="0" w:space="0" w:color="auto"/>
        <w:bottom w:val="none" w:sz="0" w:space="0" w:color="auto"/>
        <w:right w:val="none" w:sz="0" w:space="0" w:color="auto"/>
      </w:divBdr>
    </w:div>
    <w:div w:id="973562462">
      <w:bodyDiv w:val="1"/>
      <w:marLeft w:val="0"/>
      <w:marRight w:val="0"/>
      <w:marTop w:val="0"/>
      <w:marBottom w:val="0"/>
      <w:divBdr>
        <w:top w:val="none" w:sz="0" w:space="0" w:color="auto"/>
        <w:left w:val="none" w:sz="0" w:space="0" w:color="auto"/>
        <w:bottom w:val="none" w:sz="0" w:space="0" w:color="auto"/>
        <w:right w:val="none" w:sz="0" w:space="0" w:color="auto"/>
      </w:divBdr>
    </w:div>
    <w:div w:id="993146481">
      <w:bodyDiv w:val="1"/>
      <w:marLeft w:val="0"/>
      <w:marRight w:val="0"/>
      <w:marTop w:val="0"/>
      <w:marBottom w:val="0"/>
      <w:divBdr>
        <w:top w:val="none" w:sz="0" w:space="0" w:color="auto"/>
        <w:left w:val="none" w:sz="0" w:space="0" w:color="auto"/>
        <w:bottom w:val="none" w:sz="0" w:space="0" w:color="auto"/>
        <w:right w:val="none" w:sz="0" w:space="0" w:color="auto"/>
      </w:divBdr>
    </w:div>
    <w:div w:id="1007633682">
      <w:bodyDiv w:val="1"/>
      <w:marLeft w:val="0"/>
      <w:marRight w:val="0"/>
      <w:marTop w:val="0"/>
      <w:marBottom w:val="0"/>
      <w:divBdr>
        <w:top w:val="none" w:sz="0" w:space="0" w:color="auto"/>
        <w:left w:val="none" w:sz="0" w:space="0" w:color="auto"/>
        <w:bottom w:val="none" w:sz="0" w:space="0" w:color="auto"/>
        <w:right w:val="none" w:sz="0" w:space="0" w:color="auto"/>
      </w:divBdr>
    </w:div>
    <w:div w:id="1094472676">
      <w:bodyDiv w:val="1"/>
      <w:marLeft w:val="0"/>
      <w:marRight w:val="0"/>
      <w:marTop w:val="0"/>
      <w:marBottom w:val="0"/>
      <w:divBdr>
        <w:top w:val="none" w:sz="0" w:space="0" w:color="auto"/>
        <w:left w:val="none" w:sz="0" w:space="0" w:color="auto"/>
        <w:bottom w:val="none" w:sz="0" w:space="0" w:color="auto"/>
        <w:right w:val="none" w:sz="0" w:space="0" w:color="auto"/>
      </w:divBdr>
    </w:div>
    <w:div w:id="1103188041">
      <w:bodyDiv w:val="1"/>
      <w:marLeft w:val="0"/>
      <w:marRight w:val="0"/>
      <w:marTop w:val="0"/>
      <w:marBottom w:val="0"/>
      <w:divBdr>
        <w:top w:val="none" w:sz="0" w:space="0" w:color="auto"/>
        <w:left w:val="none" w:sz="0" w:space="0" w:color="auto"/>
        <w:bottom w:val="none" w:sz="0" w:space="0" w:color="auto"/>
        <w:right w:val="none" w:sz="0" w:space="0" w:color="auto"/>
      </w:divBdr>
      <w:divsChild>
        <w:div w:id="54817670">
          <w:marLeft w:val="1800"/>
          <w:marRight w:val="0"/>
          <w:marTop w:val="100"/>
          <w:marBottom w:val="0"/>
          <w:divBdr>
            <w:top w:val="none" w:sz="0" w:space="0" w:color="auto"/>
            <w:left w:val="none" w:sz="0" w:space="0" w:color="auto"/>
            <w:bottom w:val="none" w:sz="0" w:space="0" w:color="auto"/>
            <w:right w:val="none" w:sz="0" w:space="0" w:color="auto"/>
          </w:divBdr>
        </w:div>
        <w:div w:id="399135392">
          <w:marLeft w:val="1800"/>
          <w:marRight w:val="0"/>
          <w:marTop w:val="100"/>
          <w:marBottom w:val="0"/>
          <w:divBdr>
            <w:top w:val="none" w:sz="0" w:space="0" w:color="auto"/>
            <w:left w:val="none" w:sz="0" w:space="0" w:color="auto"/>
            <w:bottom w:val="none" w:sz="0" w:space="0" w:color="auto"/>
            <w:right w:val="none" w:sz="0" w:space="0" w:color="auto"/>
          </w:divBdr>
        </w:div>
        <w:div w:id="706222763">
          <w:marLeft w:val="1080"/>
          <w:marRight w:val="0"/>
          <w:marTop w:val="100"/>
          <w:marBottom w:val="0"/>
          <w:divBdr>
            <w:top w:val="none" w:sz="0" w:space="0" w:color="auto"/>
            <w:left w:val="none" w:sz="0" w:space="0" w:color="auto"/>
            <w:bottom w:val="none" w:sz="0" w:space="0" w:color="auto"/>
            <w:right w:val="none" w:sz="0" w:space="0" w:color="auto"/>
          </w:divBdr>
        </w:div>
        <w:div w:id="724111740">
          <w:marLeft w:val="1080"/>
          <w:marRight w:val="0"/>
          <w:marTop w:val="100"/>
          <w:marBottom w:val="0"/>
          <w:divBdr>
            <w:top w:val="none" w:sz="0" w:space="0" w:color="auto"/>
            <w:left w:val="none" w:sz="0" w:space="0" w:color="auto"/>
            <w:bottom w:val="none" w:sz="0" w:space="0" w:color="auto"/>
            <w:right w:val="none" w:sz="0" w:space="0" w:color="auto"/>
          </w:divBdr>
        </w:div>
        <w:div w:id="807748234">
          <w:marLeft w:val="1080"/>
          <w:marRight w:val="0"/>
          <w:marTop w:val="100"/>
          <w:marBottom w:val="0"/>
          <w:divBdr>
            <w:top w:val="none" w:sz="0" w:space="0" w:color="auto"/>
            <w:left w:val="none" w:sz="0" w:space="0" w:color="auto"/>
            <w:bottom w:val="none" w:sz="0" w:space="0" w:color="auto"/>
            <w:right w:val="none" w:sz="0" w:space="0" w:color="auto"/>
          </w:divBdr>
        </w:div>
        <w:div w:id="843396957">
          <w:marLeft w:val="360"/>
          <w:marRight w:val="0"/>
          <w:marTop w:val="200"/>
          <w:marBottom w:val="0"/>
          <w:divBdr>
            <w:top w:val="none" w:sz="0" w:space="0" w:color="auto"/>
            <w:left w:val="none" w:sz="0" w:space="0" w:color="auto"/>
            <w:bottom w:val="none" w:sz="0" w:space="0" w:color="auto"/>
            <w:right w:val="none" w:sz="0" w:space="0" w:color="auto"/>
          </w:divBdr>
        </w:div>
        <w:div w:id="961226202">
          <w:marLeft w:val="1080"/>
          <w:marRight w:val="0"/>
          <w:marTop w:val="100"/>
          <w:marBottom w:val="0"/>
          <w:divBdr>
            <w:top w:val="none" w:sz="0" w:space="0" w:color="auto"/>
            <w:left w:val="none" w:sz="0" w:space="0" w:color="auto"/>
            <w:bottom w:val="none" w:sz="0" w:space="0" w:color="auto"/>
            <w:right w:val="none" w:sz="0" w:space="0" w:color="auto"/>
          </w:divBdr>
        </w:div>
        <w:div w:id="1047949049">
          <w:marLeft w:val="1800"/>
          <w:marRight w:val="0"/>
          <w:marTop w:val="100"/>
          <w:marBottom w:val="0"/>
          <w:divBdr>
            <w:top w:val="none" w:sz="0" w:space="0" w:color="auto"/>
            <w:left w:val="none" w:sz="0" w:space="0" w:color="auto"/>
            <w:bottom w:val="none" w:sz="0" w:space="0" w:color="auto"/>
            <w:right w:val="none" w:sz="0" w:space="0" w:color="auto"/>
          </w:divBdr>
        </w:div>
        <w:div w:id="1149635383">
          <w:marLeft w:val="1800"/>
          <w:marRight w:val="0"/>
          <w:marTop w:val="100"/>
          <w:marBottom w:val="0"/>
          <w:divBdr>
            <w:top w:val="none" w:sz="0" w:space="0" w:color="auto"/>
            <w:left w:val="none" w:sz="0" w:space="0" w:color="auto"/>
            <w:bottom w:val="none" w:sz="0" w:space="0" w:color="auto"/>
            <w:right w:val="none" w:sz="0" w:space="0" w:color="auto"/>
          </w:divBdr>
        </w:div>
        <w:div w:id="1270359612">
          <w:marLeft w:val="1080"/>
          <w:marRight w:val="0"/>
          <w:marTop w:val="100"/>
          <w:marBottom w:val="0"/>
          <w:divBdr>
            <w:top w:val="none" w:sz="0" w:space="0" w:color="auto"/>
            <w:left w:val="none" w:sz="0" w:space="0" w:color="auto"/>
            <w:bottom w:val="none" w:sz="0" w:space="0" w:color="auto"/>
            <w:right w:val="none" w:sz="0" w:space="0" w:color="auto"/>
          </w:divBdr>
        </w:div>
        <w:div w:id="1397556990">
          <w:marLeft w:val="1800"/>
          <w:marRight w:val="0"/>
          <w:marTop w:val="100"/>
          <w:marBottom w:val="0"/>
          <w:divBdr>
            <w:top w:val="none" w:sz="0" w:space="0" w:color="auto"/>
            <w:left w:val="none" w:sz="0" w:space="0" w:color="auto"/>
            <w:bottom w:val="none" w:sz="0" w:space="0" w:color="auto"/>
            <w:right w:val="none" w:sz="0" w:space="0" w:color="auto"/>
          </w:divBdr>
        </w:div>
        <w:div w:id="1399280257">
          <w:marLeft w:val="1080"/>
          <w:marRight w:val="0"/>
          <w:marTop w:val="100"/>
          <w:marBottom w:val="0"/>
          <w:divBdr>
            <w:top w:val="none" w:sz="0" w:space="0" w:color="auto"/>
            <w:left w:val="none" w:sz="0" w:space="0" w:color="auto"/>
            <w:bottom w:val="none" w:sz="0" w:space="0" w:color="auto"/>
            <w:right w:val="none" w:sz="0" w:space="0" w:color="auto"/>
          </w:divBdr>
        </w:div>
        <w:div w:id="1470394082">
          <w:marLeft w:val="1080"/>
          <w:marRight w:val="0"/>
          <w:marTop w:val="100"/>
          <w:marBottom w:val="0"/>
          <w:divBdr>
            <w:top w:val="none" w:sz="0" w:space="0" w:color="auto"/>
            <w:left w:val="none" w:sz="0" w:space="0" w:color="auto"/>
            <w:bottom w:val="none" w:sz="0" w:space="0" w:color="auto"/>
            <w:right w:val="none" w:sz="0" w:space="0" w:color="auto"/>
          </w:divBdr>
        </w:div>
        <w:div w:id="1479541965">
          <w:marLeft w:val="1800"/>
          <w:marRight w:val="0"/>
          <w:marTop w:val="100"/>
          <w:marBottom w:val="0"/>
          <w:divBdr>
            <w:top w:val="none" w:sz="0" w:space="0" w:color="auto"/>
            <w:left w:val="none" w:sz="0" w:space="0" w:color="auto"/>
            <w:bottom w:val="none" w:sz="0" w:space="0" w:color="auto"/>
            <w:right w:val="none" w:sz="0" w:space="0" w:color="auto"/>
          </w:divBdr>
        </w:div>
        <w:div w:id="1544444422">
          <w:marLeft w:val="360"/>
          <w:marRight w:val="0"/>
          <w:marTop w:val="200"/>
          <w:marBottom w:val="0"/>
          <w:divBdr>
            <w:top w:val="none" w:sz="0" w:space="0" w:color="auto"/>
            <w:left w:val="none" w:sz="0" w:space="0" w:color="auto"/>
            <w:bottom w:val="none" w:sz="0" w:space="0" w:color="auto"/>
            <w:right w:val="none" w:sz="0" w:space="0" w:color="auto"/>
          </w:divBdr>
        </w:div>
        <w:div w:id="1661733847">
          <w:marLeft w:val="1800"/>
          <w:marRight w:val="0"/>
          <w:marTop w:val="100"/>
          <w:marBottom w:val="0"/>
          <w:divBdr>
            <w:top w:val="none" w:sz="0" w:space="0" w:color="auto"/>
            <w:left w:val="none" w:sz="0" w:space="0" w:color="auto"/>
            <w:bottom w:val="none" w:sz="0" w:space="0" w:color="auto"/>
            <w:right w:val="none" w:sz="0" w:space="0" w:color="auto"/>
          </w:divBdr>
        </w:div>
        <w:div w:id="1843276195">
          <w:marLeft w:val="1080"/>
          <w:marRight w:val="0"/>
          <w:marTop w:val="100"/>
          <w:marBottom w:val="0"/>
          <w:divBdr>
            <w:top w:val="none" w:sz="0" w:space="0" w:color="auto"/>
            <w:left w:val="none" w:sz="0" w:space="0" w:color="auto"/>
            <w:bottom w:val="none" w:sz="0" w:space="0" w:color="auto"/>
            <w:right w:val="none" w:sz="0" w:space="0" w:color="auto"/>
          </w:divBdr>
        </w:div>
        <w:div w:id="1851262842">
          <w:marLeft w:val="1800"/>
          <w:marRight w:val="0"/>
          <w:marTop w:val="100"/>
          <w:marBottom w:val="0"/>
          <w:divBdr>
            <w:top w:val="none" w:sz="0" w:space="0" w:color="auto"/>
            <w:left w:val="none" w:sz="0" w:space="0" w:color="auto"/>
            <w:bottom w:val="none" w:sz="0" w:space="0" w:color="auto"/>
            <w:right w:val="none" w:sz="0" w:space="0" w:color="auto"/>
          </w:divBdr>
        </w:div>
        <w:div w:id="1919244196">
          <w:marLeft w:val="1800"/>
          <w:marRight w:val="0"/>
          <w:marTop w:val="100"/>
          <w:marBottom w:val="0"/>
          <w:divBdr>
            <w:top w:val="none" w:sz="0" w:space="0" w:color="auto"/>
            <w:left w:val="none" w:sz="0" w:space="0" w:color="auto"/>
            <w:bottom w:val="none" w:sz="0" w:space="0" w:color="auto"/>
            <w:right w:val="none" w:sz="0" w:space="0" w:color="auto"/>
          </w:divBdr>
        </w:div>
        <w:div w:id="2059551593">
          <w:marLeft w:val="1080"/>
          <w:marRight w:val="0"/>
          <w:marTop w:val="100"/>
          <w:marBottom w:val="0"/>
          <w:divBdr>
            <w:top w:val="none" w:sz="0" w:space="0" w:color="auto"/>
            <w:left w:val="none" w:sz="0" w:space="0" w:color="auto"/>
            <w:bottom w:val="none" w:sz="0" w:space="0" w:color="auto"/>
            <w:right w:val="none" w:sz="0" w:space="0" w:color="auto"/>
          </w:divBdr>
        </w:div>
        <w:div w:id="2101441633">
          <w:marLeft w:val="360"/>
          <w:marRight w:val="0"/>
          <w:marTop w:val="200"/>
          <w:marBottom w:val="0"/>
          <w:divBdr>
            <w:top w:val="none" w:sz="0" w:space="0" w:color="auto"/>
            <w:left w:val="none" w:sz="0" w:space="0" w:color="auto"/>
            <w:bottom w:val="none" w:sz="0" w:space="0" w:color="auto"/>
            <w:right w:val="none" w:sz="0" w:space="0" w:color="auto"/>
          </w:divBdr>
        </w:div>
      </w:divsChild>
    </w:div>
    <w:div w:id="1163279130">
      <w:bodyDiv w:val="1"/>
      <w:marLeft w:val="0"/>
      <w:marRight w:val="0"/>
      <w:marTop w:val="0"/>
      <w:marBottom w:val="0"/>
      <w:divBdr>
        <w:top w:val="none" w:sz="0" w:space="0" w:color="auto"/>
        <w:left w:val="none" w:sz="0" w:space="0" w:color="auto"/>
        <w:bottom w:val="none" w:sz="0" w:space="0" w:color="auto"/>
        <w:right w:val="none" w:sz="0" w:space="0" w:color="auto"/>
      </w:divBdr>
    </w:div>
    <w:div w:id="1173448716">
      <w:bodyDiv w:val="1"/>
      <w:marLeft w:val="0"/>
      <w:marRight w:val="0"/>
      <w:marTop w:val="0"/>
      <w:marBottom w:val="0"/>
      <w:divBdr>
        <w:top w:val="none" w:sz="0" w:space="0" w:color="auto"/>
        <w:left w:val="none" w:sz="0" w:space="0" w:color="auto"/>
        <w:bottom w:val="none" w:sz="0" w:space="0" w:color="auto"/>
        <w:right w:val="none" w:sz="0" w:space="0" w:color="auto"/>
      </w:divBdr>
    </w:div>
    <w:div w:id="1200363268">
      <w:bodyDiv w:val="1"/>
      <w:marLeft w:val="0"/>
      <w:marRight w:val="0"/>
      <w:marTop w:val="0"/>
      <w:marBottom w:val="0"/>
      <w:divBdr>
        <w:top w:val="none" w:sz="0" w:space="0" w:color="auto"/>
        <w:left w:val="none" w:sz="0" w:space="0" w:color="auto"/>
        <w:bottom w:val="none" w:sz="0" w:space="0" w:color="auto"/>
        <w:right w:val="none" w:sz="0" w:space="0" w:color="auto"/>
      </w:divBdr>
    </w:div>
    <w:div w:id="1234780825">
      <w:bodyDiv w:val="1"/>
      <w:marLeft w:val="0"/>
      <w:marRight w:val="0"/>
      <w:marTop w:val="0"/>
      <w:marBottom w:val="0"/>
      <w:divBdr>
        <w:top w:val="none" w:sz="0" w:space="0" w:color="auto"/>
        <w:left w:val="none" w:sz="0" w:space="0" w:color="auto"/>
        <w:bottom w:val="none" w:sz="0" w:space="0" w:color="auto"/>
        <w:right w:val="none" w:sz="0" w:space="0" w:color="auto"/>
      </w:divBdr>
    </w:div>
    <w:div w:id="1244922736">
      <w:bodyDiv w:val="1"/>
      <w:marLeft w:val="0"/>
      <w:marRight w:val="0"/>
      <w:marTop w:val="0"/>
      <w:marBottom w:val="0"/>
      <w:divBdr>
        <w:top w:val="none" w:sz="0" w:space="0" w:color="auto"/>
        <w:left w:val="none" w:sz="0" w:space="0" w:color="auto"/>
        <w:bottom w:val="none" w:sz="0" w:space="0" w:color="auto"/>
        <w:right w:val="none" w:sz="0" w:space="0" w:color="auto"/>
      </w:divBdr>
    </w:div>
    <w:div w:id="1251311539">
      <w:bodyDiv w:val="1"/>
      <w:marLeft w:val="0"/>
      <w:marRight w:val="0"/>
      <w:marTop w:val="0"/>
      <w:marBottom w:val="0"/>
      <w:divBdr>
        <w:top w:val="none" w:sz="0" w:space="0" w:color="auto"/>
        <w:left w:val="none" w:sz="0" w:space="0" w:color="auto"/>
        <w:bottom w:val="none" w:sz="0" w:space="0" w:color="auto"/>
        <w:right w:val="none" w:sz="0" w:space="0" w:color="auto"/>
      </w:divBdr>
    </w:div>
    <w:div w:id="1256590163">
      <w:bodyDiv w:val="1"/>
      <w:marLeft w:val="0"/>
      <w:marRight w:val="0"/>
      <w:marTop w:val="0"/>
      <w:marBottom w:val="0"/>
      <w:divBdr>
        <w:top w:val="none" w:sz="0" w:space="0" w:color="auto"/>
        <w:left w:val="none" w:sz="0" w:space="0" w:color="auto"/>
        <w:bottom w:val="none" w:sz="0" w:space="0" w:color="auto"/>
        <w:right w:val="none" w:sz="0" w:space="0" w:color="auto"/>
      </w:divBdr>
    </w:div>
    <w:div w:id="1257712157">
      <w:bodyDiv w:val="1"/>
      <w:marLeft w:val="0"/>
      <w:marRight w:val="0"/>
      <w:marTop w:val="0"/>
      <w:marBottom w:val="0"/>
      <w:divBdr>
        <w:top w:val="none" w:sz="0" w:space="0" w:color="auto"/>
        <w:left w:val="none" w:sz="0" w:space="0" w:color="auto"/>
        <w:bottom w:val="none" w:sz="0" w:space="0" w:color="auto"/>
        <w:right w:val="none" w:sz="0" w:space="0" w:color="auto"/>
      </w:divBdr>
    </w:div>
    <w:div w:id="1288508498">
      <w:bodyDiv w:val="1"/>
      <w:marLeft w:val="0"/>
      <w:marRight w:val="0"/>
      <w:marTop w:val="0"/>
      <w:marBottom w:val="0"/>
      <w:divBdr>
        <w:top w:val="none" w:sz="0" w:space="0" w:color="auto"/>
        <w:left w:val="none" w:sz="0" w:space="0" w:color="auto"/>
        <w:bottom w:val="none" w:sz="0" w:space="0" w:color="auto"/>
        <w:right w:val="none" w:sz="0" w:space="0" w:color="auto"/>
      </w:divBdr>
    </w:div>
    <w:div w:id="1347097955">
      <w:bodyDiv w:val="1"/>
      <w:marLeft w:val="0"/>
      <w:marRight w:val="0"/>
      <w:marTop w:val="0"/>
      <w:marBottom w:val="0"/>
      <w:divBdr>
        <w:top w:val="none" w:sz="0" w:space="0" w:color="auto"/>
        <w:left w:val="none" w:sz="0" w:space="0" w:color="auto"/>
        <w:bottom w:val="none" w:sz="0" w:space="0" w:color="auto"/>
        <w:right w:val="none" w:sz="0" w:space="0" w:color="auto"/>
      </w:divBdr>
    </w:div>
    <w:div w:id="1394083012">
      <w:bodyDiv w:val="1"/>
      <w:marLeft w:val="0"/>
      <w:marRight w:val="0"/>
      <w:marTop w:val="0"/>
      <w:marBottom w:val="0"/>
      <w:divBdr>
        <w:top w:val="none" w:sz="0" w:space="0" w:color="auto"/>
        <w:left w:val="none" w:sz="0" w:space="0" w:color="auto"/>
        <w:bottom w:val="none" w:sz="0" w:space="0" w:color="auto"/>
        <w:right w:val="none" w:sz="0" w:space="0" w:color="auto"/>
      </w:divBdr>
    </w:div>
    <w:div w:id="1428312365">
      <w:bodyDiv w:val="1"/>
      <w:marLeft w:val="0"/>
      <w:marRight w:val="0"/>
      <w:marTop w:val="0"/>
      <w:marBottom w:val="0"/>
      <w:divBdr>
        <w:top w:val="none" w:sz="0" w:space="0" w:color="auto"/>
        <w:left w:val="none" w:sz="0" w:space="0" w:color="auto"/>
        <w:bottom w:val="none" w:sz="0" w:space="0" w:color="auto"/>
        <w:right w:val="none" w:sz="0" w:space="0" w:color="auto"/>
      </w:divBdr>
    </w:div>
    <w:div w:id="1441486590">
      <w:bodyDiv w:val="1"/>
      <w:marLeft w:val="0"/>
      <w:marRight w:val="0"/>
      <w:marTop w:val="0"/>
      <w:marBottom w:val="0"/>
      <w:divBdr>
        <w:top w:val="none" w:sz="0" w:space="0" w:color="auto"/>
        <w:left w:val="none" w:sz="0" w:space="0" w:color="auto"/>
        <w:bottom w:val="none" w:sz="0" w:space="0" w:color="auto"/>
        <w:right w:val="none" w:sz="0" w:space="0" w:color="auto"/>
      </w:divBdr>
    </w:div>
    <w:div w:id="1535844880">
      <w:bodyDiv w:val="1"/>
      <w:marLeft w:val="0"/>
      <w:marRight w:val="0"/>
      <w:marTop w:val="0"/>
      <w:marBottom w:val="0"/>
      <w:divBdr>
        <w:top w:val="none" w:sz="0" w:space="0" w:color="auto"/>
        <w:left w:val="none" w:sz="0" w:space="0" w:color="auto"/>
        <w:bottom w:val="none" w:sz="0" w:space="0" w:color="auto"/>
        <w:right w:val="none" w:sz="0" w:space="0" w:color="auto"/>
      </w:divBdr>
    </w:div>
    <w:div w:id="1563564589">
      <w:bodyDiv w:val="1"/>
      <w:marLeft w:val="0"/>
      <w:marRight w:val="0"/>
      <w:marTop w:val="0"/>
      <w:marBottom w:val="0"/>
      <w:divBdr>
        <w:top w:val="none" w:sz="0" w:space="0" w:color="auto"/>
        <w:left w:val="none" w:sz="0" w:space="0" w:color="auto"/>
        <w:bottom w:val="none" w:sz="0" w:space="0" w:color="auto"/>
        <w:right w:val="none" w:sz="0" w:space="0" w:color="auto"/>
      </w:divBdr>
    </w:div>
    <w:div w:id="1594238949">
      <w:bodyDiv w:val="1"/>
      <w:marLeft w:val="0"/>
      <w:marRight w:val="0"/>
      <w:marTop w:val="0"/>
      <w:marBottom w:val="0"/>
      <w:divBdr>
        <w:top w:val="none" w:sz="0" w:space="0" w:color="auto"/>
        <w:left w:val="none" w:sz="0" w:space="0" w:color="auto"/>
        <w:bottom w:val="none" w:sz="0" w:space="0" w:color="auto"/>
        <w:right w:val="none" w:sz="0" w:space="0" w:color="auto"/>
      </w:divBdr>
    </w:div>
    <w:div w:id="1620799769">
      <w:bodyDiv w:val="1"/>
      <w:marLeft w:val="0"/>
      <w:marRight w:val="0"/>
      <w:marTop w:val="0"/>
      <w:marBottom w:val="0"/>
      <w:divBdr>
        <w:top w:val="none" w:sz="0" w:space="0" w:color="auto"/>
        <w:left w:val="none" w:sz="0" w:space="0" w:color="auto"/>
        <w:bottom w:val="none" w:sz="0" w:space="0" w:color="auto"/>
        <w:right w:val="none" w:sz="0" w:space="0" w:color="auto"/>
      </w:divBdr>
    </w:div>
    <w:div w:id="1623001074">
      <w:bodyDiv w:val="1"/>
      <w:marLeft w:val="0"/>
      <w:marRight w:val="0"/>
      <w:marTop w:val="0"/>
      <w:marBottom w:val="0"/>
      <w:divBdr>
        <w:top w:val="none" w:sz="0" w:space="0" w:color="auto"/>
        <w:left w:val="none" w:sz="0" w:space="0" w:color="auto"/>
        <w:bottom w:val="none" w:sz="0" w:space="0" w:color="auto"/>
        <w:right w:val="none" w:sz="0" w:space="0" w:color="auto"/>
      </w:divBdr>
    </w:div>
    <w:div w:id="1658925133">
      <w:bodyDiv w:val="1"/>
      <w:marLeft w:val="0"/>
      <w:marRight w:val="0"/>
      <w:marTop w:val="0"/>
      <w:marBottom w:val="0"/>
      <w:divBdr>
        <w:top w:val="none" w:sz="0" w:space="0" w:color="auto"/>
        <w:left w:val="none" w:sz="0" w:space="0" w:color="auto"/>
        <w:bottom w:val="none" w:sz="0" w:space="0" w:color="auto"/>
        <w:right w:val="none" w:sz="0" w:space="0" w:color="auto"/>
      </w:divBdr>
    </w:div>
    <w:div w:id="1677032773">
      <w:bodyDiv w:val="1"/>
      <w:marLeft w:val="0"/>
      <w:marRight w:val="0"/>
      <w:marTop w:val="0"/>
      <w:marBottom w:val="0"/>
      <w:divBdr>
        <w:top w:val="none" w:sz="0" w:space="0" w:color="auto"/>
        <w:left w:val="none" w:sz="0" w:space="0" w:color="auto"/>
        <w:bottom w:val="none" w:sz="0" w:space="0" w:color="auto"/>
        <w:right w:val="none" w:sz="0" w:space="0" w:color="auto"/>
      </w:divBdr>
    </w:div>
    <w:div w:id="1736932873">
      <w:bodyDiv w:val="1"/>
      <w:marLeft w:val="0"/>
      <w:marRight w:val="0"/>
      <w:marTop w:val="0"/>
      <w:marBottom w:val="0"/>
      <w:divBdr>
        <w:top w:val="none" w:sz="0" w:space="0" w:color="auto"/>
        <w:left w:val="none" w:sz="0" w:space="0" w:color="auto"/>
        <w:bottom w:val="none" w:sz="0" w:space="0" w:color="auto"/>
        <w:right w:val="none" w:sz="0" w:space="0" w:color="auto"/>
      </w:divBdr>
    </w:div>
    <w:div w:id="1738553448">
      <w:bodyDiv w:val="1"/>
      <w:marLeft w:val="0"/>
      <w:marRight w:val="0"/>
      <w:marTop w:val="0"/>
      <w:marBottom w:val="0"/>
      <w:divBdr>
        <w:top w:val="none" w:sz="0" w:space="0" w:color="auto"/>
        <w:left w:val="none" w:sz="0" w:space="0" w:color="auto"/>
        <w:bottom w:val="none" w:sz="0" w:space="0" w:color="auto"/>
        <w:right w:val="none" w:sz="0" w:space="0" w:color="auto"/>
      </w:divBdr>
    </w:div>
    <w:div w:id="1773746906">
      <w:bodyDiv w:val="1"/>
      <w:marLeft w:val="0"/>
      <w:marRight w:val="0"/>
      <w:marTop w:val="0"/>
      <w:marBottom w:val="0"/>
      <w:divBdr>
        <w:top w:val="none" w:sz="0" w:space="0" w:color="auto"/>
        <w:left w:val="none" w:sz="0" w:space="0" w:color="auto"/>
        <w:bottom w:val="none" w:sz="0" w:space="0" w:color="auto"/>
        <w:right w:val="none" w:sz="0" w:space="0" w:color="auto"/>
      </w:divBdr>
    </w:div>
    <w:div w:id="1855880248">
      <w:bodyDiv w:val="1"/>
      <w:marLeft w:val="0"/>
      <w:marRight w:val="0"/>
      <w:marTop w:val="0"/>
      <w:marBottom w:val="0"/>
      <w:divBdr>
        <w:top w:val="none" w:sz="0" w:space="0" w:color="auto"/>
        <w:left w:val="none" w:sz="0" w:space="0" w:color="auto"/>
        <w:bottom w:val="none" w:sz="0" w:space="0" w:color="auto"/>
        <w:right w:val="none" w:sz="0" w:space="0" w:color="auto"/>
      </w:divBdr>
    </w:div>
    <w:div w:id="1874224198">
      <w:bodyDiv w:val="1"/>
      <w:marLeft w:val="0"/>
      <w:marRight w:val="0"/>
      <w:marTop w:val="0"/>
      <w:marBottom w:val="0"/>
      <w:divBdr>
        <w:top w:val="none" w:sz="0" w:space="0" w:color="auto"/>
        <w:left w:val="none" w:sz="0" w:space="0" w:color="auto"/>
        <w:bottom w:val="none" w:sz="0" w:space="0" w:color="auto"/>
        <w:right w:val="none" w:sz="0" w:space="0" w:color="auto"/>
      </w:divBdr>
    </w:div>
    <w:div w:id="1933512165">
      <w:bodyDiv w:val="1"/>
      <w:marLeft w:val="0"/>
      <w:marRight w:val="0"/>
      <w:marTop w:val="0"/>
      <w:marBottom w:val="0"/>
      <w:divBdr>
        <w:top w:val="none" w:sz="0" w:space="0" w:color="auto"/>
        <w:left w:val="none" w:sz="0" w:space="0" w:color="auto"/>
        <w:bottom w:val="none" w:sz="0" w:space="0" w:color="auto"/>
        <w:right w:val="none" w:sz="0" w:space="0" w:color="auto"/>
      </w:divBdr>
    </w:div>
    <w:div w:id="1952862543">
      <w:bodyDiv w:val="1"/>
      <w:marLeft w:val="0"/>
      <w:marRight w:val="0"/>
      <w:marTop w:val="0"/>
      <w:marBottom w:val="0"/>
      <w:divBdr>
        <w:top w:val="none" w:sz="0" w:space="0" w:color="auto"/>
        <w:left w:val="none" w:sz="0" w:space="0" w:color="auto"/>
        <w:bottom w:val="none" w:sz="0" w:space="0" w:color="auto"/>
        <w:right w:val="none" w:sz="0" w:space="0" w:color="auto"/>
      </w:divBdr>
    </w:div>
    <w:div w:id="1960450581">
      <w:bodyDiv w:val="1"/>
      <w:marLeft w:val="0"/>
      <w:marRight w:val="0"/>
      <w:marTop w:val="0"/>
      <w:marBottom w:val="0"/>
      <w:divBdr>
        <w:top w:val="none" w:sz="0" w:space="0" w:color="auto"/>
        <w:left w:val="none" w:sz="0" w:space="0" w:color="auto"/>
        <w:bottom w:val="none" w:sz="0" w:space="0" w:color="auto"/>
        <w:right w:val="none" w:sz="0" w:space="0" w:color="auto"/>
      </w:divBdr>
    </w:div>
    <w:div w:id="2060670636">
      <w:bodyDiv w:val="1"/>
      <w:marLeft w:val="0"/>
      <w:marRight w:val="0"/>
      <w:marTop w:val="0"/>
      <w:marBottom w:val="0"/>
      <w:divBdr>
        <w:top w:val="none" w:sz="0" w:space="0" w:color="auto"/>
        <w:left w:val="none" w:sz="0" w:space="0" w:color="auto"/>
        <w:bottom w:val="none" w:sz="0" w:space="0" w:color="auto"/>
        <w:right w:val="none" w:sz="0" w:space="0" w:color="auto"/>
      </w:divBdr>
    </w:div>
    <w:div w:id="211428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github.zhaw.ch/cailllev/PA_MTD/tree/master/RL_MTD" TargetMode="External"/><Relationship Id="rId21" Type="http://schemas.openxmlformats.org/officeDocument/2006/relationships/image" Target="media/image7.png"/><Relationship Id="rId34" Type="http://schemas.openxmlformats.org/officeDocument/2006/relationships/chart" Target="charts/chart3.xml"/><Relationship Id="rId42" Type="http://schemas.openxmlformats.org/officeDocument/2006/relationships/diagramQuickStyle" Target="diagrams/quickStyle2.xm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diagramQuickStyle" Target="diagrams/quickStyle1.xml"/><Relationship Id="rId11" Type="http://schemas.openxmlformats.org/officeDocument/2006/relationships/image" Target="media/image1.wmf"/><Relationship Id="rId24" Type="http://schemas.openxmlformats.org/officeDocument/2006/relationships/image" Target="media/image10.png"/><Relationship Id="rId32" Type="http://schemas.openxmlformats.org/officeDocument/2006/relationships/chart" Target="charts/chart1.xml"/><Relationship Id="rId37" Type="http://schemas.openxmlformats.org/officeDocument/2006/relationships/image" Target="media/image14.png"/><Relationship Id="rId40" Type="http://schemas.openxmlformats.org/officeDocument/2006/relationships/diagramData" Target="diagrams/data2.xml"/><Relationship Id="rId45" Type="http://schemas.openxmlformats.org/officeDocument/2006/relationships/header" Target="header1.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diagramLayout" Target="diagrams/layout1.xml"/><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microsoft.com/office/2007/relationships/diagramDrawing" Target="diagrams/drawing1.xml"/><Relationship Id="rId44" Type="http://schemas.microsoft.com/office/2007/relationships/diagramDrawing" Target="diagrams/drawing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chart" Target="charts/chart4.xml"/><Relationship Id="rId43" Type="http://schemas.openxmlformats.org/officeDocument/2006/relationships/diagramColors" Target="diagrams/colors2.xml"/><Relationship Id="rId48"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chart" Target="charts/chart2.xml"/><Relationship Id="rId38" Type="http://schemas.openxmlformats.org/officeDocument/2006/relationships/image" Target="media/image15.png"/><Relationship Id="rId46"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diagramLayout" Target="diagrams/layout2.xml"/><Relationship Id="rId1" Type="http://schemas.openxmlformats.org/officeDocument/2006/relationships/customXml" Target="../customXml/item1.xml"/><Relationship Id="rId6"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https://zhaw.sharepoint.com/sites/PAMTD/Freigegebene%20Dokumente/General/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zhaw.sharepoint.com/sites/PAMTD/Freigegebene%20Dokumente/General/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zhaw.sharepoint.com/sites/PAMTD/Freigegebene%20Dokumente/General/Resul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zhaw.sharepoint.com/sites/PAMTD/Freigegebene%20Dokumente/General/Result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Normaler Modus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results!$B$5</c:f>
              <c:strCache>
                <c:ptCount val="1"/>
                <c:pt idx="0">
                  <c:v>A2C</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results!$D$5:$D$9</c:f>
              <c:numCache>
                <c:formatCode>0.0\ "s"</c:formatCode>
                <c:ptCount val="5"/>
                <c:pt idx="0">
                  <c:v>0.8</c:v>
                </c:pt>
                <c:pt idx="1">
                  <c:v>8.4</c:v>
                </c:pt>
                <c:pt idx="2">
                  <c:v>74.8</c:v>
                </c:pt>
                <c:pt idx="3">
                  <c:v>747.4</c:v>
                </c:pt>
                <c:pt idx="4">
                  <c:v>8236.2999999999993</c:v>
                </c:pt>
              </c:numCache>
            </c:numRef>
          </c:xVal>
          <c:yVal>
            <c:numRef>
              <c:f>results!$E$5:$E$9</c:f>
              <c:numCache>
                <c:formatCode>0.0</c:formatCode>
                <c:ptCount val="5"/>
                <c:pt idx="0">
                  <c:v>122.63500000000001</c:v>
                </c:pt>
                <c:pt idx="1">
                  <c:v>2498.6</c:v>
                </c:pt>
                <c:pt idx="2">
                  <c:v>4981.0200000000004</c:v>
                </c:pt>
                <c:pt idx="3">
                  <c:v>5000</c:v>
                </c:pt>
                <c:pt idx="4">
                  <c:v>5000</c:v>
                </c:pt>
              </c:numCache>
            </c:numRef>
          </c:yVal>
          <c:smooth val="0"/>
          <c:extLst>
            <c:ext xmlns:c16="http://schemas.microsoft.com/office/drawing/2014/chart" uri="{C3380CC4-5D6E-409C-BE32-E72D297353CC}">
              <c16:uniqueId val="{00000000-CC1A-4074-A966-1971E0EC775F}"/>
            </c:ext>
          </c:extLst>
        </c:ser>
        <c:ser>
          <c:idx val="1"/>
          <c:order val="1"/>
          <c:tx>
            <c:strRef>
              <c:f>results!$B$10</c:f>
              <c:strCache>
                <c:ptCount val="1"/>
                <c:pt idx="0">
                  <c:v>PPO</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results!$D$10:$D$14</c:f>
              <c:numCache>
                <c:formatCode>0.0\ "s"</c:formatCode>
                <c:ptCount val="5"/>
                <c:pt idx="0">
                  <c:v>1.6</c:v>
                </c:pt>
                <c:pt idx="1">
                  <c:v>15.1</c:v>
                </c:pt>
                <c:pt idx="2">
                  <c:v>147.5</c:v>
                </c:pt>
                <c:pt idx="3">
                  <c:v>1494.6</c:v>
                </c:pt>
                <c:pt idx="4">
                  <c:v>14228.5</c:v>
                </c:pt>
              </c:numCache>
            </c:numRef>
          </c:xVal>
          <c:yVal>
            <c:numRef>
              <c:f>results!$E$10:$E$14</c:f>
              <c:numCache>
                <c:formatCode>0.0</c:formatCode>
                <c:ptCount val="5"/>
                <c:pt idx="0">
                  <c:v>140.63499999999999</c:v>
                </c:pt>
                <c:pt idx="1">
                  <c:v>2835.7350000000001</c:v>
                </c:pt>
                <c:pt idx="2">
                  <c:v>4975.7449999999999</c:v>
                </c:pt>
                <c:pt idx="3">
                  <c:v>4981.1949999999997</c:v>
                </c:pt>
                <c:pt idx="4">
                  <c:v>4990.1850000000004</c:v>
                </c:pt>
              </c:numCache>
            </c:numRef>
          </c:yVal>
          <c:smooth val="0"/>
          <c:extLst>
            <c:ext xmlns:c16="http://schemas.microsoft.com/office/drawing/2014/chart" uri="{C3380CC4-5D6E-409C-BE32-E72D297353CC}">
              <c16:uniqueId val="{00000001-CC1A-4074-A966-1971E0EC775F}"/>
            </c:ext>
          </c:extLst>
        </c:ser>
        <c:ser>
          <c:idx val="2"/>
          <c:order val="2"/>
          <c:tx>
            <c:strRef>
              <c:f>results!$B$15</c:f>
              <c:strCache>
                <c:ptCount val="1"/>
                <c:pt idx="0">
                  <c:v>Defender2000</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Lit>
              <c:formatCode>General</c:formatCode>
              <c:ptCount val="5"/>
              <c:pt idx="0">
                <c:v>1</c:v>
              </c:pt>
              <c:pt idx="1">
                <c:v>10</c:v>
              </c:pt>
              <c:pt idx="2">
                <c:v>100</c:v>
              </c:pt>
              <c:pt idx="3">
                <c:v>1000</c:v>
              </c:pt>
              <c:pt idx="4">
                <c:v>10000</c:v>
              </c:pt>
            </c:numLit>
          </c:xVal>
          <c:yVal>
            <c:numRef>
              <c:f>results!$E$15:$E$19</c:f>
              <c:numCache>
                <c:formatCode>0.0</c:formatCode>
                <c:ptCount val="5"/>
                <c:pt idx="0">
                  <c:v>173.654</c:v>
                </c:pt>
                <c:pt idx="1">
                  <c:v>173.654</c:v>
                </c:pt>
                <c:pt idx="2">
                  <c:v>173.654</c:v>
                </c:pt>
                <c:pt idx="3">
                  <c:v>173.654</c:v>
                </c:pt>
                <c:pt idx="4">
                  <c:v>173.654</c:v>
                </c:pt>
              </c:numCache>
            </c:numRef>
          </c:yVal>
          <c:smooth val="0"/>
          <c:extLst>
            <c:ext xmlns:c16="http://schemas.microsoft.com/office/drawing/2014/chart" uri="{C3380CC4-5D6E-409C-BE32-E72D297353CC}">
              <c16:uniqueId val="{00000002-CC1A-4074-A966-1971E0EC775F}"/>
            </c:ext>
          </c:extLst>
        </c:ser>
        <c:ser>
          <c:idx val="3"/>
          <c:order val="3"/>
          <c:tx>
            <c:strRef>
              <c:f>results!$B$20</c:f>
              <c:strCache>
                <c:ptCount val="1"/>
                <c:pt idx="0">
                  <c:v>Random</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Lit>
              <c:formatCode>General</c:formatCode>
              <c:ptCount val="5"/>
              <c:pt idx="0">
                <c:v>1</c:v>
              </c:pt>
              <c:pt idx="1">
                <c:v>10</c:v>
              </c:pt>
              <c:pt idx="2">
                <c:v>100</c:v>
              </c:pt>
              <c:pt idx="3">
                <c:v>1000</c:v>
              </c:pt>
              <c:pt idx="4">
                <c:v>10000</c:v>
              </c:pt>
            </c:numLit>
          </c:xVal>
          <c:yVal>
            <c:numRef>
              <c:f>results!$E$20:$E$24</c:f>
              <c:numCache>
                <c:formatCode>0.0</c:formatCode>
                <c:ptCount val="5"/>
                <c:pt idx="0">
                  <c:v>117.74600000000001</c:v>
                </c:pt>
                <c:pt idx="1">
                  <c:v>117.74600000000001</c:v>
                </c:pt>
                <c:pt idx="2">
                  <c:v>117.74600000000001</c:v>
                </c:pt>
                <c:pt idx="3">
                  <c:v>117.74600000000001</c:v>
                </c:pt>
                <c:pt idx="4">
                  <c:v>117.74600000000001</c:v>
                </c:pt>
              </c:numCache>
            </c:numRef>
          </c:yVal>
          <c:smooth val="0"/>
          <c:extLst>
            <c:ext xmlns:c16="http://schemas.microsoft.com/office/drawing/2014/chart" uri="{C3380CC4-5D6E-409C-BE32-E72D297353CC}">
              <c16:uniqueId val="{00000003-CC1A-4074-A966-1971E0EC775F}"/>
            </c:ext>
          </c:extLst>
        </c:ser>
        <c:ser>
          <c:idx val="4"/>
          <c:order val="4"/>
          <c:tx>
            <c:strRef>
              <c:f>results!$B$25</c:f>
              <c:strCache>
                <c:ptCount val="1"/>
                <c:pt idx="0">
                  <c:v>Static</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Lit>
              <c:formatCode>General</c:formatCode>
              <c:ptCount val="5"/>
              <c:pt idx="0">
                <c:v>1</c:v>
              </c:pt>
              <c:pt idx="1">
                <c:v>10</c:v>
              </c:pt>
              <c:pt idx="2">
                <c:v>100</c:v>
              </c:pt>
              <c:pt idx="3">
                <c:v>1000</c:v>
              </c:pt>
              <c:pt idx="4">
                <c:v>10000</c:v>
              </c:pt>
            </c:numLit>
          </c:xVal>
          <c:yVal>
            <c:numRef>
              <c:f>results!$E$25:$E$29</c:f>
              <c:numCache>
                <c:formatCode>0.0</c:formatCode>
                <c:ptCount val="5"/>
                <c:pt idx="0">
                  <c:v>22.151</c:v>
                </c:pt>
                <c:pt idx="1">
                  <c:v>22.151</c:v>
                </c:pt>
                <c:pt idx="2">
                  <c:v>22.151</c:v>
                </c:pt>
                <c:pt idx="3">
                  <c:v>22.151</c:v>
                </c:pt>
                <c:pt idx="4">
                  <c:v>22.151</c:v>
                </c:pt>
              </c:numCache>
            </c:numRef>
          </c:yVal>
          <c:smooth val="0"/>
          <c:extLst>
            <c:ext xmlns:c16="http://schemas.microsoft.com/office/drawing/2014/chart" uri="{C3380CC4-5D6E-409C-BE32-E72D297353CC}">
              <c16:uniqueId val="{00000004-CC1A-4074-A966-1971E0EC775F}"/>
            </c:ext>
          </c:extLst>
        </c:ser>
        <c:dLbls>
          <c:showLegendKey val="0"/>
          <c:showVal val="0"/>
          <c:showCatName val="0"/>
          <c:showSerName val="0"/>
          <c:showPercent val="0"/>
          <c:showBubbleSize val="0"/>
        </c:dLbls>
        <c:axId val="1976669648"/>
        <c:axId val="1711803952"/>
      </c:scatterChart>
      <c:valAx>
        <c:axId val="1976669648"/>
        <c:scaling>
          <c:logBase val="10"/>
          <c:orientation val="minMax"/>
          <c:max val="20000"/>
          <c:min val="1"/>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Lern</a:t>
                </a:r>
                <a:r>
                  <a:rPr lang="de-CH" baseline="0"/>
                  <a:t>zeit in sec</a:t>
                </a:r>
                <a:endParaRPr lang="de-CH"/>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 &quot;s&quot;"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11803952"/>
        <c:crosses val="autoZero"/>
        <c:crossBetween val="midCat"/>
      </c:valAx>
      <c:valAx>
        <c:axId val="1711803952"/>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Schritte bis Angreifer gewonnen hat</a:t>
                </a:r>
              </a:p>
            </c:rich>
          </c:tx>
          <c:layout>
            <c:manualLayout>
              <c:xMode val="edge"/>
              <c:yMode val="edge"/>
              <c:x val="2.0174000756525028E-2"/>
              <c:y val="0.1525709584533114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7666964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Übersicht alle Modi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bar"/>
        <c:grouping val="clustered"/>
        <c:varyColors val="0"/>
        <c:ser>
          <c:idx val="0"/>
          <c:order val="0"/>
          <c:tx>
            <c:strRef>
              <c:f>results!$B$2</c:f>
              <c:strCache>
                <c:ptCount val="1"/>
                <c:pt idx="0">
                  <c:v>Normal</c:v>
                </c:pt>
              </c:strCache>
            </c:strRef>
          </c:tx>
          <c:spPr>
            <a:solidFill>
              <a:schemeClr val="accent6"/>
            </a:solidFill>
            <a:ln>
              <a:noFill/>
            </a:ln>
            <a:effectLst/>
          </c:spPr>
          <c:invertIfNegative val="0"/>
          <c:cat>
            <c:strRef>
              <c:f>(results!$J$35,results!$J$40,results!$J$45,results!$J$50,results!$J$55)</c:f>
              <c:strCache>
                <c:ptCount val="5"/>
                <c:pt idx="0">
                  <c:v>A2C</c:v>
                </c:pt>
                <c:pt idx="1">
                  <c:v>PPO</c:v>
                </c:pt>
                <c:pt idx="2">
                  <c:v>Defender2000</c:v>
                </c:pt>
                <c:pt idx="3">
                  <c:v>Random</c:v>
                </c:pt>
                <c:pt idx="4">
                  <c:v>Static</c:v>
                </c:pt>
              </c:strCache>
            </c:strRef>
          </c:cat>
          <c:val>
            <c:numRef>
              <c:f>(results!$E$8,results!$E$13,results!$E$18,results!$E$23,results!$E$28)</c:f>
              <c:numCache>
                <c:formatCode>0.0</c:formatCode>
                <c:ptCount val="5"/>
                <c:pt idx="0">
                  <c:v>5000</c:v>
                </c:pt>
                <c:pt idx="1">
                  <c:v>4981.1949999999997</c:v>
                </c:pt>
                <c:pt idx="2">
                  <c:v>173.654</c:v>
                </c:pt>
                <c:pt idx="3">
                  <c:v>117.74600000000001</c:v>
                </c:pt>
                <c:pt idx="4">
                  <c:v>22.151</c:v>
                </c:pt>
              </c:numCache>
            </c:numRef>
          </c:val>
          <c:extLst>
            <c:ext xmlns:c16="http://schemas.microsoft.com/office/drawing/2014/chart" uri="{C3380CC4-5D6E-409C-BE32-E72D297353CC}">
              <c16:uniqueId val="{00000000-54D2-4EFE-BB53-8E7E29BEF554}"/>
            </c:ext>
          </c:extLst>
        </c:ser>
        <c:ser>
          <c:idx val="1"/>
          <c:order val="1"/>
          <c:tx>
            <c:strRef>
              <c:f>results!$J$2</c:f>
              <c:strCache>
                <c:ptCount val="1"/>
                <c:pt idx="0">
                  <c:v>Nur Services</c:v>
                </c:pt>
              </c:strCache>
            </c:strRef>
          </c:tx>
          <c:spPr>
            <a:solidFill>
              <a:schemeClr val="accent2"/>
            </a:solidFill>
            <a:ln>
              <a:noFill/>
            </a:ln>
            <a:effectLst/>
          </c:spPr>
          <c:invertIfNegative val="0"/>
          <c:cat>
            <c:strRef>
              <c:f>(results!$J$35,results!$J$40,results!$J$45,results!$J$50,results!$J$55)</c:f>
              <c:strCache>
                <c:ptCount val="5"/>
                <c:pt idx="0">
                  <c:v>A2C</c:v>
                </c:pt>
                <c:pt idx="1">
                  <c:v>PPO</c:v>
                </c:pt>
                <c:pt idx="2">
                  <c:v>Defender2000</c:v>
                </c:pt>
                <c:pt idx="3">
                  <c:v>Random</c:v>
                </c:pt>
                <c:pt idx="4">
                  <c:v>Static</c:v>
                </c:pt>
              </c:strCache>
            </c:strRef>
          </c:cat>
          <c:val>
            <c:numRef>
              <c:f>(results!$M$8,results!$M$13,results!$M$18,results!$M$23,results!$M$28)</c:f>
              <c:numCache>
                <c:formatCode>0.0</c:formatCode>
                <c:ptCount val="5"/>
                <c:pt idx="0">
                  <c:v>5000</c:v>
                </c:pt>
                <c:pt idx="1">
                  <c:v>5000</c:v>
                </c:pt>
                <c:pt idx="2">
                  <c:v>35.046000000000006</c:v>
                </c:pt>
                <c:pt idx="3">
                  <c:v>28.556999999999999</c:v>
                </c:pt>
                <c:pt idx="4">
                  <c:v>21.746999999999996</c:v>
                </c:pt>
              </c:numCache>
            </c:numRef>
          </c:val>
          <c:extLst>
            <c:ext xmlns:c16="http://schemas.microsoft.com/office/drawing/2014/chart" uri="{C3380CC4-5D6E-409C-BE32-E72D297353CC}">
              <c16:uniqueId val="{00000001-54D2-4EFE-BB53-8E7E29BEF554}"/>
            </c:ext>
          </c:extLst>
        </c:ser>
        <c:ser>
          <c:idx val="2"/>
          <c:order val="2"/>
          <c:tx>
            <c:strRef>
              <c:f>results!$B$32</c:f>
              <c:strCache>
                <c:ptCount val="1"/>
                <c:pt idx="0">
                  <c:v>Nur Detektionssysteme</c:v>
                </c:pt>
              </c:strCache>
            </c:strRef>
          </c:tx>
          <c:spPr>
            <a:solidFill>
              <a:schemeClr val="accent4"/>
            </a:solidFill>
            <a:ln>
              <a:noFill/>
            </a:ln>
            <a:effectLst/>
          </c:spPr>
          <c:invertIfNegative val="0"/>
          <c:cat>
            <c:strRef>
              <c:f>(results!$J$35,results!$J$40,results!$J$45,results!$J$50,results!$J$55)</c:f>
              <c:strCache>
                <c:ptCount val="5"/>
                <c:pt idx="0">
                  <c:v>A2C</c:v>
                </c:pt>
                <c:pt idx="1">
                  <c:v>PPO</c:v>
                </c:pt>
                <c:pt idx="2">
                  <c:v>Defender2000</c:v>
                </c:pt>
                <c:pt idx="3">
                  <c:v>Random</c:v>
                </c:pt>
                <c:pt idx="4">
                  <c:v>Static</c:v>
                </c:pt>
              </c:strCache>
            </c:strRef>
          </c:cat>
          <c:val>
            <c:numRef>
              <c:f>(results!$E$38,results!$E$43,results!$E$48,results!$E$53,results!$E$58)</c:f>
              <c:numCache>
                <c:formatCode>0.0</c:formatCode>
                <c:ptCount val="5"/>
                <c:pt idx="0">
                  <c:v>5000</c:v>
                </c:pt>
                <c:pt idx="1">
                  <c:v>4989.2749999999996</c:v>
                </c:pt>
                <c:pt idx="2">
                  <c:v>77.622</c:v>
                </c:pt>
                <c:pt idx="3">
                  <c:v>55.164999999999999</c:v>
                </c:pt>
                <c:pt idx="4">
                  <c:v>21.233000000000004</c:v>
                </c:pt>
              </c:numCache>
            </c:numRef>
          </c:val>
          <c:extLst>
            <c:ext xmlns:c16="http://schemas.microsoft.com/office/drawing/2014/chart" uri="{C3380CC4-5D6E-409C-BE32-E72D297353CC}">
              <c16:uniqueId val="{00000002-54D2-4EFE-BB53-8E7E29BEF554}"/>
            </c:ext>
          </c:extLst>
        </c:ser>
        <c:ser>
          <c:idx val="3"/>
          <c:order val="3"/>
          <c:tx>
            <c:strRef>
              <c:f>results!$J$32</c:f>
              <c:strCache>
                <c:ptCount val="1"/>
                <c:pt idx="0">
                  <c:v>Pause</c:v>
                </c:pt>
              </c:strCache>
            </c:strRef>
          </c:tx>
          <c:spPr>
            <a:solidFill>
              <a:schemeClr val="accent5"/>
            </a:solidFill>
            <a:ln>
              <a:noFill/>
            </a:ln>
            <a:effectLst/>
          </c:spPr>
          <c:invertIfNegative val="0"/>
          <c:cat>
            <c:strRef>
              <c:f>(results!$J$35,results!$J$40,results!$J$45,results!$J$50,results!$J$55)</c:f>
              <c:strCache>
                <c:ptCount val="5"/>
                <c:pt idx="0">
                  <c:v>A2C</c:v>
                </c:pt>
                <c:pt idx="1">
                  <c:v>PPO</c:v>
                </c:pt>
                <c:pt idx="2">
                  <c:v>Defender2000</c:v>
                </c:pt>
                <c:pt idx="3">
                  <c:v>Random</c:v>
                </c:pt>
                <c:pt idx="4">
                  <c:v>Static</c:v>
                </c:pt>
              </c:strCache>
            </c:strRef>
          </c:cat>
          <c:val>
            <c:numRef>
              <c:f>(results!$M$38,results!$M$42,results!$M$48,results!$M$53,results!$M$58)</c:f>
              <c:numCache>
                <c:formatCode>0.0</c:formatCode>
                <c:ptCount val="5"/>
                <c:pt idx="0">
                  <c:v>2028.855</c:v>
                </c:pt>
                <c:pt idx="1">
                  <c:v>1620.84</c:v>
                </c:pt>
                <c:pt idx="2">
                  <c:v>207.84500000000003</c:v>
                </c:pt>
                <c:pt idx="3">
                  <c:v>128.352</c:v>
                </c:pt>
                <c:pt idx="4">
                  <c:v>22.152000000000001</c:v>
                </c:pt>
              </c:numCache>
            </c:numRef>
          </c:val>
          <c:extLst>
            <c:ext xmlns:c16="http://schemas.microsoft.com/office/drawing/2014/chart" uri="{C3380CC4-5D6E-409C-BE32-E72D297353CC}">
              <c16:uniqueId val="{00000003-54D2-4EFE-BB53-8E7E29BEF554}"/>
            </c:ext>
          </c:extLst>
        </c:ser>
        <c:dLbls>
          <c:showLegendKey val="0"/>
          <c:showVal val="0"/>
          <c:showCatName val="0"/>
          <c:showSerName val="0"/>
          <c:showPercent val="0"/>
          <c:showBubbleSize val="0"/>
        </c:dLbls>
        <c:gapWidth val="150"/>
        <c:axId val="1964126320"/>
        <c:axId val="1961523552"/>
      </c:barChart>
      <c:catAx>
        <c:axId val="1964126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Agent und Modus</a:t>
                </a:r>
              </a:p>
            </c:rich>
          </c:tx>
          <c:layout>
            <c:manualLayout>
              <c:xMode val="edge"/>
              <c:yMode val="edge"/>
              <c:x val="1.7343904856293359E-2"/>
              <c:y val="0.2915130242679036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61523552"/>
        <c:crosses val="autoZero"/>
        <c:auto val="1"/>
        <c:lblAlgn val="ctr"/>
        <c:lblOffset val="100"/>
        <c:noMultiLvlLbl val="0"/>
      </c:catAx>
      <c:valAx>
        <c:axId val="1961523552"/>
        <c:scaling>
          <c:orientation val="minMax"/>
          <c:max val="5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sz="1000" b="0" i="0" baseline="0">
                    <a:effectLst/>
                  </a:rPr>
                  <a:t>Schritte bis Angreifer gewonnen hat</a:t>
                </a:r>
                <a:endParaRPr lang="de-CH" sz="4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64126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Falsches Lernen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3630-494F-A2E4-CC45E5B5B407}"/>
              </c:ext>
            </c:extLst>
          </c:dPt>
          <c:dPt>
            <c:idx val="2"/>
            <c:invertIfNegative val="0"/>
            <c:bubble3D val="0"/>
            <c:spPr>
              <a:solidFill>
                <a:schemeClr val="accent1">
                  <a:lumMod val="40000"/>
                  <a:lumOff val="60000"/>
                </a:schemeClr>
              </a:solidFill>
              <a:ln>
                <a:noFill/>
              </a:ln>
              <a:effectLst/>
            </c:spPr>
            <c:extLst>
              <c:ext xmlns:c16="http://schemas.microsoft.com/office/drawing/2014/chart" uri="{C3380CC4-5D6E-409C-BE32-E72D297353CC}">
                <c16:uniqueId val="{00000003-3630-494F-A2E4-CC45E5B5B407}"/>
              </c:ext>
            </c:extLst>
          </c:dPt>
          <c:dPt>
            <c:idx val="3"/>
            <c:invertIfNegative val="0"/>
            <c:bubble3D val="0"/>
            <c:spPr>
              <a:solidFill>
                <a:schemeClr val="accent2">
                  <a:lumMod val="60000"/>
                  <a:lumOff val="40000"/>
                </a:schemeClr>
              </a:solidFill>
              <a:ln>
                <a:noFill/>
              </a:ln>
              <a:effectLst/>
            </c:spPr>
            <c:extLst>
              <c:ext xmlns:c16="http://schemas.microsoft.com/office/drawing/2014/chart" uri="{C3380CC4-5D6E-409C-BE32-E72D297353CC}">
                <c16:uniqueId val="{00000005-3630-494F-A2E4-CC45E5B5B407}"/>
              </c:ext>
            </c:extLst>
          </c:dPt>
          <c:cat>
            <c:strRef>
              <c:f>results!$B$65:$B$68</c:f>
              <c:strCache>
                <c:ptCount val="4"/>
                <c:pt idx="0">
                  <c:v>A2C - einfach</c:v>
                </c:pt>
                <c:pt idx="1">
                  <c:v>PPO - einfach</c:v>
                </c:pt>
                <c:pt idx="2">
                  <c:v>A2C - schwer</c:v>
                </c:pt>
                <c:pt idx="3">
                  <c:v>PPO - schwer</c:v>
                </c:pt>
              </c:strCache>
            </c:strRef>
          </c:cat>
          <c:val>
            <c:numRef>
              <c:f>results!$E$65:$E$68</c:f>
              <c:numCache>
                <c:formatCode>0.0</c:formatCode>
                <c:ptCount val="4"/>
                <c:pt idx="0">
                  <c:v>5000</c:v>
                </c:pt>
                <c:pt idx="1">
                  <c:v>5000</c:v>
                </c:pt>
                <c:pt idx="2">
                  <c:v>5000</c:v>
                </c:pt>
                <c:pt idx="3">
                  <c:v>4850.1949999999997</c:v>
                </c:pt>
              </c:numCache>
            </c:numRef>
          </c:val>
          <c:extLst>
            <c:ext xmlns:c16="http://schemas.microsoft.com/office/drawing/2014/chart" uri="{C3380CC4-5D6E-409C-BE32-E72D297353CC}">
              <c16:uniqueId val="{00000006-3630-494F-A2E4-CC45E5B5B407}"/>
            </c:ext>
          </c:extLst>
        </c:ser>
        <c:dLbls>
          <c:showLegendKey val="0"/>
          <c:showVal val="0"/>
          <c:showCatName val="0"/>
          <c:showSerName val="0"/>
          <c:showPercent val="0"/>
          <c:showBubbleSize val="0"/>
        </c:dLbls>
        <c:gapWidth val="219"/>
        <c:overlap val="-27"/>
        <c:axId val="235132576"/>
        <c:axId val="233597104"/>
      </c:barChart>
      <c:catAx>
        <c:axId val="235132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Agent und Angriff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33597104"/>
        <c:crosses val="autoZero"/>
        <c:auto val="1"/>
        <c:lblAlgn val="ctr"/>
        <c:lblOffset val="100"/>
        <c:noMultiLvlLbl val="0"/>
      </c:catAx>
      <c:valAx>
        <c:axId val="23359710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sz="1000" b="0" i="0" baseline="0">
                    <a:effectLst/>
                  </a:rPr>
                  <a:t>Schritte bis Angreifer gewonnen hat</a:t>
                </a:r>
                <a:endParaRPr lang="de-CH" sz="1000">
                  <a:effectLst/>
                </a:endParaRPr>
              </a:p>
            </c:rich>
          </c:tx>
          <c:layout>
            <c:manualLayout>
              <c:xMode val="edge"/>
              <c:yMode val="edge"/>
              <c:x val="3.5898586493156831E-2"/>
              <c:y val="0.1690519598906107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351325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sz="1400" b="0" i="0" baseline="0">
                <a:effectLst/>
              </a:rPr>
              <a:t>Falsches Lernen</a:t>
            </a:r>
            <a:endParaRPr lang="de-CH"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723B-4FD2-AAD3-D7C5D3B28E12}"/>
              </c:ext>
            </c:extLst>
          </c:dPt>
          <c:dPt>
            <c:idx val="2"/>
            <c:invertIfNegative val="0"/>
            <c:bubble3D val="0"/>
            <c:spPr>
              <a:solidFill>
                <a:schemeClr val="accent5">
                  <a:lumMod val="60000"/>
                  <a:lumOff val="40000"/>
                </a:schemeClr>
              </a:solidFill>
              <a:ln>
                <a:noFill/>
              </a:ln>
              <a:effectLst/>
            </c:spPr>
            <c:extLst>
              <c:ext xmlns:c16="http://schemas.microsoft.com/office/drawing/2014/chart" uri="{C3380CC4-5D6E-409C-BE32-E72D297353CC}">
                <c16:uniqueId val="{00000003-723B-4FD2-AAD3-D7C5D3B28E12}"/>
              </c:ext>
            </c:extLst>
          </c:dPt>
          <c:dPt>
            <c:idx val="3"/>
            <c:invertIfNegative val="0"/>
            <c:bubble3D val="0"/>
            <c:spPr>
              <a:solidFill>
                <a:schemeClr val="accent2">
                  <a:lumMod val="60000"/>
                  <a:lumOff val="40000"/>
                </a:schemeClr>
              </a:solidFill>
              <a:ln>
                <a:noFill/>
              </a:ln>
              <a:effectLst/>
            </c:spPr>
            <c:extLst>
              <c:ext xmlns:c16="http://schemas.microsoft.com/office/drawing/2014/chart" uri="{C3380CC4-5D6E-409C-BE32-E72D297353CC}">
                <c16:uniqueId val="{00000005-723B-4FD2-AAD3-D7C5D3B28E12}"/>
              </c:ext>
            </c:extLst>
          </c:dPt>
          <c:cat>
            <c:strRef>
              <c:f>results!$B$65:$B$68</c:f>
              <c:strCache>
                <c:ptCount val="4"/>
                <c:pt idx="0">
                  <c:v>A2C - einfach</c:v>
                </c:pt>
                <c:pt idx="1">
                  <c:v>PPO - einfach</c:v>
                </c:pt>
                <c:pt idx="2">
                  <c:v>A2C - schwer</c:v>
                </c:pt>
                <c:pt idx="3">
                  <c:v>PPO - schwer</c:v>
                </c:pt>
              </c:strCache>
            </c:strRef>
          </c:cat>
          <c:val>
            <c:numRef>
              <c:f>results!$H$65:$H$68</c:f>
              <c:numCache>
                <c:formatCode>0.0</c:formatCode>
                <c:ptCount val="4"/>
                <c:pt idx="0">
                  <c:v>37.530999999999999</c:v>
                </c:pt>
                <c:pt idx="1">
                  <c:v>37.503</c:v>
                </c:pt>
                <c:pt idx="2">
                  <c:v>20.091000000000001</c:v>
                </c:pt>
                <c:pt idx="3">
                  <c:v>20.114000000000001</c:v>
                </c:pt>
              </c:numCache>
            </c:numRef>
          </c:val>
          <c:extLst>
            <c:ext xmlns:c16="http://schemas.microsoft.com/office/drawing/2014/chart" uri="{C3380CC4-5D6E-409C-BE32-E72D297353CC}">
              <c16:uniqueId val="{00000006-723B-4FD2-AAD3-D7C5D3B28E12}"/>
            </c:ext>
          </c:extLst>
        </c:ser>
        <c:dLbls>
          <c:showLegendKey val="0"/>
          <c:showVal val="0"/>
          <c:showCatName val="0"/>
          <c:showSerName val="0"/>
          <c:showPercent val="0"/>
          <c:showBubbleSize val="0"/>
        </c:dLbls>
        <c:gapWidth val="219"/>
        <c:overlap val="-27"/>
        <c:axId val="260340608"/>
        <c:axId val="1961524800"/>
      </c:barChart>
      <c:catAx>
        <c:axId val="2603406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Agent und Angriff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61524800"/>
        <c:crosses val="autoZero"/>
        <c:auto val="1"/>
        <c:lblAlgn val="ctr"/>
        <c:lblOffset val="100"/>
        <c:noMultiLvlLbl val="0"/>
      </c:catAx>
      <c:valAx>
        <c:axId val="1961524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Belohnung pro Simulationsschritt</a:t>
                </a:r>
              </a:p>
            </c:rich>
          </c:tx>
          <c:layout>
            <c:manualLayout>
              <c:xMode val="edge"/>
              <c:yMode val="edge"/>
              <c:x val="3.1847133757961783E-2"/>
              <c:y val="0.1691290469676242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603406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66DE5CE-B0D0-4872-8530-9DE4F25E876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de-CH"/>
        </a:p>
      </dgm:t>
    </dgm:pt>
    <dgm:pt modelId="{EA94FFDF-1EBA-42F7-842F-BAB8018E50B3}">
      <dgm:prSet phldrT="[Text]" custT="1"/>
      <dgm:spPr>
        <a:solidFill>
          <a:schemeClr val="accent2">
            <a:lumMod val="60000"/>
            <a:lumOff val="40000"/>
          </a:schemeClr>
        </a:solidFill>
        <a:ln>
          <a:solidFill>
            <a:schemeClr val="accent2"/>
          </a:solidFill>
        </a:ln>
      </dgm:spPr>
      <dgm:t>
        <a:bodyPr/>
        <a:lstStyle/>
        <a:p>
          <a:r>
            <a:rPr lang="de-CH" sz="1000" b="1">
              <a:solidFill>
                <a:sysClr val="windowText" lastClr="000000"/>
              </a:solidFill>
            </a:rPr>
            <a:t>RL Agenten</a:t>
          </a:r>
        </a:p>
      </dgm:t>
    </dgm:pt>
    <dgm:pt modelId="{E1815E8A-401C-457E-B395-FFE5C4B020E8}" type="parTrans" cxnId="{7B05316F-EF88-4220-90B5-1604DB8DAE01}">
      <dgm:prSet/>
      <dgm:spPr/>
      <dgm:t>
        <a:bodyPr/>
        <a:lstStyle/>
        <a:p>
          <a:endParaRPr lang="de-CH"/>
        </a:p>
      </dgm:t>
    </dgm:pt>
    <dgm:pt modelId="{4B004526-5274-4F13-AFC9-4216FB02D4F6}" type="sibTrans" cxnId="{7B05316F-EF88-4220-90B5-1604DB8DAE01}">
      <dgm:prSet/>
      <dgm:spPr/>
      <dgm:t>
        <a:bodyPr/>
        <a:lstStyle/>
        <a:p>
          <a:endParaRPr lang="de-CH"/>
        </a:p>
      </dgm:t>
    </dgm:pt>
    <dgm:pt modelId="{5224752B-59F6-4262-82AC-FB937F4C061F}">
      <dgm:prSet phldrT="[Text]"/>
      <dgm:spPr>
        <a:solidFill>
          <a:schemeClr val="accent2">
            <a:lumMod val="60000"/>
            <a:lumOff val="40000"/>
          </a:schemeClr>
        </a:solidFill>
        <a:ln>
          <a:solidFill>
            <a:schemeClr val="accent2"/>
          </a:solidFill>
        </a:ln>
      </dgm:spPr>
      <dgm:t>
        <a:bodyPr/>
        <a:lstStyle/>
        <a:p>
          <a:r>
            <a:rPr lang="de-CH" b="1">
              <a:solidFill>
                <a:sysClr val="windowText" lastClr="000000"/>
              </a:solidFill>
            </a:rPr>
            <a:t>Model-Free RL</a:t>
          </a:r>
        </a:p>
      </dgm:t>
    </dgm:pt>
    <dgm:pt modelId="{6460C316-D5FA-4FAC-B257-6D2BA6E02A48}" type="parTrans" cxnId="{F13E7B4C-97CB-49FC-B885-25B0F2F88E7F}">
      <dgm:prSet/>
      <dgm:spPr>
        <a:ln>
          <a:solidFill>
            <a:schemeClr val="accent2"/>
          </a:solidFill>
        </a:ln>
      </dgm:spPr>
      <dgm:t>
        <a:bodyPr/>
        <a:lstStyle/>
        <a:p>
          <a:endParaRPr lang="de-CH"/>
        </a:p>
      </dgm:t>
    </dgm:pt>
    <dgm:pt modelId="{4B0175B6-775F-4193-832B-6FAE7D94A257}" type="sibTrans" cxnId="{F13E7B4C-97CB-49FC-B885-25B0F2F88E7F}">
      <dgm:prSet/>
      <dgm:spPr/>
      <dgm:t>
        <a:bodyPr/>
        <a:lstStyle/>
        <a:p>
          <a:endParaRPr lang="de-CH"/>
        </a:p>
      </dgm:t>
    </dgm:pt>
    <dgm:pt modelId="{86BBB63C-82F2-4787-BF28-C4FA8BB2293D}">
      <dgm:prSet phldrT="[Text]"/>
      <dgm:spPr>
        <a:solidFill>
          <a:schemeClr val="accent2">
            <a:lumMod val="60000"/>
            <a:lumOff val="40000"/>
          </a:schemeClr>
        </a:solidFill>
        <a:ln>
          <a:solidFill>
            <a:schemeClr val="accent2"/>
          </a:solidFill>
        </a:ln>
      </dgm:spPr>
      <dgm:t>
        <a:bodyPr/>
        <a:lstStyle/>
        <a:p>
          <a:r>
            <a:rPr lang="de-CH" b="1">
              <a:solidFill>
                <a:sysClr val="windowText" lastClr="000000"/>
              </a:solidFill>
            </a:rPr>
            <a:t>Model-Based RL</a:t>
          </a:r>
        </a:p>
      </dgm:t>
    </dgm:pt>
    <dgm:pt modelId="{D5A1E589-BCC2-440A-B7F5-FE3CF83CCAF2}" type="parTrans" cxnId="{1DCEDB27-642E-4066-8AF4-3944C57398E2}">
      <dgm:prSet/>
      <dgm:spPr>
        <a:ln>
          <a:solidFill>
            <a:schemeClr val="accent2"/>
          </a:solidFill>
        </a:ln>
      </dgm:spPr>
      <dgm:t>
        <a:bodyPr/>
        <a:lstStyle/>
        <a:p>
          <a:endParaRPr lang="de-CH"/>
        </a:p>
      </dgm:t>
    </dgm:pt>
    <dgm:pt modelId="{287A90B1-E4E8-4640-8611-FBB751FDF054}" type="sibTrans" cxnId="{1DCEDB27-642E-4066-8AF4-3944C57398E2}">
      <dgm:prSet/>
      <dgm:spPr/>
      <dgm:t>
        <a:bodyPr/>
        <a:lstStyle/>
        <a:p>
          <a:endParaRPr lang="de-CH"/>
        </a:p>
      </dgm:t>
    </dgm:pt>
    <dgm:pt modelId="{A4892A98-842F-48AD-BFBE-9DD4DD914231}">
      <dgm:prSet phldrT="[Text]"/>
      <dgm:spPr>
        <a:solidFill>
          <a:schemeClr val="accent4">
            <a:lumMod val="60000"/>
            <a:lumOff val="40000"/>
          </a:schemeClr>
        </a:solidFill>
        <a:ln>
          <a:solidFill>
            <a:schemeClr val="accent4"/>
          </a:solidFill>
        </a:ln>
      </dgm:spPr>
      <dgm:t>
        <a:bodyPr/>
        <a:lstStyle/>
        <a:p>
          <a:pPr>
            <a:buFont typeface="Courier New" panose="02070309020205020404" pitchFamily="49" charset="0"/>
            <a:buChar char="o"/>
          </a:pPr>
          <a:r>
            <a:rPr lang="de-CH" b="1">
              <a:solidFill>
                <a:sysClr val="windowText" lastClr="000000"/>
              </a:solidFill>
            </a:rPr>
            <a:t>Policy Optimization</a:t>
          </a:r>
        </a:p>
      </dgm:t>
    </dgm:pt>
    <dgm:pt modelId="{7AD313AF-7B94-403F-9C7F-9BA23B17490A}" type="parTrans" cxnId="{621FD6B6-4FF6-471A-8EA2-D5011E97AEF9}">
      <dgm:prSet/>
      <dgm:spPr>
        <a:ln>
          <a:solidFill>
            <a:schemeClr val="accent2"/>
          </a:solidFill>
        </a:ln>
      </dgm:spPr>
      <dgm:t>
        <a:bodyPr/>
        <a:lstStyle/>
        <a:p>
          <a:endParaRPr lang="de-CH"/>
        </a:p>
      </dgm:t>
    </dgm:pt>
    <dgm:pt modelId="{8997475F-BD46-47C6-8185-96A0EE86E957}" type="sibTrans" cxnId="{621FD6B6-4FF6-471A-8EA2-D5011E97AEF9}">
      <dgm:prSet/>
      <dgm:spPr/>
      <dgm:t>
        <a:bodyPr/>
        <a:lstStyle/>
        <a:p>
          <a:endParaRPr lang="de-CH"/>
        </a:p>
      </dgm:t>
    </dgm:pt>
    <dgm:pt modelId="{9AD57D12-A098-4E62-A28F-676F3A9FA7E0}">
      <dgm:prSet/>
      <dgm:spPr>
        <a:solidFill>
          <a:schemeClr val="accent6">
            <a:lumMod val="60000"/>
            <a:lumOff val="40000"/>
          </a:schemeClr>
        </a:solidFill>
        <a:ln>
          <a:solidFill>
            <a:schemeClr val="accent6"/>
          </a:solidFill>
        </a:ln>
      </dgm:spPr>
      <dgm:t>
        <a:bodyPr/>
        <a:lstStyle/>
        <a:p>
          <a:pPr>
            <a:buFont typeface="Wingdings" panose="05000000000000000000" pitchFamily="2" charset="2"/>
            <a:buChar char=""/>
          </a:pPr>
          <a:r>
            <a:rPr lang="de-CH">
              <a:solidFill>
                <a:sysClr val="windowText" lastClr="000000"/>
              </a:solidFill>
            </a:rPr>
            <a:t>A2C</a:t>
          </a:r>
        </a:p>
      </dgm:t>
    </dgm:pt>
    <dgm:pt modelId="{E2A17D6F-D93F-430A-99A3-A2AB40E25456}" type="parTrans" cxnId="{04636C51-2842-45FF-928D-6D710D8AC642}">
      <dgm:prSet/>
      <dgm:spPr>
        <a:ln>
          <a:solidFill>
            <a:schemeClr val="accent6"/>
          </a:solidFill>
        </a:ln>
      </dgm:spPr>
      <dgm:t>
        <a:bodyPr/>
        <a:lstStyle/>
        <a:p>
          <a:endParaRPr lang="de-CH"/>
        </a:p>
      </dgm:t>
    </dgm:pt>
    <dgm:pt modelId="{5465E4FC-D6C6-4EC2-800E-F861FA63FFB2}" type="sibTrans" cxnId="{04636C51-2842-45FF-928D-6D710D8AC642}">
      <dgm:prSet/>
      <dgm:spPr/>
      <dgm:t>
        <a:bodyPr/>
        <a:lstStyle/>
        <a:p>
          <a:endParaRPr lang="de-CH"/>
        </a:p>
      </dgm:t>
    </dgm:pt>
    <dgm:pt modelId="{8BEB7A16-EC7A-4AA8-B243-EDF7B169F71C}">
      <dgm:prSet/>
      <dgm:spPr>
        <a:solidFill>
          <a:schemeClr val="accent6">
            <a:lumMod val="60000"/>
            <a:lumOff val="40000"/>
          </a:schemeClr>
        </a:solidFill>
        <a:ln>
          <a:solidFill>
            <a:schemeClr val="accent6"/>
          </a:solidFill>
        </a:ln>
      </dgm:spPr>
      <dgm:t>
        <a:bodyPr/>
        <a:lstStyle/>
        <a:p>
          <a:pPr>
            <a:buFont typeface="Wingdings" panose="05000000000000000000" pitchFamily="2" charset="2"/>
            <a:buChar char=""/>
          </a:pPr>
          <a:r>
            <a:rPr lang="de-CH">
              <a:solidFill>
                <a:sysClr val="windowText" lastClr="000000"/>
              </a:solidFill>
            </a:rPr>
            <a:t>PPO</a:t>
          </a:r>
        </a:p>
      </dgm:t>
    </dgm:pt>
    <dgm:pt modelId="{496D6AFA-2F53-4AF7-AAA0-8AB6E41E2135}" type="parTrans" cxnId="{0C9DD4DC-56FA-4889-AB57-87073AB565EB}">
      <dgm:prSet/>
      <dgm:spPr>
        <a:ln>
          <a:solidFill>
            <a:schemeClr val="accent6"/>
          </a:solidFill>
        </a:ln>
      </dgm:spPr>
      <dgm:t>
        <a:bodyPr/>
        <a:lstStyle/>
        <a:p>
          <a:endParaRPr lang="de-CH"/>
        </a:p>
      </dgm:t>
    </dgm:pt>
    <dgm:pt modelId="{AC08E21B-3651-4A47-9C19-BAB688347CF8}" type="sibTrans" cxnId="{0C9DD4DC-56FA-4889-AB57-87073AB565EB}">
      <dgm:prSet/>
      <dgm:spPr/>
      <dgm:t>
        <a:bodyPr/>
        <a:lstStyle/>
        <a:p>
          <a:endParaRPr lang="de-CH"/>
        </a:p>
      </dgm:t>
    </dgm:pt>
    <dgm:pt modelId="{611E2D84-06AF-498B-80F4-93728AE22DE5}">
      <dgm:prSet/>
      <dgm:spPr>
        <a:solidFill>
          <a:schemeClr val="accent4">
            <a:lumMod val="60000"/>
            <a:lumOff val="40000"/>
          </a:schemeClr>
        </a:solidFill>
        <a:ln>
          <a:solidFill>
            <a:schemeClr val="accent4"/>
          </a:solidFill>
        </a:ln>
      </dgm:spPr>
      <dgm:t>
        <a:bodyPr/>
        <a:lstStyle/>
        <a:p>
          <a:pPr>
            <a:buFont typeface="Courier New" panose="02070309020205020404" pitchFamily="49" charset="0"/>
            <a:buChar char="o"/>
          </a:pPr>
          <a:r>
            <a:rPr lang="de-CH" b="1">
              <a:solidFill>
                <a:sysClr val="windowText" lastClr="000000"/>
              </a:solidFill>
            </a:rPr>
            <a:t>Q-Learning</a:t>
          </a:r>
        </a:p>
      </dgm:t>
    </dgm:pt>
    <dgm:pt modelId="{C03396AF-5B69-4526-984B-DA291F445B60}" type="parTrans" cxnId="{78B6D22B-E80B-46F8-BD5F-E84EDDFA8AB5}">
      <dgm:prSet/>
      <dgm:spPr>
        <a:ln>
          <a:solidFill>
            <a:schemeClr val="accent2"/>
          </a:solidFill>
        </a:ln>
      </dgm:spPr>
      <dgm:t>
        <a:bodyPr/>
        <a:lstStyle/>
        <a:p>
          <a:endParaRPr lang="de-CH"/>
        </a:p>
      </dgm:t>
    </dgm:pt>
    <dgm:pt modelId="{9A847E2E-F12D-42A2-8CD3-18D78F7A9AF2}" type="sibTrans" cxnId="{78B6D22B-E80B-46F8-BD5F-E84EDDFA8AB5}">
      <dgm:prSet/>
      <dgm:spPr/>
      <dgm:t>
        <a:bodyPr/>
        <a:lstStyle/>
        <a:p>
          <a:endParaRPr lang="de-CH"/>
        </a:p>
      </dgm:t>
    </dgm:pt>
    <dgm:pt modelId="{F893E861-19C0-41A5-BCB3-1F08CB5EC41A}">
      <dgm:prSet/>
      <dgm:spPr>
        <a:solidFill>
          <a:schemeClr val="accent6">
            <a:lumMod val="60000"/>
            <a:lumOff val="40000"/>
          </a:schemeClr>
        </a:solidFill>
        <a:ln>
          <a:solidFill>
            <a:schemeClr val="accent6"/>
          </a:solidFill>
        </a:ln>
      </dgm:spPr>
      <dgm:t>
        <a:bodyPr/>
        <a:lstStyle/>
        <a:p>
          <a:pPr>
            <a:buFont typeface="Wingdings" panose="05000000000000000000" pitchFamily="2" charset="2"/>
            <a:buChar char=""/>
          </a:pPr>
          <a:r>
            <a:rPr lang="de-CH">
              <a:solidFill>
                <a:sysClr val="windowText" lastClr="000000"/>
              </a:solidFill>
            </a:rPr>
            <a:t>DQN</a:t>
          </a:r>
        </a:p>
      </dgm:t>
    </dgm:pt>
    <dgm:pt modelId="{5AC8D303-CBEC-4463-9A00-2C5282346132}" type="parTrans" cxnId="{F0CA21C3-8612-4559-B5C3-DB29CEA52A78}">
      <dgm:prSet/>
      <dgm:spPr>
        <a:ln>
          <a:solidFill>
            <a:schemeClr val="accent6"/>
          </a:solidFill>
        </a:ln>
      </dgm:spPr>
      <dgm:t>
        <a:bodyPr/>
        <a:lstStyle/>
        <a:p>
          <a:endParaRPr lang="de-CH"/>
        </a:p>
      </dgm:t>
    </dgm:pt>
    <dgm:pt modelId="{6B3C46C1-1429-4A96-A055-C63A7B0E8E5E}" type="sibTrans" cxnId="{F0CA21C3-8612-4559-B5C3-DB29CEA52A78}">
      <dgm:prSet/>
      <dgm:spPr/>
      <dgm:t>
        <a:bodyPr/>
        <a:lstStyle/>
        <a:p>
          <a:endParaRPr lang="de-CH"/>
        </a:p>
      </dgm:t>
    </dgm:pt>
    <dgm:pt modelId="{66D436BD-777C-4FD9-BFBE-A962B8F96B74}">
      <dgm:prSet/>
      <dgm:spPr>
        <a:solidFill>
          <a:schemeClr val="accent6">
            <a:lumMod val="60000"/>
            <a:lumOff val="40000"/>
          </a:schemeClr>
        </a:solidFill>
        <a:ln>
          <a:solidFill>
            <a:schemeClr val="accent6"/>
          </a:solidFill>
        </a:ln>
      </dgm:spPr>
      <dgm:t>
        <a:bodyPr/>
        <a:lstStyle/>
        <a:p>
          <a:pPr>
            <a:buFont typeface="Wingdings" panose="05000000000000000000" pitchFamily="2" charset="2"/>
            <a:buChar char=""/>
          </a:pPr>
          <a:r>
            <a:rPr lang="de-CH">
              <a:solidFill>
                <a:sysClr val="windowText" lastClr="000000"/>
              </a:solidFill>
            </a:rPr>
            <a:t>HER</a:t>
          </a:r>
        </a:p>
      </dgm:t>
    </dgm:pt>
    <dgm:pt modelId="{B643DCBA-16DD-4A4C-8D25-00B56019BBCA}" type="parTrans" cxnId="{A3641C8A-3A20-47C4-856D-63262F9243D3}">
      <dgm:prSet/>
      <dgm:spPr>
        <a:ln>
          <a:solidFill>
            <a:schemeClr val="accent6"/>
          </a:solidFill>
        </a:ln>
      </dgm:spPr>
      <dgm:t>
        <a:bodyPr/>
        <a:lstStyle/>
        <a:p>
          <a:endParaRPr lang="de-CH"/>
        </a:p>
      </dgm:t>
    </dgm:pt>
    <dgm:pt modelId="{79453A53-4CA5-4AC2-8493-B1CC6FD71BE4}" type="sibTrans" cxnId="{A3641C8A-3A20-47C4-856D-63262F9243D3}">
      <dgm:prSet/>
      <dgm:spPr/>
      <dgm:t>
        <a:bodyPr/>
        <a:lstStyle/>
        <a:p>
          <a:endParaRPr lang="de-CH"/>
        </a:p>
      </dgm:t>
    </dgm:pt>
    <dgm:pt modelId="{8A026127-DE06-4692-9C91-880185B998EF}">
      <dgm:prSet/>
      <dgm:spPr>
        <a:solidFill>
          <a:schemeClr val="accent4">
            <a:lumMod val="60000"/>
            <a:lumOff val="40000"/>
          </a:schemeClr>
        </a:solidFill>
        <a:ln>
          <a:solidFill>
            <a:schemeClr val="accent4"/>
          </a:solidFill>
        </a:ln>
      </dgm:spPr>
      <dgm:t>
        <a:bodyPr/>
        <a:lstStyle/>
        <a:p>
          <a:pPr>
            <a:buFont typeface="Courier New" panose="02070309020205020404" pitchFamily="49" charset="0"/>
            <a:buChar char="o"/>
          </a:pPr>
          <a:r>
            <a:rPr lang="de-CH" b="1">
              <a:solidFill>
                <a:sysClr val="windowText" lastClr="000000"/>
              </a:solidFill>
            </a:rPr>
            <a:t>Hybrid</a:t>
          </a:r>
        </a:p>
      </dgm:t>
    </dgm:pt>
    <dgm:pt modelId="{9FFDAA67-DA84-4B27-A14B-BBE3A7546BAA}" type="parTrans" cxnId="{457C99D4-CBA2-4A24-8A02-BCB01CFBCD77}">
      <dgm:prSet/>
      <dgm:spPr>
        <a:ln>
          <a:solidFill>
            <a:schemeClr val="accent2"/>
          </a:solidFill>
        </a:ln>
      </dgm:spPr>
      <dgm:t>
        <a:bodyPr/>
        <a:lstStyle/>
        <a:p>
          <a:endParaRPr lang="de-CH"/>
        </a:p>
      </dgm:t>
    </dgm:pt>
    <dgm:pt modelId="{EA7C821E-8316-439B-9887-38413D32F323}" type="sibTrans" cxnId="{457C99D4-CBA2-4A24-8A02-BCB01CFBCD77}">
      <dgm:prSet/>
      <dgm:spPr/>
      <dgm:t>
        <a:bodyPr/>
        <a:lstStyle/>
        <a:p>
          <a:endParaRPr lang="de-CH"/>
        </a:p>
      </dgm:t>
    </dgm:pt>
    <dgm:pt modelId="{86DB9AA9-6C98-4E13-B17C-9AAD790F2D59}">
      <dgm:prSet/>
      <dgm:spPr>
        <a:solidFill>
          <a:schemeClr val="accent6">
            <a:lumMod val="60000"/>
            <a:lumOff val="40000"/>
          </a:schemeClr>
        </a:solidFill>
        <a:ln>
          <a:solidFill>
            <a:schemeClr val="accent6"/>
          </a:solidFill>
        </a:ln>
      </dgm:spPr>
      <dgm:t>
        <a:bodyPr/>
        <a:lstStyle/>
        <a:p>
          <a:pPr>
            <a:buFont typeface="Wingdings" panose="05000000000000000000" pitchFamily="2" charset="2"/>
            <a:buChar char=""/>
          </a:pPr>
          <a:r>
            <a:rPr lang="de-CH">
              <a:solidFill>
                <a:sysClr val="windowText" lastClr="000000"/>
              </a:solidFill>
            </a:rPr>
            <a:t>DDPG</a:t>
          </a:r>
        </a:p>
      </dgm:t>
    </dgm:pt>
    <dgm:pt modelId="{1EC5D14C-B59B-4BC2-B5E9-F0F126D3EB80}" type="parTrans" cxnId="{F5C80773-17BB-49D3-8FA5-8C5F53F9B98A}">
      <dgm:prSet/>
      <dgm:spPr>
        <a:ln>
          <a:solidFill>
            <a:schemeClr val="accent6"/>
          </a:solidFill>
        </a:ln>
      </dgm:spPr>
      <dgm:t>
        <a:bodyPr/>
        <a:lstStyle/>
        <a:p>
          <a:endParaRPr lang="de-CH"/>
        </a:p>
      </dgm:t>
    </dgm:pt>
    <dgm:pt modelId="{18AAC755-F598-43F2-B163-36D226C5B930}" type="sibTrans" cxnId="{F5C80773-17BB-49D3-8FA5-8C5F53F9B98A}">
      <dgm:prSet/>
      <dgm:spPr/>
      <dgm:t>
        <a:bodyPr/>
        <a:lstStyle/>
        <a:p>
          <a:endParaRPr lang="de-CH"/>
        </a:p>
      </dgm:t>
    </dgm:pt>
    <dgm:pt modelId="{1FEE0BC4-6291-4E93-A1A9-2BA29617C2CC}">
      <dgm:prSet/>
      <dgm:spPr>
        <a:solidFill>
          <a:schemeClr val="accent6">
            <a:lumMod val="60000"/>
            <a:lumOff val="40000"/>
          </a:schemeClr>
        </a:solidFill>
        <a:ln>
          <a:solidFill>
            <a:schemeClr val="accent6"/>
          </a:solidFill>
        </a:ln>
      </dgm:spPr>
      <dgm:t>
        <a:bodyPr/>
        <a:lstStyle/>
        <a:p>
          <a:pPr>
            <a:buFont typeface="Wingdings" panose="05000000000000000000" pitchFamily="2" charset="2"/>
            <a:buChar char=""/>
          </a:pPr>
          <a:r>
            <a:rPr lang="de-CH">
              <a:solidFill>
                <a:sysClr val="windowText" lastClr="000000"/>
              </a:solidFill>
            </a:rPr>
            <a:t>SAC</a:t>
          </a:r>
        </a:p>
      </dgm:t>
    </dgm:pt>
    <dgm:pt modelId="{E5B510E6-6BC4-4920-BB7A-45D2A4EF3151}" type="parTrans" cxnId="{9C311C7A-4A45-492C-843C-5FA90EE883F3}">
      <dgm:prSet/>
      <dgm:spPr>
        <a:ln>
          <a:solidFill>
            <a:schemeClr val="accent6"/>
          </a:solidFill>
        </a:ln>
      </dgm:spPr>
      <dgm:t>
        <a:bodyPr/>
        <a:lstStyle/>
        <a:p>
          <a:endParaRPr lang="de-CH"/>
        </a:p>
      </dgm:t>
    </dgm:pt>
    <dgm:pt modelId="{FBFF4967-3336-407B-81DD-7D5914D89649}" type="sibTrans" cxnId="{9C311C7A-4A45-492C-843C-5FA90EE883F3}">
      <dgm:prSet/>
      <dgm:spPr/>
      <dgm:t>
        <a:bodyPr/>
        <a:lstStyle/>
        <a:p>
          <a:endParaRPr lang="de-CH"/>
        </a:p>
      </dgm:t>
    </dgm:pt>
    <dgm:pt modelId="{D277D0BA-42FE-4F27-AFF6-52DD7735D29F}">
      <dgm:prSet/>
      <dgm:spPr>
        <a:solidFill>
          <a:schemeClr val="accent6">
            <a:lumMod val="60000"/>
            <a:lumOff val="40000"/>
          </a:schemeClr>
        </a:solidFill>
        <a:ln>
          <a:solidFill>
            <a:schemeClr val="accent6"/>
          </a:solidFill>
        </a:ln>
      </dgm:spPr>
      <dgm:t>
        <a:bodyPr/>
        <a:lstStyle/>
        <a:p>
          <a:pPr>
            <a:buFont typeface="Wingdings" panose="05000000000000000000" pitchFamily="2" charset="2"/>
            <a:buChar char=""/>
          </a:pPr>
          <a:r>
            <a:rPr lang="de-CH">
              <a:solidFill>
                <a:sysClr val="windowText" lastClr="000000"/>
              </a:solidFill>
            </a:rPr>
            <a:t>TD3</a:t>
          </a:r>
        </a:p>
      </dgm:t>
    </dgm:pt>
    <dgm:pt modelId="{BC7B16DF-83C3-438E-9736-2BA0E122EFC0}" type="parTrans" cxnId="{F9EA6922-8E2B-4175-9F28-3CAF41286458}">
      <dgm:prSet/>
      <dgm:spPr>
        <a:ln>
          <a:solidFill>
            <a:schemeClr val="accent6"/>
          </a:solidFill>
        </a:ln>
      </dgm:spPr>
      <dgm:t>
        <a:bodyPr/>
        <a:lstStyle/>
        <a:p>
          <a:endParaRPr lang="de-CH"/>
        </a:p>
      </dgm:t>
    </dgm:pt>
    <dgm:pt modelId="{97A4B391-E5BE-4028-B6C8-4D3A72FBB4A7}" type="sibTrans" cxnId="{F9EA6922-8E2B-4175-9F28-3CAF41286458}">
      <dgm:prSet/>
      <dgm:spPr/>
      <dgm:t>
        <a:bodyPr/>
        <a:lstStyle/>
        <a:p>
          <a:endParaRPr lang="de-CH"/>
        </a:p>
      </dgm:t>
    </dgm:pt>
    <dgm:pt modelId="{29F249BD-31AB-40AB-AA06-8DA7465772BC}">
      <dgm:prSet phldrT="[Text]"/>
      <dgm:spPr>
        <a:solidFill>
          <a:schemeClr val="accent6">
            <a:lumMod val="60000"/>
            <a:lumOff val="40000"/>
          </a:schemeClr>
        </a:solidFill>
        <a:ln>
          <a:solidFill>
            <a:schemeClr val="accent6"/>
          </a:solidFill>
        </a:ln>
      </dgm:spPr>
      <dgm:t>
        <a:bodyPr/>
        <a:lstStyle/>
        <a:p>
          <a:r>
            <a:rPr lang="de-CH" i="1">
              <a:solidFill>
                <a:sysClr val="windowText" lastClr="000000"/>
              </a:solidFill>
            </a:rPr>
            <a:t>keine Agenten von Stable Baselines</a:t>
          </a:r>
        </a:p>
      </dgm:t>
    </dgm:pt>
    <dgm:pt modelId="{A3679C4E-2210-4F6D-88D1-62A90A747DE9}" type="parTrans" cxnId="{0124B461-E3CA-446F-972C-55D965744AEB}">
      <dgm:prSet/>
      <dgm:spPr>
        <a:ln>
          <a:solidFill>
            <a:schemeClr val="accent6"/>
          </a:solidFill>
        </a:ln>
      </dgm:spPr>
      <dgm:t>
        <a:bodyPr/>
        <a:lstStyle/>
        <a:p>
          <a:endParaRPr lang="de-CH"/>
        </a:p>
      </dgm:t>
    </dgm:pt>
    <dgm:pt modelId="{CFD279E7-207A-4260-8173-D60A2A694AC7}" type="sibTrans" cxnId="{0124B461-E3CA-446F-972C-55D965744AEB}">
      <dgm:prSet/>
      <dgm:spPr/>
      <dgm:t>
        <a:bodyPr/>
        <a:lstStyle/>
        <a:p>
          <a:endParaRPr lang="de-CH"/>
        </a:p>
      </dgm:t>
    </dgm:pt>
    <dgm:pt modelId="{C1E901E9-AC66-4C7C-A2A2-D2642E7A8A3C}" type="pres">
      <dgm:prSet presAssocID="{866DE5CE-B0D0-4872-8530-9DE4F25E8768}" presName="hierChild1" presStyleCnt="0">
        <dgm:presLayoutVars>
          <dgm:orgChart val="1"/>
          <dgm:chPref val="1"/>
          <dgm:dir/>
          <dgm:animOne val="branch"/>
          <dgm:animLvl val="lvl"/>
          <dgm:resizeHandles/>
        </dgm:presLayoutVars>
      </dgm:prSet>
      <dgm:spPr/>
    </dgm:pt>
    <dgm:pt modelId="{25FEAECE-41A7-4BAE-B3B1-E143285FC364}" type="pres">
      <dgm:prSet presAssocID="{EA94FFDF-1EBA-42F7-842F-BAB8018E50B3}" presName="hierRoot1" presStyleCnt="0">
        <dgm:presLayoutVars>
          <dgm:hierBranch val="init"/>
        </dgm:presLayoutVars>
      </dgm:prSet>
      <dgm:spPr/>
    </dgm:pt>
    <dgm:pt modelId="{6470E1FA-374B-47C1-921E-DBDB5FFC6954}" type="pres">
      <dgm:prSet presAssocID="{EA94FFDF-1EBA-42F7-842F-BAB8018E50B3}" presName="rootComposite1" presStyleCnt="0"/>
      <dgm:spPr/>
    </dgm:pt>
    <dgm:pt modelId="{F5BF9345-2876-426A-A8E7-5F36EA81D98E}" type="pres">
      <dgm:prSet presAssocID="{EA94FFDF-1EBA-42F7-842F-BAB8018E50B3}" presName="rootText1" presStyleLbl="node0" presStyleIdx="0" presStyleCnt="1">
        <dgm:presLayoutVars>
          <dgm:chPref val="3"/>
        </dgm:presLayoutVars>
      </dgm:prSet>
      <dgm:spPr/>
    </dgm:pt>
    <dgm:pt modelId="{32C9D6BE-1F7C-483C-870A-77FEC8211F7E}" type="pres">
      <dgm:prSet presAssocID="{EA94FFDF-1EBA-42F7-842F-BAB8018E50B3}" presName="rootConnector1" presStyleLbl="node1" presStyleIdx="0" presStyleCnt="0"/>
      <dgm:spPr/>
    </dgm:pt>
    <dgm:pt modelId="{1318DC73-C4D0-45A6-922B-8EABEBC8B266}" type="pres">
      <dgm:prSet presAssocID="{EA94FFDF-1EBA-42F7-842F-BAB8018E50B3}" presName="hierChild2" presStyleCnt="0"/>
      <dgm:spPr/>
    </dgm:pt>
    <dgm:pt modelId="{106B11D6-CCA7-4A13-B7A4-7FABE7C757E5}" type="pres">
      <dgm:prSet presAssocID="{6460C316-D5FA-4FAC-B257-6D2BA6E02A48}" presName="Name37" presStyleLbl="parChTrans1D2" presStyleIdx="0" presStyleCnt="2"/>
      <dgm:spPr/>
    </dgm:pt>
    <dgm:pt modelId="{CDC7F271-8F3A-4A89-9A29-78D5A510FE07}" type="pres">
      <dgm:prSet presAssocID="{5224752B-59F6-4262-82AC-FB937F4C061F}" presName="hierRoot2" presStyleCnt="0">
        <dgm:presLayoutVars>
          <dgm:hierBranch val="init"/>
        </dgm:presLayoutVars>
      </dgm:prSet>
      <dgm:spPr/>
    </dgm:pt>
    <dgm:pt modelId="{D8BD9983-38BE-4A44-85DD-4FA7E0ED6D11}" type="pres">
      <dgm:prSet presAssocID="{5224752B-59F6-4262-82AC-FB937F4C061F}" presName="rootComposite" presStyleCnt="0"/>
      <dgm:spPr/>
    </dgm:pt>
    <dgm:pt modelId="{03B817C0-70F8-4019-A4AC-E526F36F1218}" type="pres">
      <dgm:prSet presAssocID="{5224752B-59F6-4262-82AC-FB937F4C061F}" presName="rootText" presStyleLbl="node2" presStyleIdx="0" presStyleCnt="2">
        <dgm:presLayoutVars>
          <dgm:chPref val="3"/>
        </dgm:presLayoutVars>
      </dgm:prSet>
      <dgm:spPr/>
    </dgm:pt>
    <dgm:pt modelId="{75B53F14-3665-4DB2-815C-44C0FBB3662B}" type="pres">
      <dgm:prSet presAssocID="{5224752B-59F6-4262-82AC-FB937F4C061F}" presName="rootConnector" presStyleLbl="node2" presStyleIdx="0" presStyleCnt="2"/>
      <dgm:spPr/>
    </dgm:pt>
    <dgm:pt modelId="{8F34529C-F41E-4DCA-A70E-61BF0376A5BC}" type="pres">
      <dgm:prSet presAssocID="{5224752B-59F6-4262-82AC-FB937F4C061F}" presName="hierChild4" presStyleCnt="0"/>
      <dgm:spPr/>
    </dgm:pt>
    <dgm:pt modelId="{2467D179-719D-4977-A0E0-E69E47ACCE94}" type="pres">
      <dgm:prSet presAssocID="{7AD313AF-7B94-403F-9C7F-9BA23B17490A}" presName="Name37" presStyleLbl="parChTrans1D3" presStyleIdx="0" presStyleCnt="4"/>
      <dgm:spPr/>
    </dgm:pt>
    <dgm:pt modelId="{BA82BFFF-878C-42A3-8F28-DB59DA2197E9}" type="pres">
      <dgm:prSet presAssocID="{A4892A98-842F-48AD-BFBE-9DD4DD914231}" presName="hierRoot2" presStyleCnt="0">
        <dgm:presLayoutVars>
          <dgm:hierBranch val="init"/>
        </dgm:presLayoutVars>
      </dgm:prSet>
      <dgm:spPr/>
    </dgm:pt>
    <dgm:pt modelId="{8352445D-FCC0-4941-AEA8-4FF71377CCB3}" type="pres">
      <dgm:prSet presAssocID="{A4892A98-842F-48AD-BFBE-9DD4DD914231}" presName="rootComposite" presStyleCnt="0"/>
      <dgm:spPr/>
    </dgm:pt>
    <dgm:pt modelId="{A709FED6-C496-42A5-913C-1675E198E186}" type="pres">
      <dgm:prSet presAssocID="{A4892A98-842F-48AD-BFBE-9DD4DD914231}" presName="rootText" presStyleLbl="node3" presStyleIdx="0" presStyleCnt="4">
        <dgm:presLayoutVars>
          <dgm:chPref val="3"/>
        </dgm:presLayoutVars>
      </dgm:prSet>
      <dgm:spPr/>
    </dgm:pt>
    <dgm:pt modelId="{A8313EB3-F04B-4796-A19B-B673BBD4FE35}" type="pres">
      <dgm:prSet presAssocID="{A4892A98-842F-48AD-BFBE-9DD4DD914231}" presName="rootConnector" presStyleLbl="node3" presStyleIdx="0" presStyleCnt="4"/>
      <dgm:spPr/>
    </dgm:pt>
    <dgm:pt modelId="{117E5124-0B89-4A4A-9AFC-84050790B700}" type="pres">
      <dgm:prSet presAssocID="{A4892A98-842F-48AD-BFBE-9DD4DD914231}" presName="hierChild4" presStyleCnt="0"/>
      <dgm:spPr/>
    </dgm:pt>
    <dgm:pt modelId="{178F4EAD-9225-41B5-8A8A-7966952AF93A}" type="pres">
      <dgm:prSet presAssocID="{E2A17D6F-D93F-430A-99A3-A2AB40E25456}" presName="Name37" presStyleLbl="parChTrans1D4" presStyleIdx="0" presStyleCnt="7"/>
      <dgm:spPr/>
    </dgm:pt>
    <dgm:pt modelId="{5979729B-4F58-4F10-B739-A95B2FBBBA53}" type="pres">
      <dgm:prSet presAssocID="{9AD57D12-A098-4E62-A28F-676F3A9FA7E0}" presName="hierRoot2" presStyleCnt="0">
        <dgm:presLayoutVars>
          <dgm:hierBranch val="init"/>
        </dgm:presLayoutVars>
      </dgm:prSet>
      <dgm:spPr/>
    </dgm:pt>
    <dgm:pt modelId="{B1AE081F-23D0-46F1-84F1-1BB84E0D5A89}" type="pres">
      <dgm:prSet presAssocID="{9AD57D12-A098-4E62-A28F-676F3A9FA7E0}" presName="rootComposite" presStyleCnt="0"/>
      <dgm:spPr/>
    </dgm:pt>
    <dgm:pt modelId="{57C19D82-B627-4F7D-8536-EC1AB353BBE3}" type="pres">
      <dgm:prSet presAssocID="{9AD57D12-A098-4E62-A28F-676F3A9FA7E0}" presName="rootText" presStyleLbl="node4" presStyleIdx="0" presStyleCnt="7">
        <dgm:presLayoutVars>
          <dgm:chPref val="3"/>
        </dgm:presLayoutVars>
      </dgm:prSet>
      <dgm:spPr/>
    </dgm:pt>
    <dgm:pt modelId="{4FB35842-94DC-40D1-96FD-31DA2E5D47AA}" type="pres">
      <dgm:prSet presAssocID="{9AD57D12-A098-4E62-A28F-676F3A9FA7E0}" presName="rootConnector" presStyleLbl="node4" presStyleIdx="0" presStyleCnt="7"/>
      <dgm:spPr/>
    </dgm:pt>
    <dgm:pt modelId="{3C19E757-792C-4638-852D-792F4CD86E83}" type="pres">
      <dgm:prSet presAssocID="{9AD57D12-A098-4E62-A28F-676F3A9FA7E0}" presName="hierChild4" presStyleCnt="0"/>
      <dgm:spPr/>
    </dgm:pt>
    <dgm:pt modelId="{C20EA2D6-261D-4B40-A877-B60CA4A73B35}" type="pres">
      <dgm:prSet presAssocID="{9AD57D12-A098-4E62-A28F-676F3A9FA7E0}" presName="hierChild5" presStyleCnt="0"/>
      <dgm:spPr/>
    </dgm:pt>
    <dgm:pt modelId="{D0441008-C4A5-45A9-88BB-11D17E41446F}" type="pres">
      <dgm:prSet presAssocID="{496D6AFA-2F53-4AF7-AAA0-8AB6E41E2135}" presName="Name37" presStyleLbl="parChTrans1D4" presStyleIdx="1" presStyleCnt="7"/>
      <dgm:spPr/>
    </dgm:pt>
    <dgm:pt modelId="{5B2C2668-D620-4CB6-BDE2-C73F102FBA6D}" type="pres">
      <dgm:prSet presAssocID="{8BEB7A16-EC7A-4AA8-B243-EDF7B169F71C}" presName="hierRoot2" presStyleCnt="0">
        <dgm:presLayoutVars>
          <dgm:hierBranch val="init"/>
        </dgm:presLayoutVars>
      </dgm:prSet>
      <dgm:spPr/>
    </dgm:pt>
    <dgm:pt modelId="{7BA50ACE-F74B-4994-B1D1-C7F2302194F3}" type="pres">
      <dgm:prSet presAssocID="{8BEB7A16-EC7A-4AA8-B243-EDF7B169F71C}" presName="rootComposite" presStyleCnt="0"/>
      <dgm:spPr/>
    </dgm:pt>
    <dgm:pt modelId="{C791DAFC-C6B3-43F2-A90E-B4B4CB9784AC}" type="pres">
      <dgm:prSet presAssocID="{8BEB7A16-EC7A-4AA8-B243-EDF7B169F71C}" presName="rootText" presStyleLbl="node4" presStyleIdx="1" presStyleCnt="7">
        <dgm:presLayoutVars>
          <dgm:chPref val="3"/>
        </dgm:presLayoutVars>
      </dgm:prSet>
      <dgm:spPr/>
    </dgm:pt>
    <dgm:pt modelId="{F4C0FC60-9924-47F3-BC80-9508867DE397}" type="pres">
      <dgm:prSet presAssocID="{8BEB7A16-EC7A-4AA8-B243-EDF7B169F71C}" presName="rootConnector" presStyleLbl="node4" presStyleIdx="1" presStyleCnt="7"/>
      <dgm:spPr/>
    </dgm:pt>
    <dgm:pt modelId="{490C1E67-3620-4469-828A-58399ED6772F}" type="pres">
      <dgm:prSet presAssocID="{8BEB7A16-EC7A-4AA8-B243-EDF7B169F71C}" presName="hierChild4" presStyleCnt="0"/>
      <dgm:spPr/>
    </dgm:pt>
    <dgm:pt modelId="{156B4837-F663-45C3-BA81-522838F84944}" type="pres">
      <dgm:prSet presAssocID="{8BEB7A16-EC7A-4AA8-B243-EDF7B169F71C}" presName="hierChild5" presStyleCnt="0"/>
      <dgm:spPr/>
    </dgm:pt>
    <dgm:pt modelId="{E2946907-6640-479A-97B3-2F12E8DB507B}" type="pres">
      <dgm:prSet presAssocID="{A4892A98-842F-48AD-BFBE-9DD4DD914231}" presName="hierChild5" presStyleCnt="0"/>
      <dgm:spPr/>
    </dgm:pt>
    <dgm:pt modelId="{57DAC0BC-3B0C-4A04-A237-48F174359929}" type="pres">
      <dgm:prSet presAssocID="{C03396AF-5B69-4526-984B-DA291F445B60}" presName="Name37" presStyleLbl="parChTrans1D3" presStyleIdx="1" presStyleCnt="4"/>
      <dgm:spPr/>
    </dgm:pt>
    <dgm:pt modelId="{C55186EE-5AB0-4846-8246-DF1885C21AFF}" type="pres">
      <dgm:prSet presAssocID="{611E2D84-06AF-498B-80F4-93728AE22DE5}" presName="hierRoot2" presStyleCnt="0">
        <dgm:presLayoutVars>
          <dgm:hierBranch val="init"/>
        </dgm:presLayoutVars>
      </dgm:prSet>
      <dgm:spPr/>
    </dgm:pt>
    <dgm:pt modelId="{F8B2CCFF-D485-4B7E-B762-88B7DF2C9361}" type="pres">
      <dgm:prSet presAssocID="{611E2D84-06AF-498B-80F4-93728AE22DE5}" presName="rootComposite" presStyleCnt="0"/>
      <dgm:spPr/>
    </dgm:pt>
    <dgm:pt modelId="{719E0730-B9C6-4893-B5F6-935D76957227}" type="pres">
      <dgm:prSet presAssocID="{611E2D84-06AF-498B-80F4-93728AE22DE5}" presName="rootText" presStyleLbl="node3" presStyleIdx="1" presStyleCnt="4">
        <dgm:presLayoutVars>
          <dgm:chPref val="3"/>
        </dgm:presLayoutVars>
      </dgm:prSet>
      <dgm:spPr/>
    </dgm:pt>
    <dgm:pt modelId="{115AFBB7-9D8E-4393-85EB-101F9B2F311C}" type="pres">
      <dgm:prSet presAssocID="{611E2D84-06AF-498B-80F4-93728AE22DE5}" presName="rootConnector" presStyleLbl="node3" presStyleIdx="1" presStyleCnt="4"/>
      <dgm:spPr/>
    </dgm:pt>
    <dgm:pt modelId="{1E75792F-F61C-4298-85D4-FD24846C3BE1}" type="pres">
      <dgm:prSet presAssocID="{611E2D84-06AF-498B-80F4-93728AE22DE5}" presName="hierChild4" presStyleCnt="0"/>
      <dgm:spPr/>
    </dgm:pt>
    <dgm:pt modelId="{57DEC1E2-B085-4C4E-9137-6FFAC76E3ECC}" type="pres">
      <dgm:prSet presAssocID="{5AC8D303-CBEC-4463-9A00-2C5282346132}" presName="Name37" presStyleLbl="parChTrans1D4" presStyleIdx="2" presStyleCnt="7"/>
      <dgm:spPr/>
    </dgm:pt>
    <dgm:pt modelId="{19BF7CA6-9D52-4950-B614-9CA4F3F3D22E}" type="pres">
      <dgm:prSet presAssocID="{F893E861-19C0-41A5-BCB3-1F08CB5EC41A}" presName="hierRoot2" presStyleCnt="0">
        <dgm:presLayoutVars>
          <dgm:hierBranch val="init"/>
        </dgm:presLayoutVars>
      </dgm:prSet>
      <dgm:spPr/>
    </dgm:pt>
    <dgm:pt modelId="{72B294BF-8443-4731-ABF8-FCA01B9681C2}" type="pres">
      <dgm:prSet presAssocID="{F893E861-19C0-41A5-BCB3-1F08CB5EC41A}" presName="rootComposite" presStyleCnt="0"/>
      <dgm:spPr/>
    </dgm:pt>
    <dgm:pt modelId="{AD136118-E1DD-4D49-A117-CA138F4F978A}" type="pres">
      <dgm:prSet presAssocID="{F893E861-19C0-41A5-BCB3-1F08CB5EC41A}" presName="rootText" presStyleLbl="node4" presStyleIdx="2" presStyleCnt="7">
        <dgm:presLayoutVars>
          <dgm:chPref val="3"/>
        </dgm:presLayoutVars>
      </dgm:prSet>
      <dgm:spPr/>
    </dgm:pt>
    <dgm:pt modelId="{34F880DD-96C5-441F-AC05-D7245C6DD4B7}" type="pres">
      <dgm:prSet presAssocID="{F893E861-19C0-41A5-BCB3-1F08CB5EC41A}" presName="rootConnector" presStyleLbl="node4" presStyleIdx="2" presStyleCnt="7"/>
      <dgm:spPr/>
    </dgm:pt>
    <dgm:pt modelId="{FE283430-490F-4B17-8DE1-49F4672C37B1}" type="pres">
      <dgm:prSet presAssocID="{F893E861-19C0-41A5-BCB3-1F08CB5EC41A}" presName="hierChild4" presStyleCnt="0"/>
      <dgm:spPr/>
    </dgm:pt>
    <dgm:pt modelId="{CF1DC765-2F5A-4EC0-92A1-707194F64DB7}" type="pres">
      <dgm:prSet presAssocID="{F893E861-19C0-41A5-BCB3-1F08CB5EC41A}" presName="hierChild5" presStyleCnt="0"/>
      <dgm:spPr/>
    </dgm:pt>
    <dgm:pt modelId="{E0B3B88B-A2FA-469A-85D5-5E06863DB1B2}" type="pres">
      <dgm:prSet presAssocID="{B643DCBA-16DD-4A4C-8D25-00B56019BBCA}" presName="Name37" presStyleLbl="parChTrans1D4" presStyleIdx="3" presStyleCnt="7"/>
      <dgm:spPr/>
    </dgm:pt>
    <dgm:pt modelId="{87AD3A10-D467-4298-8F89-753BC49BF577}" type="pres">
      <dgm:prSet presAssocID="{66D436BD-777C-4FD9-BFBE-A962B8F96B74}" presName="hierRoot2" presStyleCnt="0">
        <dgm:presLayoutVars>
          <dgm:hierBranch val="init"/>
        </dgm:presLayoutVars>
      </dgm:prSet>
      <dgm:spPr/>
    </dgm:pt>
    <dgm:pt modelId="{6F89C2DC-69A1-402E-B1EF-2F29E8B85CFD}" type="pres">
      <dgm:prSet presAssocID="{66D436BD-777C-4FD9-BFBE-A962B8F96B74}" presName="rootComposite" presStyleCnt="0"/>
      <dgm:spPr/>
    </dgm:pt>
    <dgm:pt modelId="{89EC1801-28B1-49D1-B8F2-2D26851D1798}" type="pres">
      <dgm:prSet presAssocID="{66D436BD-777C-4FD9-BFBE-A962B8F96B74}" presName="rootText" presStyleLbl="node4" presStyleIdx="3" presStyleCnt="7">
        <dgm:presLayoutVars>
          <dgm:chPref val="3"/>
        </dgm:presLayoutVars>
      </dgm:prSet>
      <dgm:spPr/>
    </dgm:pt>
    <dgm:pt modelId="{B3EAE154-B044-434E-A6EB-DC1EFEE8C61B}" type="pres">
      <dgm:prSet presAssocID="{66D436BD-777C-4FD9-BFBE-A962B8F96B74}" presName="rootConnector" presStyleLbl="node4" presStyleIdx="3" presStyleCnt="7"/>
      <dgm:spPr/>
    </dgm:pt>
    <dgm:pt modelId="{4784B9AE-1965-4497-AE00-2114A02CD521}" type="pres">
      <dgm:prSet presAssocID="{66D436BD-777C-4FD9-BFBE-A962B8F96B74}" presName="hierChild4" presStyleCnt="0"/>
      <dgm:spPr/>
    </dgm:pt>
    <dgm:pt modelId="{6AD7874B-E135-4CCF-B4E8-E8361F0758E4}" type="pres">
      <dgm:prSet presAssocID="{66D436BD-777C-4FD9-BFBE-A962B8F96B74}" presName="hierChild5" presStyleCnt="0"/>
      <dgm:spPr/>
    </dgm:pt>
    <dgm:pt modelId="{7BAE4E27-1083-4CE4-9FEB-8EFD9563FED3}" type="pres">
      <dgm:prSet presAssocID="{611E2D84-06AF-498B-80F4-93728AE22DE5}" presName="hierChild5" presStyleCnt="0"/>
      <dgm:spPr/>
    </dgm:pt>
    <dgm:pt modelId="{D4AF7851-E950-4136-8666-7CF25E919B09}" type="pres">
      <dgm:prSet presAssocID="{9FFDAA67-DA84-4B27-A14B-BBE3A7546BAA}" presName="Name37" presStyleLbl="parChTrans1D3" presStyleIdx="2" presStyleCnt="4"/>
      <dgm:spPr/>
    </dgm:pt>
    <dgm:pt modelId="{2BB4607B-3FF1-4F7F-A8C6-B4A8F2EBEA50}" type="pres">
      <dgm:prSet presAssocID="{8A026127-DE06-4692-9C91-880185B998EF}" presName="hierRoot2" presStyleCnt="0">
        <dgm:presLayoutVars>
          <dgm:hierBranch val="init"/>
        </dgm:presLayoutVars>
      </dgm:prSet>
      <dgm:spPr/>
    </dgm:pt>
    <dgm:pt modelId="{0BBDCAE2-A213-493B-B98C-ECF56880F49A}" type="pres">
      <dgm:prSet presAssocID="{8A026127-DE06-4692-9C91-880185B998EF}" presName="rootComposite" presStyleCnt="0"/>
      <dgm:spPr/>
    </dgm:pt>
    <dgm:pt modelId="{F67D1F45-20FB-4925-A095-9839F90468C9}" type="pres">
      <dgm:prSet presAssocID="{8A026127-DE06-4692-9C91-880185B998EF}" presName="rootText" presStyleLbl="node3" presStyleIdx="2" presStyleCnt="4">
        <dgm:presLayoutVars>
          <dgm:chPref val="3"/>
        </dgm:presLayoutVars>
      </dgm:prSet>
      <dgm:spPr/>
    </dgm:pt>
    <dgm:pt modelId="{50B92A29-E6AB-4D93-A5AB-D283301707C9}" type="pres">
      <dgm:prSet presAssocID="{8A026127-DE06-4692-9C91-880185B998EF}" presName="rootConnector" presStyleLbl="node3" presStyleIdx="2" presStyleCnt="4"/>
      <dgm:spPr/>
    </dgm:pt>
    <dgm:pt modelId="{EA761D1E-C66A-4A7B-8116-9B30EE46B482}" type="pres">
      <dgm:prSet presAssocID="{8A026127-DE06-4692-9C91-880185B998EF}" presName="hierChild4" presStyleCnt="0"/>
      <dgm:spPr/>
    </dgm:pt>
    <dgm:pt modelId="{B4029B12-43B8-4214-AFAD-681E47BFC2CC}" type="pres">
      <dgm:prSet presAssocID="{1EC5D14C-B59B-4BC2-B5E9-F0F126D3EB80}" presName="Name37" presStyleLbl="parChTrans1D4" presStyleIdx="4" presStyleCnt="7"/>
      <dgm:spPr/>
    </dgm:pt>
    <dgm:pt modelId="{95B3285F-DF86-4531-8582-C6BD826CBDEA}" type="pres">
      <dgm:prSet presAssocID="{86DB9AA9-6C98-4E13-B17C-9AAD790F2D59}" presName="hierRoot2" presStyleCnt="0">
        <dgm:presLayoutVars>
          <dgm:hierBranch val="init"/>
        </dgm:presLayoutVars>
      </dgm:prSet>
      <dgm:spPr/>
    </dgm:pt>
    <dgm:pt modelId="{C937C346-9E85-4285-9F56-7233A68E821E}" type="pres">
      <dgm:prSet presAssocID="{86DB9AA9-6C98-4E13-B17C-9AAD790F2D59}" presName="rootComposite" presStyleCnt="0"/>
      <dgm:spPr/>
    </dgm:pt>
    <dgm:pt modelId="{292A1B0D-8358-42E9-AE8B-83683B31AD16}" type="pres">
      <dgm:prSet presAssocID="{86DB9AA9-6C98-4E13-B17C-9AAD790F2D59}" presName="rootText" presStyleLbl="node4" presStyleIdx="4" presStyleCnt="7">
        <dgm:presLayoutVars>
          <dgm:chPref val="3"/>
        </dgm:presLayoutVars>
      </dgm:prSet>
      <dgm:spPr/>
    </dgm:pt>
    <dgm:pt modelId="{CCAFF150-630F-407A-AE4E-E7F0D6392FAF}" type="pres">
      <dgm:prSet presAssocID="{86DB9AA9-6C98-4E13-B17C-9AAD790F2D59}" presName="rootConnector" presStyleLbl="node4" presStyleIdx="4" presStyleCnt="7"/>
      <dgm:spPr/>
    </dgm:pt>
    <dgm:pt modelId="{189B83D0-179D-466A-AAA5-FD1F27403EDF}" type="pres">
      <dgm:prSet presAssocID="{86DB9AA9-6C98-4E13-B17C-9AAD790F2D59}" presName="hierChild4" presStyleCnt="0"/>
      <dgm:spPr/>
    </dgm:pt>
    <dgm:pt modelId="{1FAF61B4-7AE5-488C-B3E7-55B798272855}" type="pres">
      <dgm:prSet presAssocID="{86DB9AA9-6C98-4E13-B17C-9AAD790F2D59}" presName="hierChild5" presStyleCnt="0"/>
      <dgm:spPr/>
    </dgm:pt>
    <dgm:pt modelId="{72627D2C-CF5F-4B92-9D57-63DA3972E86E}" type="pres">
      <dgm:prSet presAssocID="{E5B510E6-6BC4-4920-BB7A-45D2A4EF3151}" presName="Name37" presStyleLbl="parChTrans1D4" presStyleIdx="5" presStyleCnt="7"/>
      <dgm:spPr/>
    </dgm:pt>
    <dgm:pt modelId="{7B995A1A-B9C9-4FBE-94F6-FACBCEEF4F7D}" type="pres">
      <dgm:prSet presAssocID="{1FEE0BC4-6291-4E93-A1A9-2BA29617C2CC}" presName="hierRoot2" presStyleCnt="0">
        <dgm:presLayoutVars>
          <dgm:hierBranch val="init"/>
        </dgm:presLayoutVars>
      </dgm:prSet>
      <dgm:spPr/>
    </dgm:pt>
    <dgm:pt modelId="{5F6B82F1-06F8-4D4D-8112-A3397AB5D419}" type="pres">
      <dgm:prSet presAssocID="{1FEE0BC4-6291-4E93-A1A9-2BA29617C2CC}" presName="rootComposite" presStyleCnt="0"/>
      <dgm:spPr/>
    </dgm:pt>
    <dgm:pt modelId="{F7D8D5A0-4BA8-41D8-84CF-264905004655}" type="pres">
      <dgm:prSet presAssocID="{1FEE0BC4-6291-4E93-A1A9-2BA29617C2CC}" presName="rootText" presStyleLbl="node4" presStyleIdx="5" presStyleCnt="7">
        <dgm:presLayoutVars>
          <dgm:chPref val="3"/>
        </dgm:presLayoutVars>
      </dgm:prSet>
      <dgm:spPr/>
    </dgm:pt>
    <dgm:pt modelId="{97B741FA-CD29-4D16-98DB-9443788BED34}" type="pres">
      <dgm:prSet presAssocID="{1FEE0BC4-6291-4E93-A1A9-2BA29617C2CC}" presName="rootConnector" presStyleLbl="node4" presStyleIdx="5" presStyleCnt="7"/>
      <dgm:spPr/>
    </dgm:pt>
    <dgm:pt modelId="{9C7F833D-E45A-43D1-8AED-0240C5335E36}" type="pres">
      <dgm:prSet presAssocID="{1FEE0BC4-6291-4E93-A1A9-2BA29617C2CC}" presName="hierChild4" presStyleCnt="0"/>
      <dgm:spPr/>
    </dgm:pt>
    <dgm:pt modelId="{FBD06E5C-BD36-427B-97B4-567D8784E923}" type="pres">
      <dgm:prSet presAssocID="{1FEE0BC4-6291-4E93-A1A9-2BA29617C2CC}" presName="hierChild5" presStyleCnt="0"/>
      <dgm:spPr/>
    </dgm:pt>
    <dgm:pt modelId="{07C2BA15-E7A6-400F-8E8E-09F506D3E532}" type="pres">
      <dgm:prSet presAssocID="{BC7B16DF-83C3-438E-9736-2BA0E122EFC0}" presName="Name37" presStyleLbl="parChTrans1D4" presStyleIdx="6" presStyleCnt="7"/>
      <dgm:spPr/>
    </dgm:pt>
    <dgm:pt modelId="{E35B8FA2-4F9F-4072-A93F-1CBF4783228C}" type="pres">
      <dgm:prSet presAssocID="{D277D0BA-42FE-4F27-AFF6-52DD7735D29F}" presName="hierRoot2" presStyleCnt="0">
        <dgm:presLayoutVars>
          <dgm:hierBranch val="init"/>
        </dgm:presLayoutVars>
      </dgm:prSet>
      <dgm:spPr/>
    </dgm:pt>
    <dgm:pt modelId="{55DF897A-61F6-443F-9C6F-9B7B42276651}" type="pres">
      <dgm:prSet presAssocID="{D277D0BA-42FE-4F27-AFF6-52DD7735D29F}" presName="rootComposite" presStyleCnt="0"/>
      <dgm:spPr/>
    </dgm:pt>
    <dgm:pt modelId="{3D2D273D-FE4C-47AA-B5B9-120DFD7F03BE}" type="pres">
      <dgm:prSet presAssocID="{D277D0BA-42FE-4F27-AFF6-52DD7735D29F}" presName="rootText" presStyleLbl="node4" presStyleIdx="6" presStyleCnt="7">
        <dgm:presLayoutVars>
          <dgm:chPref val="3"/>
        </dgm:presLayoutVars>
      </dgm:prSet>
      <dgm:spPr/>
    </dgm:pt>
    <dgm:pt modelId="{13848BA7-D700-4EBC-A385-3694376F8B76}" type="pres">
      <dgm:prSet presAssocID="{D277D0BA-42FE-4F27-AFF6-52DD7735D29F}" presName="rootConnector" presStyleLbl="node4" presStyleIdx="6" presStyleCnt="7"/>
      <dgm:spPr/>
    </dgm:pt>
    <dgm:pt modelId="{A0EF979E-6B4B-4DFF-B0B8-281E0DE2CBCE}" type="pres">
      <dgm:prSet presAssocID="{D277D0BA-42FE-4F27-AFF6-52DD7735D29F}" presName="hierChild4" presStyleCnt="0"/>
      <dgm:spPr/>
    </dgm:pt>
    <dgm:pt modelId="{D7A5AA10-ABB5-4D94-8AB7-041D6DD3A50C}" type="pres">
      <dgm:prSet presAssocID="{D277D0BA-42FE-4F27-AFF6-52DD7735D29F}" presName="hierChild5" presStyleCnt="0"/>
      <dgm:spPr/>
    </dgm:pt>
    <dgm:pt modelId="{0B00FD8A-4A84-4115-92A2-26EF91748AD5}" type="pres">
      <dgm:prSet presAssocID="{8A026127-DE06-4692-9C91-880185B998EF}" presName="hierChild5" presStyleCnt="0"/>
      <dgm:spPr/>
    </dgm:pt>
    <dgm:pt modelId="{D21845DD-9200-4C9C-BD26-1AA6063311C4}" type="pres">
      <dgm:prSet presAssocID="{5224752B-59F6-4262-82AC-FB937F4C061F}" presName="hierChild5" presStyleCnt="0"/>
      <dgm:spPr/>
    </dgm:pt>
    <dgm:pt modelId="{F06ABF7F-839E-4455-A455-83FCC60A5FF0}" type="pres">
      <dgm:prSet presAssocID="{D5A1E589-BCC2-440A-B7F5-FE3CF83CCAF2}" presName="Name37" presStyleLbl="parChTrans1D2" presStyleIdx="1" presStyleCnt="2"/>
      <dgm:spPr/>
    </dgm:pt>
    <dgm:pt modelId="{28BD58DA-659A-4427-9DC0-40B88013F217}" type="pres">
      <dgm:prSet presAssocID="{86BBB63C-82F2-4787-BF28-C4FA8BB2293D}" presName="hierRoot2" presStyleCnt="0">
        <dgm:presLayoutVars>
          <dgm:hierBranch val="init"/>
        </dgm:presLayoutVars>
      </dgm:prSet>
      <dgm:spPr/>
    </dgm:pt>
    <dgm:pt modelId="{CCB1E919-269D-439A-AE44-97BC695BAAA2}" type="pres">
      <dgm:prSet presAssocID="{86BBB63C-82F2-4787-BF28-C4FA8BB2293D}" presName="rootComposite" presStyleCnt="0"/>
      <dgm:spPr/>
    </dgm:pt>
    <dgm:pt modelId="{5A84264E-A9A9-4B83-A893-0AC8EE2416D0}" type="pres">
      <dgm:prSet presAssocID="{86BBB63C-82F2-4787-BF28-C4FA8BB2293D}" presName="rootText" presStyleLbl="node2" presStyleIdx="1" presStyleCnt="2">
        <dgm:presLayoutVars>
          <dgm:chPref val="3"/>
        </dgm:presLayoutVars>
      </dgm:prSet>
      <dgm:spPr/>
    </dgm:pt>
    <dgm:pt modelId="{648725BE-BBB4-4D72-AA19-E19B3536D780}" type="pres">
      <dgm:prSet presAssocID="{86BBB63C-82F2-4787-BF28-C4FA8BB2293D}" presName="rootConnector" presStyleLbl="node2" presStyleIdx="1" presStyleCnt="2"/>
      <dgm:spPr/>
    </dgm:pt>
    <dgm:pt modelId="{2FC71C99-B5E2-4739-8F51-05CA5E6534EC}" type="pres">
      <dgm:prSet presAssocID="{86BBB63C-82F2-4787-BF28-C4FA8BB2293D}" presName="hierChild4" presStyleCnt="0"/>
      <dgm:spPr/>
    </dgm:pt>
    <dgm:pt modelId="{25D7B167-5820-47E0-BC05-91E14FC9759D}" type="pres">
      <dgm:prSet presAssocID="{A3679C4E-2210-4F6D-88D1-62A90A747DE9}" presName="Name37" presStyleLbl="parChTrans1D3" presStyleIdx="3" presStyleCnt="4"/>
      <dgm:spPr/>
    </dgm:pt>
    <dgm:pt modelId="{16D366F7-A6CF-45F5-8431-F804E7FDD798}" type="pres">
      <dgm:prSet presAssocID="{29F249BD-31AB-40AB-AA06-8DA7465772BC}" presName="hierRoot2" presStyleCnt="0">
        <dgm:presLayoutVars>
          <dgm:hierBranch val="init"/>
        </dgm:presLayoutVars>
      </dgm:prSet>
      <dgm:spPr/>
    </dgm:pt>
    <dgm:pt modelId="{F5186F84-20A4-4EF9-BA89-00102D256BAB}" type="pres">
      <dgm:prSet presAssocID="{29F249BD-31AB-40AB-AA06-8DA7465772BC}" presName="rootComposite" presStyleCnt="0"/>
      <dgm:spPr/>
    </dgm:pt>
    <dgm:pt modelId="{1788C877-FDDD-4E8A-B515-F3300BE8434A}" type="pres">
      <dgm:prSet presAssocID="{29F249BD-31AB-40AB-AA06-8DA7465772BC}" presName="rootText" presStyleLbl="node3" presStyleIdx="3" presStyleCnt="4">
        <dgm:presLayoutVars>
          <dgm:chPref val="3"/>
        </dgm:presLayoutVars>
      </dgm:prSet>
      <dgm:spPr/>
    </dgm:pt>
    <dgm:pt modelId="{DAADEBB3-959B-46EA-BFCC-862E55417600}" type="pres">
      <dgm:prSet presAssocID="{29F249BD-31AB-40AB-AA06-8DA7465772BC}" presName="rootConnector" presStyleLbl="node3" presStyleIdx="3" presStyleCnt="4"/>
      <dgm:spPr/>
    </dgm:pt>
    <dgm:pt modelId="{456A7E6B-0ED9-4D5D-A19C-A6855AB1299F}" type="pres">
      <dgm:prSet presAssocID="{29F249BD-31AB-40AB-AA06-8DA7465772BC}" presName="hierChild4" presStyleCnt="0"/>
      <dgm:spPr/>
    </dgm:pt>
    <dgm:pt modelId="{D3783080-A8FA-4EB3-8C53-61D71FB460D7}" type="pres">
      <dgm:prSet presAssocID="{29F249BD-31AB-40AB-AA06-8DA7465772BC}" presName="hierChild5" presStyleCnt="0"/>
      <dgm:spPr/>
    </dgm:pt>
    <dgm:pt modelId="{7FE82645-A932-43D3-BE51-2194689D73C9}" type="pres">
      <dgm:prSet presAssocID="{86BBB63C-82F2-4787-BF28-C4FA8BB2293D}" presName="hierChild5" presStyleCnt="0"/>
      <dgm:spPr/>
    </dgm:pt>
    <dgm:pt modelId="{88F7B3A1-8E70-4592-9224-A1024F02214E}" type="pres">
      <dgm:prSet presAssocID="{EA94FFDF-1EBA-42F7-842F-BAB8018E50B3}" presName="hierChild3" presStyleCnt="0"/>
      <dgm:spPr/>
    </dgm:pt>
  </dgm:ptLst>
  <dgm:cxnLst>
    <dgm:cxn modelId="{83A68A04-0478-4F6E-BA4D-E9FE4152B5B1}" type="presOf" srcId="{66D436BD-777C-4FD9-BFBE-A962B8F96B74}" destId="{B3EAE154-B044-434E-A6EB-DC1EFEE8C61B}" srcOrd="1" destOrd="0" presId="urn:microsoft.com/office/officeart/2005/8/layout/orgChart1"/>
    <dgm:cxn modelId="{2BD3B90C-3476-46F8-AAE9-BB58B41A4488}" type="presOf" srcId="{A4892A98-842F-48AD-BFBE-9DD4DD914231}" destId="{A709FED6-C496-42A5-913C-1675E198E186}" srcOrd="0" destOrd="0" presId="urn:microsoft.com/office/officeart/2005/8/layout/orgChart1"/>
    <dgm:cxn modelId="{1AD0150E-5F64-4F38-A6E8-E1E3F76842E7}" type="presOf" srcId="{5224752B-59F6-4262-82AC-FB937F4C061F}" destId="{75B53F14-3665-4DB2-815C-44C0FBB3662B}" srcOrd="1" destOrd="0" presId="urn:microsoft.com/office/officeart/2005/8/layout/orgChart1"/>
    <dgm:cxn modelId="{EE696213-F0CF-442F-9565-104670FACE00}" type="presOf" srcId="{611E2D84-06AF-498B-80F4-93728AE22DE5}" destId="{719E0730-B9C6-4893-B5F6-935D76957227}" srcOrd="0" destOrd="0" presId="urn:microsoft.com/office/officeart/2005/8/layout/orgChart1"/>
    <dgm:cxn modelId="{88DD8D15-3C16-49A4-A35B-77CCC6A95759}" type="presOf" srcId="{8A026127-DE06-4692-9C91-880185B998EF}" destId="{F67D1F45-20FB-4925-A095-9839F90468C9}" srcOrd="0" destOrd="0" presId="urn:microsoft.com/office/officeart/2005/8/layout/orgChart1"/>
    <dgm:cxn modelId="{55F15A16-03F1-4556-A21C-A62B0A83F0EC}" type="presOf" srcId="{D277D0BA-42FE-4F27-AFF6-52DD7735D29F}" destId="{13848BA7-D700-4EBC-A385-3694376F8B76}" srcOrd="1" destOrd="0" presId="urn:microsoft.com/office/officeart/2005/8/layout/orgChart1"/>
    <dgm:cxn modelId="{A972F616-902E-4328-8541-C92B0FEB10A9}" type="presOf" srcId="{8A026127-DE06-4692-9C91-880185B998EF}" destId="{50B92A29-E6AB-4D93-A5AB-D283301707C9}" srcOrd="1" destOrd="0" presId="urn:microsoft.com/office/officeart/2005/8/layout/orgChart1"/>
    <dgm:cxn modelId="{91141C1E-826A-4662-98EC-DF84499F9FE3}" type="presOf" srcId="{8BEB7A16-EC7A-4AA8-B243-EDF7B169F71C}" destId="{C791DAFC-C6B3-43F2-A90E-B4B4CB9784AC}" srcOrd="0" destOrd="0" presId="urn:microsoft.com/office/officeart/2005/8/layout/orgChart1"/>
    <dgm:cxn modelId="{1FDF9C1F-A0C6-4478-8F9F-2510E2FF2228}" type="presOf" srcId="{BC7B16DF-83C3-438E-9736-2BA0E122EFC0}" destId="{07C2BA15-E7A6-400F-8E8E-09F506D3E532}" srcOrd="0" destOrd="0" presId="urn:microsoft.com/office/officeart/2005/8/layout/orgChart1"/>
    <dgm:cxn modelId="{F9EA6922-8E2B-4175-9F28-3CAF41286458}" srcId="{8A026127-DE06-4692-9C91-880185B998EF}" destId="{D277D0BA-42FE-4F27-AFF6-52DD7735D29F}" srcOrd="2" destOrd="0" parTransId="{BC7B16DF-83C3-438E-9736-2BA0E122EFC0}" sibTransId="{97A4B391-E5BE-4028-B6C8-4D3A72FBB4A7}"/>
    <dgm:cxn modelId="{1DCEDB27-642E-4066-8AF4-3944C57398E2}" srcId="{EA94FFDF-1EBA-42F7-842F-BAB8018E50B3}" destId="{86BBB63C-82F2-4787-BF28-C4FA8BB2293D}" srcOrd="1" destOrd="0" parTransId="{D5A1E589-BCC2-440A-B7F5-FE3CF83CCAF2}" sibTransId="{287A90B1-E4E8-4640-8611-FBB751FDF054}"/>
    <dgm:cxn modelId="{61FB5E28-E41D-47F1-8904-F330DF6920C5}" type="presOf" srcId="{F893E861-19C0-41A5-BCB3-1F08CB5EC41A}" destId="{AD136118-E1DD-4D49-A117-CA138F4F978A}" srcOrd="0" destOrd="0" presId="urn:microsoft.com/office/officeart/2005/8/layout/orgChart1"/>
    <dgm:cxn modelId="{78B6D22B-E80B-46F8-BD5F-E84EDDFA8AB5}" srcId="{5224752B-59F6-4262-82AC-FB937F4C061F}" destId="{611E2D84-06AF-498B-80F4-93728AE22DE5}" srcOrd="1" destOrd="0" parTransId="{C03396AF-5B69-4526-984B-DA291F445B60}" sibTransId="{9A847E2E-F12D-42A2-8CD3-18D78F7A9AF2}"/>
    <dgm:cxn modelId="{904BE432-D68F-4F87-A5D1-B7825EAD1728}" type="presOf" srcId="{86BBB63C-82F2-4787-BF28-C4FA8BB2293D}" destId="{648725BE-BBB4-4D72-AA19-E19B3536D780}" srcOrd="1" destOrd="0" presId="urn:microsoft.com/office/officeart/2005/8/layout/orgChart1"/>
    <dgm:cxn modelId="{E5E8E632-BC70-4F02-AC61-2F933F743B40}" type="presOf" srcId="{66D436BD-777C-4FD9-BFBE-A962B8F96B74}" destId="{89EC1801-28B1-49D1-B8F2-2D26851D1798}" srcOrd="0" destOrd="0" presId="urn:microsoft.com/office/officeart/2005/8/layout/orgChart1"/>
    <dgm:cxn modelId="{87824C3E-54C5-4353-8709-2C561A17752C}" type="presOf" srcId="{B643DCBA-16DD-4A4C-8D25-00B56019BBCA}" destId="{E0B3B88B-A2FA-469A-85D5-5E06863DB1B2}" srcOrd="0" destOrd="0" presId="urn:microsoft.com/office/officeart/2005/8/layout/orgChart1"/>
    <dgm:cxn modelId="{72DB5A5F-8186-4F56-A0EE-215E583F07B8}" type="presOf" srcId="{86BBB63C-82F2-4787-BF28-C4FA8BB2293D}" destId="{5A84264E-A9A9-4B83-A893-0AC8EE2416D0}" srcOrd="0" destOrd="0" presId="urn:microsoft.com/office/officeart/2005/8/layout/orgChart1"/>
    <dgm:cxn modelId="{A86C1260-362F-4F8C-A3D1-64449123F305}" type="presOf" srcId="{E5B510E6-6BC4-4920-BB7A-45D2A4EF3151}" destId="{72627D2C-CF5F-4B92-9D57-63DA3972E86E}" srcOrd="0" destOrd="0" presId="urn:microsoft.com/office/officeart/2005/8/layout/orgChart1"/>
    <dgm:cxn modelId="{F5E85661-1D00-438C-8E54-792FAB05081B}" type="presOf" srcId="{86DB9AA9-6C98-4E13-B17C-9AAD790F2D59}" destId="{292A1B0D-8358-42E9-AE8B-83683B31AD16}" srcOrd="0" destOrd="0" presId="urn:microsoft.com/office/officeart/2005/8/layout/orgChart1"/>
    <dgm:cxn modelId="{0124B461-E3CA-446F-972C-55D965744AEB}" srcId="{86BBB63C-82F2-4787-BF28-C4FA8BB2293D}" destId="{29F249BD-31AB-40AB-AA06-8DA7465772BC}" srcOrd="0" destOrd="0" parTransId="{A3679C4E-2210-4F6D-88D1-62A90A747DE9}" sibTransId="{CFD279E7-207A-4260-8173-D60A2A694AC7}"/>
    <dgm:cxn modelId="{B54CEC43-AA23-4B51-B5EC-F57D4FE5EF6A}" type="presOf" srcId="{611E2D84-06AF-498B-80F4-93728AE22DE5}" destId="{115AFBB7-9D8E-4393-85EB-101F9B2F311C}" srcOrd="1" destOrd="0" presId="urn:microsoft.com/office/officeart/2005/8/layout/orgChart1"/>
    <dgm:cxn modelId="{08C03964-A110-4D13-8C27-0587578D3D2B}" type="presOf" srcId="{EA94FFDF-1EBA-42F7-842F-BAB8018E50B3}" destId="{F5BF9345-2876-426A-A8E7-5F36EA81D98E}" srcOrd="0" destOrd="0" presId="urn:microsoft.com/office/officeart/2005/8/layout/orgChart1"/>
    <dgm:cxn modelId="{66C53D44-614E-4428-86D2-70CE2E01742D}" type="presOf" srcId="{1FEE0BC4-6291-4E93-A1A9-2BA29617C2CC}" destId="{F7D8D5A0-4BA8-41D8-84CF-264905004655}" srcOrd="0" destOrd="0" presId="urn:microsoft.com/office/officeart/2005/8/layout/orgChart1"/>
    <dgm:cxn modelId="{75ED8A49-EED8-48AC-BCE4-33937399A951}" type="presOf" srcId="{EA94FFDF-1EBA-42F7-842F-BAB8018E50B3}" destId="{32C9D6BE-1F7C-483C-870A-77FEC8211F7E}" srcOrd="1" destOrd="0" presId="urn:microsoft.com/office/officeart/2005/8/layout/orgChart1"/>
    <dgm:cxn modelId="{CBAA064A-EDAE-47C4-B747-9B7279A7AEC0}" type="presOf" srcId="{A3679C4E-2210-4F6D-88D1-62A90A747DE9}" destId="{25D7B167-5820-47E0-BC05-91E14FC9759D}" srcOrd="0" destOrd="0" presId="urn:microsoft.com/office/officeart/2005/8/layout/orgChart1"/>
    <dgm:cxn modelId="{F13E7B4C-97CB-49FC-B885-25B0F2F88E7F}" srcId="{EA94FFDF-1EBA-42F7-842F-BAB8018E50B3}" destId="{5224752B-59F6-4262-82AC-FB937F4C061F}" srcOrd="0" destOrd="0" parTransId="{6460C316-D5FA-4FAC-B257-6D2BA6E02A48}" sibTransId="{4B0175B6-775F-4193-832B-6FAE7D94A257}"/>
    <dgm:cxn modelId="{7B05316F-EF88-4220-90B5-1604DB8DAE01}" srcId="{866DE5CE-B0D0-4872-8530-9DE4F25E8768}" destId="{EA94FFDF-1EBA-42F7-842F-BAB8018E50B3}" srcOrd="0" destOrd="0" parTransId="{E1815E8A-401C-457E-B395-FFE5C4B020E8}" sibTransId="{4B004526-5274-4F13-AFC9-4216FB02D4F6}"/>
    <dgm:cxn modelId="{04636C51-2842-45FF-928D-6D710D8AC642}" srcId="{A4892A98-842F-48AD-BFBE-9DD4DD914231}" destId="{9AD57D12-A098-4E62-A28F-676F3A9FA7E0}" srcOrd="0" destOrd="0" parTransId="{E2A17D6F-D93F-430A-99A3-A2AB40E25456}" sibTransId="{5465E4FC-D6C6-4EC2-800E-F861FA63FFB2}"/>
    <dgm:cxn modelId="{F5C80773-17BB-49D3-8FA5-8C5F53F9B98A}" srcId="{8A026127-DE06-4692-9C91-880185B998EF}" destId="{86DB9AA9-6C98-4E13-B17C-9AAD790F2D59}" srcOrd="0" destOrd="0" parTransId="{1EC5D14C-B59B-4BC2-B5E9-F0F126D3EB80}" sibTransId="{18AAC755-F598-43F2-B163-36D226C5B930}"/>
    <dgm:cxn modelId="{9C311C7A-4A45-492C-843C-5FA90EE883F3}" srcId="{8A026127-DE06-4692-9C91-880185B998EF}" destId="{1FEE0BC4-6291-4E93-A1A9-2BA29617C2CC}" srcOrd="1" destOrd="0" parTransId="{E5B510E6-6BC4-4920-BB7A-45D2A4EF3151}" sibTransId="{FBFF4967-3336-407B-81DD-7D5914D89649}"/>
    <dgm:cxn modelId="{A3641C8A-3A20-47C4-856D-63262F9243D3}" srcId="{611E2D84-06AF-498B-80F4-93728AE22DE5}" destId="{66D436BD-777C-4FD9-BFBE-A962B8F96B74}" srcOrd="1" destOrd="0" parTransId="{B643DCBA-16DD-4A4C-8D25-00B56019BBCA}" sibTransId="{79453A53-4CA5-4AC2-8493-B1CC6FD71BE4}"/>
    <dgm:cxn modelId="{FA3E8196-2F99-4A78-AE1A-3E53D6C91826}" type="presOf" srcId="{D277D0BA-42FE-4F27-AFF6-52DD7735D29F}" destId="{3D2D273D-FE4C-47AA-B5B9-120DFD7F03BE}" srcOrd="0" destOrd="0" presId="urn:microsoft.com/office/officeart/2005/8/layout/orgChart1"/>
    <dgm:cxn modelId="{9CE9BC9A-794D-4196-86B0-8EE710F009E5}" type="presOf" srcId="{1EC5D14C-B59B-4BC2-B5E9-F0F126D3EB80}" destId="{B4029B12-43B8-4214-AFAD-681E47BFC2CC}" srcOrd="0" destOrd="0" presId="urn:microsoft.com/office/officeart/2005/8/layout/orgChart1"/>
    <dgm:cxn modelId="{21A5439F-A8EB-4A18-B95C-0E7376E48BB8}" type="presOf" srcId="{866DE5CE-B0D0-4872-8530-9DE4F25E8768}" destId="{C1E901E9-AC66-4C7C-A2A2-D2642E7A8A3C}" srcOrd="0" destOrd="0" presId="urn:microsoft.com/office/officeart/2005/8/layout/orgChart1"/>
    <dgm:cxn modelId="{32831BA1-C978-45B5-BE91-DA197C0A324A}" type="presOf" srcId="{5AC8D303-CBEC-4463-9A00-2C5282346132}" destId="{57DEC1E2-B085-4C4E-9137-6FFAC76E3ECC}" srcOrd="0" destOrd="0" presId="urn:microsoft.com/office/officeart/2005/8/layout/orgChart1"/>
    <dgm:cxn modelId="{F62AACA1-7E0D-4DD8-94A5-AA6A7AF4D1A8}" type="presOf" srcId="{29F249BD-31AB-40AB-AA06-8DA7465772BC}" destId="{DAADEBB3-959B-46EA-BFCC-862E55417600}" srcOrd="1" destOrd="0" presId="urn:microsoft.com/office/officeart/2005/8/layout/orgChart1"/>
    <dgm:cxn modelId="{E4CA20A3-EE7A-4BC0-9F5D-7907020CCB1E}" type="presOf" srcId="{9AD57D12-A098-4E62-A28F-676F3A9FA7E0}" destId="{57C19D82-B627-4F7D-8536-EC1AB353BBE3}" srcOrd="0" destOrd="0" presId="urn:microsoft.com/office/officeart/2005/8/layout/orgChart1"/>
    <dgm:cxn modelId="{F1172AA4-AF13-4F4D-8E67-E91FB4EF5470}" type="presOf" srcId="{E2A17D6F-D93F-430A-99A3-A2AB40E25456}" destId="{178F4EAD-9225-41B5-8A8A-7966952AF93A}" srcOrd="0" destOrd="0" presId="urn:microsoft.com/office/officeart/2005/8/layout/orgChart1"/>
    <dgm:cxn modelId="{6A7B76B5-B8F9-4B1F-850D-4A235F4BADA9}" type="presOf" srcId="{496D6AFA-2F53-4AF7-AAA0-8AB6E41E2135}" destId="{D0441008-C4A5-45A9-88BB-11D17E41446F}" srcOrd="0" destOrd="0" presId="urn:microsoft.com/office/officeart/2005/8/layout/orgChart1"/>
    <dgm:cxn modelId="{621FD6B6-4FF6-471A-8EA2-D5011E97AEF9}" srcId="{5224752B-59F6-4262-82AC-FB937F4C061F}" destId="{A4892A98-842F-48AD-BFBE-9DD4DD914231}" srcOrd="0" destOrd="0" parTransId="{7AD313AF-7B94-403F-9C7F-9BA23B17490A}" sibTransId="{8997475F-BD46-47C6-8185-96A0EE86E957}"/>
    <dgm:cxn modelId="{7096A3B7-51CA-4782-A5D6-FC77CAA0D801}" type="presOf" srcId="{8BEB7A16-EC7A-4AA8-B243-EDF7B169F71C}" destId="{F4C0FC60-9924-47F3-BC80-9508867DE397}" srcOrd="1" destOrd="0" presId="urn:microsoft.com/office/officeart/2005/8/layout/orgChart1"/>
    <dgm:cxn modelId="{B85A28BD-306E-4DE5-9E81-76010362E531}" type="presOf" srcId="{7AD313AF-7B94-403F-9C7F-9BA23B17490A}" destId="{2467D179-719D-4977-A0E0-E69E47ACCE94}" srcOrd="0" destOrd="0" presId="urn:microsoft.com/office/officeart/2005/8/layout/orgChart1"/>
    <dgm:cxn modelId="{9D6DA3BF-AF43-4651-971F-8CD8D5A0BC2C}" type="presOf" srcId="{6460C316-D5FA-4FAC-B257-6D2BA6E02A48}" destId="{106B11D6-CCA7-4A13-B7A4-7FABE7C757E5}" srcOrd="0" destOrd="0" presId="urn:microsoft.com/office/officeart/2005/8/layout/orgChart1"/>
    <dgm:cxn modelId="{F0CA21C3-8612-4559-B5C3-DB29CEA52A78}" srcId="{611E2D84-06AF-498B-80F4-93728AE22DE5}" destId="{F893E861-19C0-41A5-BCB3-1F08CB5EC41A}" srcOrd="0" destOrd="0" parTransId="{5AC8D303-CBEC-4463-9A00-2C5282346132}" sibTransId="{6B3C46C1-1429-4A96-A055-C63A7B0E8E5E}"/>
    <dgm:cxn modelId="{C2B31DD1-3711-42D1-8865-1E09CB45DB5A}" type="presOf" srcId="{C03396AF-5B69-4526-984B-DA291F445B60}" destId="{57DAC0BC-3B0C-4A04-A237-48F174359929}" srcOrd="0" destOrd="0" presId="urn:microsoft.com/office/officeart/2005/8/layout/orgChart1"/>
    <dgm:cxn modelId="{F92BE0D2-8372-4A2F-88EC-7BE404F3AC40}" type="presOf" srcId="{D5A1E589-BCC2-440A-B7F5-FE3CF83CCAF2}" destId="{F06ABF7F-839E-4455-A455-83FCC60A5FF0}" srcOrd="0" destOrd="0" presId="urn:microsoft.com/office/officeart/2005/8/layout/orgChart1"/>
    <dgm:cxn modelId="{457C99D4-CBA2-4A24-8A02-BCB01CFBCD77}" srcId="{5224752B-59F6-4262-82AC-FB937F4C061F}" destId="{8A026127-DE06-4692-9C91-880185B998EF}" srcOrd="2" destOrd="0" parTransId="{9FFDAA67-DA84-4B27-A14B-BBE3A7546BAA}" sibTransId="{EA7C821E-8316-439B-9887-38413D32F323}"/>
    <dgm:cxn modelId="{2070AAD5-C5EF-45CE-A028-8DB1B67EADF6}" type="presOf" srcId="{5224752B-59F6-4262-82AC-FB937F4C061F}" destId="{03B817C0-70F8-4019-A4AC-E526F36F1218}" srcOrd="0" destOrd="0" presId="urn:microsoft.com/office/officeart/2005/8/layout/orgChart1"/>
    <dgm:cxn modelId="{F98761DB-DEE5-4F41-8FD8-6151CB61C264}" type="presOf" srcId="{A4892A98-842F-48AD-BFBE-9DD4DD914231}" destId="{A8313EB3-F04B-4796-A19B-B673BBD4FE35}" srcOrd="1" destOrd="0" presId="urn:microsoft.com/office/officeart/2005/8/layout/orgChart1"/>
    <dgm:cxn modelId="{0C9DD4DC-56FA-4889-AB57-87073AB565EB}" srcId="{A4892A98-842F-48AD-BFBE-9DD4DD914231}" destId="{8BEB7A16-EC7A-4AA8-B243-EDF7B169F71C}" srcOrd="1" destOrd="0" parTransId="{496D6AFA-2F53-4AF7-AAA0-8AB6E41E2135}" sibTransId="{AC08E21B-3651-4A47-9C19-BAB688347CF8}"/>
    <dgm:cxn modelId="{E660CBE4-4AB6-4960-8D98-976D49ED2AEE}" type="presOf" srcId="{9FFDAA67-DA84-4B27-A14B-BBE3A7546BAA}" destId="{D4AF7851-E950-4136-8666-7CF25E919B09}" srcOrd="0" destOrd="0" presId="urn:microsoft.com/office/officeart/2005/8/layout/orgChart1"/>
    <dgm:cxn modelId="{4BA8BAEB-BDC7-485B-B8F7-45A5A0C68266}" type="presOf" srcId="{F893E861-19C0-41A5-BCB3-1F08CB5EC41A}" destId="{34F880DD-96C5-441F-AC05-D7245C6DD4B7}" srcOrd="1" destOrd="0" presId="urn:microsoft.com/office/officeart/2005/8/layout/orgChart1"/>
    <dgm:cxn modelId="{F64CD1ED-FF57-463E-BF52-F5A79DF57D53}" type="presOf" srcId="{86DB9AA9-6C98-4E13-B17C-9AAD790F2D59}" destId="{CCAFF150-630F-407A-AE4E-E7F0D6392FAF}" srcOrd="1" destOrd="0" presId="urn:microsoft.com/office/officeart/2005/8/layout/orgChart1"/>
    <dgm:cxn modelId="{E1B3B2F7-E250-41C9-880B-E27126246919}" type="presOf" srcId="{9AD57D12-A098-4E62-A28F-676F3A9FA7E0}" destId="{4FB35842-94DC-40D1-96FD-31DA2E5D47AA}" srcOrd="1" destOrd="0" presId="urn:microsoft.com/office/officeart/2005/8/layout/orgChart1"/>
    <dgm:cxn modelId="{EEA36EF8-09B0-478D-B91B-9887AD215A6D}" type="presOf" srcId="{1FEE0BC4-6291-4E93-A1A9-2BA29617C2CC}" destId="{97B741FA-CD29-4D16-98DB-9443788BED34}" srcOrd="1" destOrd="0" presId="urn:microsoft.com/office/officeart/2005/8/layout/orgChart1"/>
    <dgm:cxn modelId="{8EEF54FA-BBE4-4583-A26B-EF9A812E7CCC}" type="presOf" srcId="{29F249BD-31AB-40AB-AA06-8DA7465772BC}" destId="{1788C877-FDDD-4E8A-B515-F3300BE8434A}" srcOrd="0" destOrd="0" presId="urn:microsoft.com/office/officeart/2005/8/layout/orgChart1"/>
    <dgm:cxn modelId="{7BE2627B-AC01-4FB9-B770-D9DD9D3E17DF}" type="presParOf" srcId="{C1E901E9-AC66-4C7C-A2A2-D2642E7A8A3C}" destId="{25FEAECE-41A7-4BAE-B3B1-E143285FC364}" srcOrd="0" destOrd="0" presId="urn:microsoft.com/office/officeart/2005/8/layout/orgChart1"/>
    <dgm:cxn modelId="{21D40C78-7EC1-4C83-9578-81A59374BDEA}" type="presParOf" srcId="{25FEAECE-41A7-4BAE-B3B1-E143285FC364}" destId="{6470E1FA-374B-47C1-921E-DBDB5FFC6954}" srcOrd="0" destOrd="0" presId="urn:microsoft.com/office/officeart/2005/8/layout/orgChart1"/>
    <dgm:cxn modelId="{165A3AD3-9A3F-42E9-BADC-2DD811E166AB}" type="presParOf" srcId="{6470E1FA-374B-47C1-921E-DBDB5FFC6954}" destId="{F5BF9345-2876-426A-A8E7-5F36EA81D98E}" srcOrd="0" destOrd="0" presId="urn:microsoft.com/office/officeart/2005/8/layout/orgChart1"/>
    <dgm:cxn modelId="{0BCBA0CF-7971-4724-B32D-6FD2889945EF}" type="presParOf" srcId="{6470E1FA-374B-47C1-921E-DBDB5FFC6954}" destId="{32C9D6BE-1F7C-483C-870A-77FEC8211F7E}" srcOrd="1" destOrd="0" presId="urn:microsoft.com/office/officeart/2005/8/layout/orgChart1"/>
    <dgm:cxn modelId="{40E22FF7-C5ED-4B41-8FFA-2AD00BFF6F20}" type="presParOf" srcId="{25FEAECE-41A7-4BAE-B3B1-E143285FC364}" destId="{1318DC73-C4D0-45A6-922B-8EABEBC8B266}" srcOrd="1" destOrd="0" presId="urn:microsoft.com/office/officeart/2005/8/layout/orgChart1"/>
    <dgm:cxn modelId="{6576CBC6-44C2-471E-A1E4-EBF311FFB678}" type="presParOf" srcId="{1318DC73-C4D0-45A6-922B-8EABEBC8B266}" destId="{106B11D6-CCA7-4A13-B7A4-7FABE7C757E5}" srcOrd="0" destOrd="0" presId="urn:microsoft.com/office/officeart/2005/8/layout/orgChart1"/>
    <dgm:cxn modelId="{E182170E-A3F2-4D6A-BEDB-D4F8158E13EC}" type="presParOf" srcId="{1318DC73-C4D0-45A6-922B-8EABEBC8B266}" destId="{CDC7F271-8F3A-4A89-9A29-78D5A510FE07}" srcOrd="1" destOrd="0" presId="urn:microsoft.com/office/officeart/2005/8/layout/orgChart1"/>
    <dgm:cxn modelId="{51914DC9-47AF-4CE7-B243-CDFA52E1C335}" type="presParOf" srcId="{CDC7F271-8F3A-4A89-9A29-78D5A510FE07}" destId="{D8BD9983-38BE-4A44-85DD-4FA7E0ED6D11}" srcOrd="0" destOrd="0" presId="urn:microsoft.com/office/officeart/2005/8/layout/orgChart1"/>
    <dgm:cxn modelId="{DB04D9EE-E395-409E-9347-2159FD7980CA}" type="presParOf" srcId="{D8BD9983-38BE-4A44-85DD-4FA7E0ED6D11}" destId="{03B817C0-70F8-4019-A4AC-E526F36F1218}" srcOrd="0" destOrd="0" presId="urn:microsoft.com/office/officeart/2005/8/layout/orgChart1"/>
    <dgm:cxn modelId="{B841F6B8-C010-4FAC-A90A-4CB001EE8605}" type="presParOf" srcId="{D8BD9983-38BE-4A44-85DD-4FA7E0ED6D11}" destId="{75B53F14-3665-4DB2-815C-44C0FBB3662B}" srcOrd="1" destOrd="0" presId="urn:microsoft.com/office/officeart/2005/8/layout/orgChart1"/>
    <dgm:cxn modelId="{8D2A2873-185C-4A3F-9B83-6D477B5FB90C}" type="presParOf" srcId="{CDC7F271-8F3A-4A89-9A29-78D5A510FE07}" destId="{8F34529C-F41E-4DCA-A70E-61BF0376A5BC}" srcOrd="1" destOrd="0" presId="urn:microsoft.com/office/officeart/2005/8/layout/orgChart1"/>
    <dgm:cxn modelId="{94A88089-5C47-438A-81D0-5F390643896B}" type="presParOf" srcId="{8F34529C-F41E-4DCA-A70E-61BF0376A5BC}" destId="{2467D179-719D-4977-A0E0-E69E47ACCE94}" srcOrd="0" destOrd="0" presId="urn:microsoft.com/office/officeart/2005/8/layout/orgChart1"/>
    <dgm:cxn modelId="{E6334A03-DA92-47A6-A513-9E49C0AA599F}" type="presParOf" srcId="{8F34529C-F41E-4DCA-A70E-61BF0376A5BC}" destId="{BA82BFFF-878C-42A3-8F28-DB59DA2197E9}" srcOrd="1" destOrd="0" presId="urn:microsoft.com/office/officeart/2005/8/layout/orgChart1"/>
    <dgm:cxn modelId="{D4C87807-C5A6-4A35-8A1F-727CB7322FAA}" type="presParOf" srcId="{BA82BFFF-878C-42A3-8F28-DB59DA2197E9}" destId="{8352445D-FCC0-4941-AEA8-4FF71377CCB3}" srcOrd="0" destOrd="0" presId="urn:microsoft.com/office/officeart/2005/8/layout/orgChart1"/>
    <dgm:cxn modelId="{0107AF3D-D17E-423A-8262-0246BFE5990C}" type="presParOf" srcId="{8352445D-FCC0-4941-AEA8-4FF71377CCB3}" destId="{A709FED6-C496-42A5-913C-1675E198E186}" srcOrd="0" destOrd="0" presId="urn:microsoft.com/office/officeart/2005/8/layout/orgChart1"/>
    <dgm:cxn modelId="{E7921F2A-1BCA-4675-A68A-BF724E9F3A0C}" type="presParOf" srcId="{8352445D-FCC0-4941-AEA8-4FF71377CCB3}" destId="{A8313EB3-F04B-4796-A19B-B673BBD4FE35}" srcOrd="1" destOrd="0" presId="urn:microsoft.com/office/officeart/2005/8/layout/orgChart1"/>
    <dgm:cxn modelId="{B7DAE2B0-3A7A-4795-8A74-48C6C8FFF8A3}" type="presParOf" srcId="{BA82BFFF-878C-42A3-8F28-DB59DA2197E9}" destId="{117E5124-0B89-4A4A-9AFC-84050790B700}" srcOrd="1" destOrd="0" presId="urn:microsoft.com/office/officeart/2005/8/layout/orgChart1"/>
    <dgm:cxn modelId="{F6C18DCB-17BE-4F5F-8C03-AEFE8AEDC232}" type="presParOf" srcId="{117E5124-0B89-4A4A-9AFC-84050790B700}" destId="{178F4EAD-9225-41B5-8A8A-7966952AF93A}" srcOrd="0" destOrd="0" presId="urn:microsoft.com/office/officeart/2005/8/layout/orgChart1"/>
    <dgm:cxn modelId="{B63FB4AF-0665-4B09-9D41-452DA18E4F21}" type="presParOf" srcId="{117E5124-0B89-4A4A-9AFC-84050790B700}" destId="{5979729B-4F58-4F10-B739-A95B2FBBBA53}" srcOrd="1" destOrd="0" presId="urn:microsoft.com/office/officeart/2005/8/layout/orgChart1"/>
    <dgm:cxn modelId="{9B776172-4BDD-49D0-8924-E8915BE5D721}" type="presParOf" srcId="{5979729B-4F58-4F10-B739-A95B2FBBBA53}" destId="{B1AE081F-23D0-46F1-84F1-1BB84E0D5A89}" srcOrd="0" destOrd="0" presId="urn:microsoft.com/office/officeart/2005/8/layout/orgChart1"/>
    <dgm:cxn modelId="{6AF006B0-3D53-4873-B03A-83096C4C2A51}" type="presParOf" srcId="{B1AE081F-23D0-46F1-84F1-1BB84E0D5A89}" destId="{57C19D82-B627-4F7D-8536-EC1AB353BBE3}" srcOrd="0" destOrd="0" presId="urn:microsoft.com/office/officeart/2005/8/layout/orgChart1"/>
    <dgm:cxn modelId="{9C581EA9-315B-4FE0-8FF1-FD5C0C58F260}" type="presParOf" srcId="{B1AE081F-23D0-46F1-84F1-1BB84E0D5A89}" destId="{4FB35842-94DC-40D1-96FD-31DA2E5D47AA}" srcOrd="1" destOrd="0" presId="urn:microsoft.com/office/officeart/2005/8/layout/orgChart1"/>
    <dgm:cxn modelId="{B46299DD-2884-4622-9531-DB1AA7F9C1D7}" type="presParOf" srcId="{5979729B-4F58-4F10-B739-A95B2FBBBA53}" destId="{3C19E757-792C-4638-852D-792F4CD86E83}" srcOrd="1" destOrd="0" presId="urn:microsoft.com/office/officeart/2005/8/layout/orgChart1"/>
    <dgm:cxn modelId="{149441E5-FE4C-472A-A275-1D3CCCAB8A7B}" type="presParOf" srcId="{5979729B-4F58-4F10-B739-A95B2FBBBA53}" destId="{C20EA2D6-261D-4B40-A877-B60CA4A73B35}" srcOrd="2" destOrd="0" presId="urn:microsoft.com/office/officeart/2005/8/layout/orgChart1"/>
    <dgm:cxn modelId="{92B6430A-EE5B-4C92-AAD5-15630628BD32}" type="presParOf" srcId="{117E5124-0B89-4A4A-9AFC-84050790B700}" destId="{D0441008-C4A5-45A9-88BB-11D17E41446F}" srcOrd="2" destOrd="0" presId="urn:microsoft.com/office/officeart/2005/8/layout/orgChart1"/>
    <dgm:cxn modelId="{9ABE9306-4450-444F-953B-A532444A0F02}" type="presParOf" srcId="{117E5124-0B89-4A4A-9AFC-84050790B700}" destId="{5B2C2668-D620-4CB6-BDE2-C73F102FBA6D}" srcOrd="3" destOrd="0" presId="urn:microsoft.com/office/officeart/2005/8/layout/orgChart1"/>
    <dgm:cxn modelId="{2338F52A-9C47-4C42-9D24-0D6AE13CC127}" type="presParOf" srcId="{5B2C2668-D620-4CB6-BDE2-C73F102FBA6D}" destId="{7BA50ACE-F74B-4994-B1D1-C7F2302194F3}" srcOrd="0" destOrd="0" presId="urn:microsoft.com/office/officeart/2005/8/layout/orgChart1"/>
    <dgm:cxn modelId="{AE0BC595-AF93-4672-A9D5-32ECE55C72E1}" type="presParOf" srcId="{7BA50ACE-F74B-4994-B1D1-C7F2302194F3}" destId="{C791DAFC-C6B3-43F2-A90E-B4B4CB9784AC}" srcOrd="0" destOrd="0" presId="urn:microsoft.com/office/officeart/2005/8/layout/orgChart1"/>
    <dgm:cxn modelId="{F3ED18D4-BC69-45A6-BCBC-E8C5EA213EF5}" type="presParOf" srcId="{7BA50ACE-F74B-4994-B1D1-C7F2302194F3}" destId="{F4C0FC60-9924-47F3-BC80-9508867DE397}" srcOrd="1" destOrd="0" presId="urn:microsoft.com/office/officeart/2005/8/layout/orgChart1"/>
    <dgm:cxn modelId="{E0C70A43-C318-45B5-8699-2CCD2A2FB201}" type="presParOf" srcId="{5B2C2668-D620-4CB6-BDE2-C73F102FBA6D}" destId="{490C1E67-3620-4469-828A-58399ED6772F}" srcOrd="1" destOrd="0" presId="urn:microsoft.com/office/officeart/2005/8/layout/orgChart1"/>
    <dgm:cxn modelId="{1C9A9B3C-20A7-4CE6-8F59-B9024938B144}" type="presParOf" srcId="{5B2C2668-D620-4CB6-BDE2-C73F102FBA6D}" destId="{156B4837-F663-45C3-BA81-522838F84944}" srcOrd="2" destOrd="0" presId="urn:microsoft.com/office/officeart/2005/8/layout/orgChart1"/>
    <dgm:cxn modelId="{FF8493D9-BFD0-4F60-9F30-BBD298433EA9}" type="presParOf" srcId="{BA82BFFF-878C-42A3-8F28-DB59DA2197E9}" destId="{E2946907-6640-479A-97B3-2F12E8DB507B}" srcOrd="2" destOrd="0" presId="urn:microsoft.com/office/officeart/2005/8/layout/orgChart1"/>
    <dgm:cxn modelId="{B240F31D-B65E-46AC-B0E1-D2DCE6BB3AB5}" type="presParOf" srcId="{8F34529C-F41E-4DCA-A70E-61BF0376A5BC}" destId="{57DAC0BC-3B0C-4A04-A237-48F174359929}" srcOrd="2" destOrd="0" presId="urn:microsoft.com/office/officeart/2005/8/layout/orgChart1"/>
    <dgm:cxn modelId="{CACA6FC3-3E92-4FE1-9D5A-5BDB2767E48E}" type="presParOf" srcId="{8F34529C-F41E-4DCA-A70E-61BF0376A5BC}" destId="{C55186EE-5AB0-4846-8246-DF1885C21AFF}" srcOrd="3" destOrd="0" presId="urn:microsoft.com/office/officeart/2005/8/layout/orgChart1"/>
    <dgm:cxn modelId="{36B55051-DE61-4163-8343-047E09DE00A2}" type="presParOf" srcId="{C55186EE-5AB0-4846-8246-DF1885C21AFF}" destId="{F8B2CCFF-D485-4B7E-B762-88B7DF2C9361}" srcOrd="0" destOrd="0" presId="urn:microsoft.com/office/officeart/2005/8/layout/orgChart1"/>
    <dgm:cxn modelId="{E3BB7BE0-7544-4BBB-90BC-86DCCCF55153}" type="presParOf" srcId="{F8B2CCFF-D485-4B7E-B762-88B7DF2C9361}" destId="{719E0730-B9C6-4893-B5F6-935D76957227}" srcOrd="0" destOrd="0" presId="urn:microsoft.com/office/officeart/2005/8/layout/orgChart1"/>
    <dgm:cxn modelId="{22FE92EC-527F-4C52-84AD-5391EF3262C2}" type="presParOf" srcId="{F8B2CCFF-D485-4B7E-B762-88B7DF2C9361}" destId="{115AFBB7-9D8E-4393-85EB-101F9B2F311C}" srcOrd="1" destOrd="0" presId="urn:microsoft.com/office/officeart/2005/8/layout/orgChart1"/>
    <dgm:cxn modelId="{72D73866-F7E7-4A57-BA7A-2BD5034F725E}" type="presParOf" srcId="{C55186EE-5AB0-4846-8246-DF1885C21AFF}" destId="{1E75792F-F61C-4298-85D4-FD24846C3BE1}" srcOrd="1" destOrd="0" presId="urn:microsoft.com/office/officeart/2005/8/layout/orgChart1"/>
    <dgm:cxn modelId="{12797D1E-8893-4AA3-A52B-56B5FDAFD1C9}" type="presParOf" srcId="{1E75792F-F61C-4298-85D4-FD24846C3BE1}" destId="{57DEC1E2-B085-4C4E-9137-6FFAC76E3ECC}" srcOrd="0" destOrd="0" presId="urn:microsoft.com/office/officeart/2005/8/layout/orgChart1"/>
    <dgm:cxn modelId="{BA03FE19-9E9C-4173-8B19-9794AFA133ED}" type="presParOf" srcId="{1E75792F-F61C-4298-85D4-FD24846C3BE1}" destId="{19BF7CA6-9D52-4950-B614-9CA4F3F3D22E}" srcOrd="1" destOrd="0" presId="urn:microsoft.com/office/officeart/2005/8/layout/orgChart1"/>
    <dgm:cxn modelId="{AC4C1949-D578-465C-9F5A-B10EA5D4110F}" type="presParOf" srcId="{19BF7CA6-9D52-4950-B614-9CA4F3F3D22E}" destId="{72B294BF-8443-4731-ABF8-FCA01B9681C2}" srcOrd="0" destOrd="0" presId="urn:microsoft.com/office/officeart/2005/8/layout/orgChart1"/>
    <dgm:cxn modelId="{8057F29D-B515-4712-80E1-57F487F60644}" type="presParOf" srcId="{72B294BF-8443-4731-ABF8-FCA01B9681C2}" destId="{AD136118-E1DD-4D49-A117-CA138F4F978A}" srcOrd="0" destOrd="0" presId="urn:microsoft.com/office/officeart/2005/8/layout/orgChart1"/>
    <dgm:cxn modelId="{AAA086B7-C812-4227-B7A5-1FA844A95B4A}" type="presParOf" srcId="{72B294BF-8443-4731-ABF8-FCA01B9681C2}" destId="{34F880DD-96C5-441F-AC05-D7245C6DD4B7}" srcOrd="1" destOrd="0" presId="urn:microsoft.com/office/officeart/2005/8/layout/orgChart1"/>
    <dgm:cxn modelId="{6707029E-6656-467F-8F18-2C05370D0DA6}" type="presParOf" srcId="{19BF7CA6-9D52-4950-B614-9CA4F3F3D22E}" destId="{FE283430-490F-4B17-8DE1-49F4672C37B1}" srcOrd="1" destOrd="0" presId="urn:microsoft.com/office/officeart/2005/8/layout/orgChart1"/>
    <dgm:cxn modelId="{990980B4-2F06-44EB-A24B-AFE83F08EF1A}" type="presParOf" srcId="{19BF7CA6-9D52-4950-B614-9CA4F3F3D22E}" destId="{CF1DC765-2F5A-4EC0-92A1-707194F64DB7}" srcOrd="2" destOrd="0" presId="urn:microsoft.com/office/officeart/2005/8/layout/orgChart1"/>
    <dgm:cxn modelId="{015EBD05-BB61-44AC-A788-0F2755005040}" type="presParOf" srcId="{1E75792F-F61C-4298-85D4-FD24846C3BE1}" destId="{E0B3B88B-A2FA-469A-85D5-5E06863DB1B2}" srcOrd="2" destOrd="0" presId="urn:microsoft.com/office/officeart/2005/8/layout/orgChart1"/>
    <dgm:cxn modelId="{ECDFB3A5-1E61-4D95-A9FC-3520E50C5AF7}" type="presParOf" srcId="{1E75792F-F61C-4298-85D4-FD24846C3BE1}" destId="{87AD3A10-D467-4298-8F89-753BC49BF577}" srcOrd="3" destOrd="0" presId="urn:microsoft.com/office/officeart/2005/8/layout/orgChart1"/>
    <dgm:cxn modelId="{E81B1522-BCA2-4007-98C0-D513673F47E8}" type="presParOf" srcId="{87AD3A10-D467-4298-8F89-753BC49BF577}" destId="{6F89C2DC-69A1-402E-B1EF-2F29E8B85CFD}" srcOrd="0" destOrd="0" presId="urn:microsoft.com/office/officeart/2005/8/layout/orgChart1"/>
    <dgm:cxn modelId="{D429953E-A028-48AE-A79E-4926E7372CD8}" type="presParOf" srcId="{6F89C2DC-69A1-402E-B1EF-2F29E8B85CFD}" destId="{89EC1801-28B1-49D1-B8F2-2D26851D1798}" srcOrd="0" destOrd="0" presId="urn:microsoft.com/office/officeart/2005/8/layout/orgChart1"/>
    <dgm:cxn modelId="{DBBA7C7F-D6CD-446C-B4CA-63E51A106B3B}" type="presParOf" srcId="{6F89C2DC-69A1-402E-B1EF-2F29E8B85CFD}" destId="{B3EAE154-B044-434E-A6EB-DC1EFEE8C61B}" srcOrd="1" destOrd="0" presId="urn:microsoft.com/office/officeart/2005/8/layout/orgChart1"/>
    <dgm:cxn modelId="{A95A72A2-E324-4EEE-B8D6-80A03D330D29}" type="presParOf" srcId="{87AD3A10-D467-4298-8F89-753BC49BF577}" destId="{4784B9AE-1965-4497-AE00-2114A02CD521}" srcOrd="1" destOrd="0" presId="urn:microsoft.com/office/officeart/2005/8/layout/orgChart1"/>
    <dgm:cxn modelId="{F5D62926-DA62-4484-BF1B-106EC891541F}" type="presParOf" srcId="{87AD3A10-D467-4298-8F89-753BC49BF577}" destId="{6AD7874B-E135-4CCF-B4E8-E8361F0758E4}" srcOrd="2" destOrd="0" presId="urn:microsoft.com/office/officeart/2005/8/layout/orgChart1"/>
    <dgm:cxn modelId="{05CA307B-77CA-4E0F-A0DD-E649ABEC8002}" type="presParOf" srcId="{C55186EE-5AB0-4846-8246-DF1885C21AFF}" destId="{7BAE4E27-1083-4CE4-9FEB-8EFD9563FED3}" srcOrd="2" destOrd="0" presId="urn:microsoft.com/office/officeart/2005/8/layout/orgChart1"/>
    <dgm:cxn modelId="{F0F31A88-0559-4099-9BD4-17A812DDC129}" type="presParOf" srcId="{8F34529C-F41E-4DCA-A70E-61BF0376A5BC}" destId="{D4AF7851-E950-4136-8666-7CF25E919B09}" srcOrd="4" destOrd="0" presId="urn:microsoft.com/office/officeart/2005/8/layout/orgChart1"/>
    <dgm:cxn modelId="{CB18BB36-972D-4B20-889C-417BB4988E69}" type="presParOf" srcId="{8F34529C-F41E-4DCA-A70E-61BF0376A5BC}" destId="{2BB4607B-3FF1-4F7F-A8C6-B4A8F2EBEA50}" srcOrd="5" destOrd="0" presId="urn:microsoft.com/office/officeart/2005/8/layout/orgChart1"/>
    <dgm:cxn modelId="{9764F13F-B02A-475F-B834-BFC14149734E}" type="presParOf" srcId="{2BB4607B-3FF1-4F7F-A8C6-B4A8F2EBEA50}" destId="{0BBDCAE2-A213-493B-B98C-ECF56880F49A}" srcOrd="0" destOrd="0" presId="urn:microsoft.com/office/officeart/2005/8/layout/orgChart1"/>
    <dgm:cxn modelId="{92DF6B40-214D-40B2-AE5A-EA0B91FEB449}" type="presParOf" srcId="{0BBDCAE2-A213-493B-B98C-ECF56880F49A}" destId="{F67D1F45-20FB-4925-A095-9839F90468C9}" srcOrd="0" destOrd="0" presId="urn:microsoft.com/office/officeart/2005/8/layout/orgChart1"/>
    <dgm:cxn modelId="{0DAAD015-B57F-4020-B6F4-17211A1A4CB3}" type="presParOf" srcId="{0BBDCAE2-A213-493B-B98C-ECF56880F49A}" destId="{50B92A29-E6AB-4D93-A5AB-D283301707C9}" srcOrd="1" destOrd="0" presId="urn:microsoft.com/office/officeart/2005/8/layout/orgChart1"/>
    <dgm:cxn modelId="{21DEBAD3-8C1F-40EE-A7AC-5E0EFF6CC27F}" type="presParOf" srcId="{2BB4607B-3FF1-4F7F-A8C6-B4A8F2EBEA50}" destId="{EA761D1E-C66A-4A7B-8116-9B30EE46B482}" srcOrd="1" destOrd="0" presId="urn:microsoft.com/office/officeart/2005/8/layout/orgChart1"/>
    <dgm:cxn modelId="{6326A7CE-72BA-46E2-BFE3-200FE5E44C9B}" type="presParOf" srcId="{EA761D1E-C66A-4A7B-8116-9B30EE46B482}" destId="{B4029B12-43B8-4214-AFAD-681E47BFC2CC}" srcOrd="0" destOrd="0" presId="urn:microsoft.com/office/officeart/2005/8/layout/orgChart1"/>
    <dgm:cxn modelId="{E6234FBA-113C-44B3-809C-03CDDB7EBFDA}" type="presParOf" srcId="{EA761D1E-C66A-4A7B-8116-9B30EE46B482}" destId="{95B3285F-DF86-4531-8582-C6BD826CBDEA}" srcOrd="1" destOrd="0" presId="urn:microsoft.com/office/officeart/2005/8/layout/orgChart1"/>
    <dgm:cxn modelId="{3662B596-1100-419F-BB0A-FB724BE9FF9A}" type="presParOf" srcId="{95B3285F-DF86-4531-8582-C6BD826CBDEA}" destId="{C937C346-9E85-4285-9F56-7233A68E821E}" srcOrd="0" destOrd="0" presId="urn:microsoft.com/office/officeart/2005/8/layout/orgChart1"/>
    <dgm:cxn modelId="{163657B2-BA30-45DA-A21C-C3599F0D37F8}" type="presParOf" srcId="{C937C346-9E85-4285-9F56-7233A68E821E}" destId="{292A1B0D-8358-42E9-AE8B-83683B31AD16}" srcOrd="0" destOrd="0" presId="urn:microsoft.com/office/officeart/2005/8/layout/orgChart1"/>
    <dgm:cxn modelId="{5F8026D1-0218-48A7-9897-836E4E1DCDDD}" type="presParOf" srcId="{C937C346-9E85-4285-9F56-7233A68E821E}" destId="{CCAFF150-630F-407A-AE4E-E7F0D6392FAF}" srcOrd="1" destOrd="0" presId="urn:microsoft.com/office/officeart/2005/8/layout/orgChart1"/>
    <dgm:cxn modelId="{A33ECC8B-19E4-49CC-A170-E9F1D744A963}" type="presParOf" srcId="{95B3285F-DF86-4531-8582-C6BD826CBDEA}" destId="{189B83D0-179D-466A-AAA5-FD1F27403EDF}" srcOrd="1" destOrd="0" presId="urn:microsoft.com/office/officeart/2005/8/layout/orgChart1"/>
    <dgm:cxn modelId="{0CF0902B-CA9B-4B3B-A63C-504B0D65D1A8}" type="presParOf" srcId="{95B3285F-DF86-4531-8582-C6BD826CBDEA}" destId="{1FAF61B4-7AE5-488C-B3E7-55B798272855}" srcOrd="2" destOrd="0" presId="urn:microsoft.com/office/officeart/2005/8/layout/orgChart1"/>
    <dgm:cxn modelId="{ACE26627-1BD3-422C-BC1C-0D5448731839}" type="presParOf" srcId="{EA761D1E-C66A-4A7B-8116-9B30EE46B482}" destId="{72627D2C-CF5F-4B92-9D57-63DA3972E86E}" srcOrd="2" destOrd="0" presId="urn:microsoft.com/office/officeart/2005/8/layout/orgChart1"/>
    <dgm:cxn modelId="{86C48ABA-0A5C-44FA-840E-C9B22EC87BFC}" type="presParOf" srcId="{EA761D1E-C66A-4A7B-8116-9B30EE46B482}" destId="{7B995A1A-B9C9-4FBE-94F6-FACBCEEF4F7D}" srcOrd="3" destOrd="0" presId="urn:microsoft.com/office/officeart/2005/8/layout/orgChart1"/>
    <dgm:cxn modelId="{CC1B7E50-C6CB-45E6-92B1-FD5A2E34F838}" type="presParOf" srcId="{7B995A1A-B9C9-4FBE-94F6-FACBCEEF4F7D}" destId="{5F6B82F1-06F8-4D4D-8112-A3397AB5D419}" srcOrd="0" destOrd="0" presId="urn:microsoft.com/office/officeart/2005/8/layout/orgChart1"/>
    <dgm:cxn modelId="{1EF5FCB3-F4CD-4CD4-B761-FDC169B61914}" type="presParOf" srcId="{5F6B82F1-06F8-4D4D-8112-A3397AB5D419}" destId="{F7D8D5A0-4BA8-41D8-84CF-264905004655}" srcOrd="0" destOrd="0" presId="urn:microsoft.com/office/officeart/2005/8/layout/orgChart1"/>
    <dgm:cxn modelId="{B66D8A4F-BB2F-4D08-BBF7-7B762EB13FD2}" type="presParOf" srcId="{5F6B82F1-06F8-4D4D-8112-A3397AB5D419}" destId="{97B741FA-CD29-4D16-98DB-9443788BED34}" srcOrd="1" destOrd="0" presId="urn:microsoft.com/office/officeart/2005/8/layout/orgChart1"/>
    <dgm:cxn modelId="{7B9F38DA-FB8B-4456-8B75-10F64B253FED}" type="presParOf" srcId="{7B995A1A-B9C9-4FBE-94F6-FACBCEEF4F7D}" destId="{9C7F833D-E45A-43D1-8AED-0240C5335E36}" srcOrd="1" destOrd="0" presId="urn:microsoft.com/office/officeart/2005/8/layout/orgChart1"/>
    <dgm:cxn modelId="{94A668F4-7186-4133-924C-BF44D1DD4283}" type="presParOf" srcId="{7B995A1A-B9C9-4FBE-94F6-FACBCEEF4F7D}" destId="{FBD06E5C-BD36-427B-97B4-567D8784E923}" srcOrd="2" destOrd="0" presId="urn:microsoft.com/office/officeart/2005/8/layout/orgChart1"/>
    <dgm:cxn modelId="{260786EF-FDB9-4C34-8453-F11E1FC1443E}" type="presParOf" srcId="{EA761D1E-C66A-4A7B-8116-9B30EE46B482}" destId="{07C2BA15-E7A6-400F-8E8E-09F506D3E532}" srcOrd="4" destOrd="0" presId="urn:microsoft.com/office/officeart/2005/8/layout/orgChart1"/>
    <dgm:cxn modelId="{540A3D82-6306-440B-BC95-C192BD7FC60B}" type="presParOf" srcId="{EA761D1E-C66A-4A7B-8116-9B30EE46B482}" destId="{E35B8FA2-4F9F-4072-A93F-1CBF4783228C}" srcOrd="5" destOrd="0" presId="urn:microsoft.com/office/officeart/2005/8/layout/orgChart1"/>
    <dgm:cxn modelId="{B96B8900-CFD3-4EF0-82B3-B096C1BA4620}" type="presParOf" srcId="{E35B8FA2-4F9F-4072-A93F-1CBF4783228C}" destId="{55DF897A-61F6-443F-9C6F-9B7B42276651}" srcOrd="0" destOrd="0" presId="urn:microsoft.com/office/officeart/2005/8/layout/orgChart1"/>
    <dgm:cxn modelId="{2DB0C92C-835B-472F-8DA2-7074402AEBDF}" type="presParOf" srcId="{55DF897A-61F6-443F-9C6F-9B7B42276651}" destId="{3D2D273D-FE4C-47AA-B5B9-120DFD7F03BE}" srcOrd="0" destOrd="0" presId="urn:microsoft.com/office/officeart/2005/8/layout/orgChart1"/>
    <dgm:cxn modelId="{B29AB097-CFF4-46C0-8A02-44A6FE39FED6}" type="presParOf" srcId="{55DF897A-61F6-443F-9C6F-9B7B42276651}" destId="{13848BA7-D700-4EBC-A385-3694376F8B76}" srcOrd="1" destOrd="0" presId="urn:microsoft.com/office/officeart/2005/8/layout/orgChart1"/>
    <dgm:cxn modelId="{4CC8EBFA-B36A-40A6-8D4E-58DE54AB4395}" type="presParOf" srcId="{E35B8FA2-4F9F-4072-A93F-1CBF4783228C}" destId="{A0EF979E-6B4B-4DFF-B0B8-281E0DE2CBCE}" srcOrd="1" destOrd="0" presId="urn:microsoft.com/office/officeart/2005/8/layout/orgChart1"/>
    <dgm:cxn modelId="{74E18051-7F5C-4284-9575-691415AE220E}" type="presParOf" srcId="{E35B8FA2-4F9F-4072-A93F-1CBF4783228C}" destId="{D7A5AA10-ABB5-4D94-8AB7-041D6DD3A50C}" srcOrd="2" destOrd="0" presId="urn:microsoft.com/office/officeart/2005/8/layout/orgChart1"/>
    <dgm:cxn modelId="{84CB6A35-2A9D-4E1C-A451-07ED9981DB57}" type="presParOf" srcId="{2BB4607B-3FF1-4F7F-A8C6-B4A8F2EBEA50}" destId="{0B00FD8A-4A84-4115-92A2-26EF91748AD5}" srcOrd="2" destOrd="0" presId="urn:microsoft.com/office/officeart/2005/8/layout/orgChart1"/>
    <dgm:cxn modelId="{784BEB37-EBB7-4869-B127-F02B33264753}" type="presParOf" srcId="{CDC7F271-8F3A-4A89-9A29-78D5A510FE07}" destId="{D21845DD-9200-4C9C-BD26-1AA6063311C4}" srcOrd="2" destOrd="0" presId="urn:microsoft.com/office/officeart/2005/8/layout/orgChart1"/>
    <dgm:cxn modelId="{553871CD-7C5E-4C6B-82AF-264A7C5748F7}" type="presParOf" srcId="{1318DC73-C4D0-45A6-922B-8EABEBC8B266}" destId="{F06ABF7F-839E-4455-A455-83FCC60A5FF0}" srcOrd="2" destOrd="0" presId="urn:microsoft.com/office/officeart/2005/8/layout/orgChart1"/>
    <dgm:cxn modelId="{1CC5F919-0AD8-4D85-A961-811835E4E280}" type="presParOf" srcId="{1318DC73-C4D0-45A6-922B-8EABEBC8B266}" destId="{28BD58DA-659A-4427-9DC0-40B88013F217}" srcOrd="3" destOrd="0" presId="urn:microsoft.com/office/officeart/2005/8/layout/orgChart1"/>
    <dgm:cxn modelId="{BE861797-3FB1-49D7-8FBF-97C10F25E984}" type="presParOf" srcId="{28BD58DA-659A-4427-9DC0-40B88013F217}" destId="{CCB1E919-269D-439A-AE44-97BC695BAAA2}" srcOrd="0" destOrd="0" presId="urn:microsoft.com/office/officeart/2005/8/layout/orgChart1"/>
    <dgm:cxn modelId="{399B22FA-B1A5-4AA6-96CC-36E87628A24D}" type="presParOf" srcId="{CCB1E919-269D-439A-AE44-97BC695BAAA2}" destId="{5A84264E-A9A9-4B83-A893-0AC8EE2416D0}" srcOrd="0" destOrd="0" presId="urn:microsoft.com/office/officeart/2005/8/layout/orgChart1"/>
    <dgm:cxn modelId="{4CE46963-0C48-4654-B880-CF3DE504F960}" type="presParOf" srcId="{CCB1E919-269D-439A-AE44-97BC695BAAA2}" destId="{648725BE-BBB4-4D72-AA19-E19B3536D780}" srcOrd="1" destOrd="0" presId="urn:microsoft.com/office/officeart/2005/8/layout/orgChart1"/>
    <dgm:cxn modelId="{9EEDDC12-E098-4B9E-9D9D-0C7CA961AAD4}" type="presParOf" srcId="{28BD58DA-659A-4427-9DC0-40B88013F217}" destId="{2FC71C99-B5E2-4739-8F51-05CA5E6534EC}" srcOrd="1" destOrd="0" presId="urn:microsoft.com/office/officeart/2005/8/layout/orgChart1"/>
    <dgm:cxn modelId="{2C490732-6553-411A-ABF5-45DBB2447B33}" type="presParOf" srcId="{2FC71C99-B5E2-4739-8F51-05CA5E6534EC}" destId="{25D7B167-5820-47E0-BC05-91E14FC9759D}" srcOrd="0" destOrd="0" presId="urn:microsoft.com/office/officeart/2005/8/layout/orgChart1"/>
    <dgm:cxn modelId="{B1097365-7CEA-4004-AA1B-558CC4692627}" type="presParOf" srcId="{2FC71C99-B5E2-4739-8F51-05CA5E6534EC}" destId="{16D366F7-A6CF-45F5-8431-F804E7FDD798}" srcOrd="1" destOrd="0" presId="urn:microsoft.com/office/officeart/2005/8/layout/orgChart1"/>
    <dgm:cxn modelId="{E0AAA0BD-8254-4851-942B-C9C87975574E}" type="presParOf" srcId="{16D366F7-A6CF-45F5-8431-F804E7FDD798}" destId="{F5186F84-20A4-4EF9-BA89-00102D256BAB}" srcOrd="0" destOrd="0" presId="urn:microsoft.com/office/officeart/2005/8/layout/orgChart1"/>
    <dgm:cxn modelId="{FCF651A8-FE17-4407-871D-62B68F4258C9}" type="presParOf" srcId="{F5186F84-20A4-4EF9-BA89-00102D256BAB}" destId="{1788C877-FDDD-4E8A-B515-F3300BE8434A}" srcOrd="0" destOrd="0" presId="urn:microsoft.com/office/officeart/2005/8/layout/orgChart1"/>
    <dgm:cxn modelId="{60D99F00-DD99-4C68-8F60-0C78A983F88E}" type="presParOf" srcId="{F5186F84-20A4-4EF9-BA89-00102D256BAB}" destId="{DAADEBB3-959B-46EA-BFCC-862E55417600}" srcOrd="1" destOrd="0" presId="urn:microsoft.com/office/officeart/2005/8/layout/orgChart1"/>
    <dgm:cxn modelId="{4A54D772-F285-413A-ACFF-34F2044CE82C}" type="presParOf" srcId="{16D366F7-A6CF-45F5-8431-F804E7FDD798}" destId="{456A7E6B-0ED9-4D5D-A19C-A6855AB1299F}" srcOrd="1" destOrd="0" presId="urn:microsoft.com/office/officeart/2005/8/layout/orgChart1"/>
    <dgm:cxn modelId="{83A19FCD-8FA2-4419-8CA0-F22C75EFD890}" type="presParOf" srcId="{16D366F7-A6CF-45F5-8431-F804E7FDD798}" destId="{D3783080-A8FA-4EB3-8C53-61D71FB460D7}" srcOrd="2" destOrd="0" presId="urn:microsoft.com/office/officeart/2005/8/layout/orgChart1"/>
    <dgm:cxn modelId="{7594075F-89CB-4233-89ED-6B01EE6F504B}" type="presParOf" srcId="{28BD58DA-659A-4427-9DC0-40B88013F217}" destId="{7FE82645-A932-43D3-BE51-2194689D73C9}" srcOrd="2" destOrd="0" presId="urn:microsoft.com/office/officeart/2005/8/layout/orgChart1"/>
    <dgm:cxn modelId="{80EEAD16-C1A6-415E-8FAD-F64FA2468A59}" type="presParOf" srcId="{25FEAECE-41A7-4BAE-B3B1-E143285FC364}" destId="{88F7B3A1-8E70-4592-9224-A1024F02214E}"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7466D26-9CEA-494E-965B-674C016E4E6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D3EDF9F4-FB32-4610-B798-07C024167798}">
      <dgm:prSet phldrT="[Text]"/>
      <dgm:spPr/>
      <dgm:t>
        <a:bodyPr/>
        <a:lstStyle/>
        <a:p>
          <a:r>
            <a:rPr lang="en-GB" dirty="0"/>
            <a:t>runner.py</a:t>
          </a:r>
        </a:p>
      </dgm:t>
    </dgm:pt>
    <dgm:pt modelId="{5B7231A8-400B-4C07-9DEE-8CEA7013CC52}" type="parTrans" cxnId="{D0F4FAE5-6007-4723-84F6-B50BD41D4C5C}">
      <dgm:prSet/>
      <dgm:spPr/>
      <dgm:t>
        <a:bodyPr/>
        <a:lstStyle/>
        <a:p>
          <a:endParaRPr lang="en-GB"/>
        </a:p>
      </dgm:t>
    </dgm:pt>
    <dgm:pt modelId="{C9D7E15F-53BE-4A1F-9979-F8C0D2DE2156}" type="sibTrans" cxnId="{D0F4FAE5-6007-4723-84F6-B50BD41D4C5C}">
      <dgm:prSet/>
      <dgm:spPr/>
      <dgm:t>
        <a:bodyPr/>
        <a:lstStyle/>
        <a:p>
          <a:endParaRPr lang="en-GB"/>
        </a:p>
      </dgm:t>
    </dgm:pt>
    <dgm:pt modelId="{A9348E87-FC51-4F11-A6E9-575C19EF2652}">
      <dgm:prSet phldrT="[Text]"/>
      <dgm:spPr/>
      <dgm:t>
        <a:bodyPr/>
        <a:lstStyle/>
        <a:p>
          <a:r>
            <a:rPr lang="en-GB" dirty="0"/>
            <a:t>rl_mtd.py</a:t>
          </a:r>
        </a:p>
      </dgm:t>
    </dgm:pt>
    <dgm:pt modelId="{DED4B258-A069-4653-A565-5F4BB23CB69C}" type="parTrans" cxnId="{8272D95D-338B-40B0-A4E2-13FF13825559}">
      <dgm:prSet/>
      <dgm:spPr/>
      <dgm:t>
        <a:bodyPr/>
        <a:lstStyle/>
        <a:p>
          <a:endParaRPr lang="en-GB"/>
        </a:p>
      </dgm:t>
    </dgm:pt>
    <dgm:pt modelId="{638B223F-96CA-4364-891C-F4026D7E54A1}" type="sibTrans" cxnId="{8272D95D-338B-40B0-A4E2-13FF13825559}">
      <dgm:prSet/>
      <dgm:spPr/>
      <dgm:t>
        <a:bodyPr/>
        <a:lstStyle/>
        <a:p>
          <a:endParaRPr lang="en-GB"/>
        </a:p>
      </dgm:t>
    </dgm:pt>
    <dgm:pt modelId="{9F5C5E53-FC1B-45D2-871E-C57B7F6DC895}">
      <dgm:prSet phldrT="[Text]"/>
      <dgm:spPr/>
      <dgm:t>
        <a:bodyPr/>
        <a:lstStyle/>
        <a:p>
          <a:r>
            <a:rPr lang="en-GB" dirty="0"/>
            <a:t>defender2000.py</a:t>
          </a:r>
        </a:p>
      </dgm:t>
    </dgm:pt>
    <dgm:pt modelId="{1F3F4434-B8D9-4AA0-82A0-C183B00CC54F}" type="parTrans" cxnId="{C49B9017-D470-453B-8AB3-9E6B640BC286}">
      <dgm:prSet/>
      <dgm:spPr/>
      <dgm:t>
        <a:bodyPr/>
        <a:lstStyle/>
        <a:p>
          <a:endParaRPr lang="en-GB"/>
        </a:p>
      </dgm:t>
    </dgm:pt>
    <dgm:pt modelId="{7F900950-A9A1-43A3-8ACF-3C13E46DDB40}" type="sibTrans" cxnId="{C49B9017-D470-453B-8AB3-9E6B640BC286}">
      <dgm:prSet/>
      <dgm:spPr/>
      <dgm:t>
        <a:bodyPr/>
        <a:lstStyle/>
        <a:p>
          <a:endParaRPr lang="en-GB"/>
        </a:p>
      </dgm:t>
    </dgm:pt>
    <dgm:pt modelId="{D0E1833F-1909-45CF-AE8E-DA329610D7F0}">
      <dgm:prSet phldrT="[Text]"/>
      <dgm:spPr/>
      <dgm:t>
        <a:bodyPr/>
        <a:lstStyle/>
        <a:p>
          <a:r>
            <a:rPr lang="en-GB" dirty="0"/>
            <a:t>mtd_env.py</a:t>
          </a:r>
        </a:p>
      </dgm:t>
    </dgm:pt>
    <dgm:pt modelId="{E045965E-E2A9-41E9-B358-2BE87D710AD1}" type="parTrans" cxnId="{F55BDB58-1B00-464E-B711-ED2D680E3935}">
      <dgm:prSet/>
      <dgm:spPr/>
      <dgm:t>
        <a:bodyPr/>
        <a:lstStyle/>
        <a:p>
          <a:endParaRPr lang="en-GB"/>
        </a:p>
      </dgm:t>
    </dgm:pt>
    <dgm:pt modelId="{D0CAF49D-D4E8-4096-A0F5-53726952E0E3}" type="sibTrans" cxnId="{F55BDB58-1B00-464E-B711-ED2D680E3935}">
      <dgm:prSet/>
      <dgm:spPr/>
      <dgm:t>
        <a:bodyPr/>
        <a:lstStyle/>
        <a:p>
          <a:endParaRPr lang="en-GB"/>
        </a:p>
      </dgm:t>
    </dgm:pt>
    <dgm:pt modelId="{BA5F487D-B4CF-418A-B62E-44580D5FD6FD}">
      <dgm:prSet phldrT="[Text]"/>
      <dgm:spPr/>
      <dgm:t>
        <a:bodyPr/>
        <a:lstStyle/>
        <a:p>
          <a:r>
            <a:rPr lang="en-GB" dirty="0"/>
            <a:t>graph.py</a:t>
          </a:r>
        </a:p>
      </dgm:t>
    </dgm:pt>
    <dgm:pt modelId="{081A431B-A7E1-4F69-8ECB-D6F672374152}" type="parTrans" cxnId="{4F1FAABA-2308-4465-9A06-F8C0E3250E67}">
      <dgm:prSet/>
      <dgm:spPr/>
      <dgm:t>
        <a:bodyPr/>
        <a:lstStyle/>
        <a:p>
          <a:endParaRPr lang="en-GB"/>
        </a:p>
      </dgm:t>
    </dgm:pt>
    <dgm:pt modelId="{EF74B867-9FA1-40DF-AFA8-CE8BB8D44D89}" type="sibTrans" cxnId="{4F1FAABA-2308-4465-9A06-F8C0E3250E67}">
      <dgm:prSet/>
      <dgm:spPr/>
      <dgm:t>
        <a:bodyPr/>
        <a:lstStyle/>
        <a:p>
          <a:endParaRPr lang="en-GB"/>
        </a:p>
      </dgm:t>
    </dgm:pt>
    <dgm:pt modelId="{EE2E8AC2-74E8-49BE-9FBA-4B1E649B0944}">
      <dgm:prSet phldrT="[Text]"/>
      <dgm:spPr/>
      <dgm:t>
        <a:bodyPr/>
        <a:lstStyle/>
        <a:p>
          <a:r>
            <a:rPr lang="en-GB" dirty="0"/>
            <a:t>node.py</a:t>
          </a:r>
        </a:p>
      </dgm:t>
    </dgm:pt>
    <dgm:pt modelId="{D68B345E-044C-4637-B2E9-F6D954D42BF5}" type="parTrans" cxnId="{EB6092FF-9341-40A4-9606-9D731F2C49EF}">
      <dgm:prSet/>
      <dgm:spPr/>
      <dgm:t>
        <a:bodyPr/>
        <a:lstStyle/>
        <a:p>
          <a:endParaRPr lang="en-GB"/>
        </a:p>
      </dgm:t>
    </dgm:pt>
    <dgm:pt modelId="{28ACF037-66DB-472F-8E46-139BAE0B3758}" type="sibTrans" cxnId="{EB6092FF-9341-40A4-9606-9D731F2C49EF}">
      <dgm:prSet/>
      <dgm:spPr/>
      <dgm:t>
        <a:bodyPr/>
        <a:lstStyle/>
        <a:p>
          <a:endParaRPr lang="en-GB"/>
        </a:p>
      </dgm:t>
    </dgm:pt>
    <dgm:pt modelId="{F2D9F029-2932-4D4A-AB79-54CE81BFE78B}">
      <dgm:prSet phldrT="[Text]"/>
      <dgm:spPr/>
      <dgm:t>
        <a:bodyPr/>
        <a:lstStyle/>
        <a:p>
          <a:r>
            <a:rPr lang="en-GB" dirty="0"/>
            <a:t>prevention_system.py</a:t>
          </a:r>
        </a:p>
      </dgm:t>
    </dgm:pt>
    <dgm:pt modelId="{4F6A4179-E661-4115-BCC0-D68BDDB6549A}" type="parTrans" cxnId="{3495D9D1-B2FD-4734-A54E-F772A4B3D865}">
      <dgm:prSet/>
      <dgm:spPr/>
      <dgm:t>
        <a:bodyPr/>
        <a:lstStyle/>
        <a:p>
          <a:endParaRPr lang="en-GB"/>
        </a:p>
      </dgm:t>
    </dgm:pt>
    <dgm:pt modelId="{33207171-948D-466A-9CD3-0D3F64B38E7E}" type="sibTrans" cxnId="{3495D9D1-B2FD-4734-A54E-F772A4B3D865}">
      <dgm:prSet/>
      <dgm:spPr/>
      <dgm:t>
        <a:bodyPr/>
        <a:lstStyle/>
        <a:p>
          <a:endParaRPr lang="en-GB"/>
        </a:p>
      </dgm:t>
    </dgm:pt>
    <dgm:pt modelId="{928C9F74-1589-4788-BF7E-E92DA5000582}">
      <dgm:prSet phldrT="[Text]"/>
      <dgm:spPr>
        <a:solidFill>
          <a:schemeClr val="bg1"/>
        </a:solidFill>
        <a:ln>
          <a:solidFill>
            <a:schemeClr val="bg1"/>
          </a:solidFill>
        </a:ln>
      </dgm:spPr>
      <dgm:t>
        <a:bodyPr/>
        <a:lstStyle/>
        <a:p>
          <a:endParaRPr lang="en-GB" dirty="0"/>
        </a:p>
      </dgm:t>
    </dgm:pt>
    <dgm:pt modelId="{F649DC54-074A-4BF2-AD33-B645F3C7E11D}" type="sibTrans" cxnId="{C38B5F77-6EA1-4A53-8457-4C90C641354C}">
      <dgm:prSet/>
      <dgm:spPr/>
      <dgm:t>
        <a:bodyPr/>
        <a:lstStyle/>
        <a:p>
          <a:endParaRPr lang="en-GB"/>
        </a:p>
      </dgm:t>
    </dgm:pt>
    <dgm:pt modelId="{A35FA60C-4827-41FB-888B-8AB05B2F24A0}" type="parTrans" cxnId="{C38B5F77-6EA1-4A53-8457-4C90C641354C}">
      <dgm:prSet/>
      <dgm:spPr>
        <a:solidFill>
          <a:schemeClr val="bg1"/>
        </a:solidFill>
        <a:ln>
          <a:solidFill>
            <a:schemeClr val="bg1"/>
          </a:solidFill>
        </a:ln>
      </dgm:spPr>
      <dgm:t>
        <a:bodyPr/>
        <a:lstStyle/>
        <a:p>
          <a:endParaRPr lang="en-GB"/>
        </a:p>
      </dgm:t>
    </dgm:pt>
    <dgm:pt modelId="{BF5B46B5-8CF6-470D-8B6A-FCCEBEC2E270}" type="pres">
      <dgm:prSet presAssocID="{D7466D26-9CEA-494E-965B-674C016E4E6D}" presName="hierChild1" presStyleCnt="0">
        <dgm:presLayoutVars>
          <dgm:orgChart val="1"/>
          <dgm:chPref val="1"/>
          <dgm:dir/>
          <dgm:animOne val="branch"/>
          <dgm:animLvl val="lvl"/>
          <dgm:resizeHandles/>
        </dgm:presLayoutVars>
      </dgm:prSet>
      <dgm:spPr/>
    </dgm:pt>
    <dgm:pt modelId="{D2A6FF57-E78C-4515-B1F6-98BF472AC288}" type="pres">
      <dgm:prSet presAssocID="{D3EDF9F4-FB32-4610-B798-07C024167798}" presName="hierRoot1" presStyleCnt="0">
        <dgm:presLayoutVars>
          <dgm:hierBranch val="init"/>
        </dgm:presLayoutVars>
      </dgm:prSet>
      <dgm:spPr/>
    </dgm:pt>
    <dgm:pt modelId="{EFD74E59-E651-4A9B-A21B-718F6C322DCC}" type="pres">
      <dgm:prSet presAssocID="{D3EDF9F4-FB32-4610-B798-07C024167798}" presName="rootComposite1" presStyleCnt="0"/>
      <dgm:spPr/>
    </dgm:pt>
    <dgm:pt modelId="{033DA597-B30F-44B4-88CE-DAE829888F47}" type="pres">
      <dgm:prSet presAssocID="{D3EDF9F4-FB32-4610-B798-07C024167798}" presName="rootText1" presStyleLbl="node0" presStyleIdx="0" presStyleCnt="1" custScaleY="64157">
        <dgm:presLayoutVars>
          <dgm:chPref val="3"/>
        </dgm:presLayoutVars>
      </dgm:prSet>
      <dgm:spPr/>
    </dgm:pt>
    <dgm:pt modelId="{CAE6D8D5-9381-4E22-B64E-194F0DA80114}" type="pres">
      <dgm:prSet presAssocID="{D3EDF9F4-FB32-4610-B798-07C024167798}" presName="rootConnector1" presStyleLbl="node1" presStyleIdx="0" presStyleCnt="0"/>
      <dgm:spPr/>
    </dgm:pt>
    <dgm:pt modelId="{B7ABB8AC-DE69-453D-854A-0247D4BEE97E}" type="pres">
      <dgm:prSet presAssocID="{D3EDF9F4-FB32-4610-B798-07C024167798}" presName="hierChild2" presStyleCnt="0"/>
      <dgm:spPr/>
    </dgm:pt>
    <dgm:pt modelId="{F313BB9F-90AF-4867-A70B-17FC11425865}" type="pres">
      <dgm:prSet presAssocID="{DED4B258-A069-4653-A565-5F4BB23CB69C}" presName="Name37" presStyleLbl="parChTrans1D2" presStyleIdx="0" presStyleCnt="1"/>
      <dgm:spPr/>
    </dgm:pt>
    <dgm:pt modelId="{5D93D8A7-2BE2-4B0D-AA4A-7D35B64DA0F2}" type="pres">
      <dgm:prSet presAssocID="{A9348E87-FC51-4F11-A6E9-575C19EF2652}" presName="hierRoot2" presStyleCnt="0">
        <dgm:presLayoutVars>
          <dgm:hierBranch val="init"/>
        </dgm:presLayoutVars>
      </dgm:prSet>
      <dgm:spPr/>
    </dgm:pt>
    <dgm:pt modelId="{4DD57ABA-5D45-4AA6-BA27-BE5834F69ACA}" type="pres">
      <dgm:prSet presAssocID="{A9348E87-FC51-4F11-A6E9-575C19EF2652}" presName="rootComposite" presStyleCnt="0"/>
      <dgm:spPr/>
    </dgm:pt>
    <dgm:pt modelId="{864E2A4E-006D-49F1-AE39-36CC4E987BF4}" type="pres">
      <dgm:prSet presAssocID="{A9348E87-FC51-4F11-A6E9-575C19EF2652}" presName="rootText" presStyleLbl="node2" presStyleIdx="0" presStyleCnt="1" custScaleY="64157">
        <dgm:presLayoutVars>
          <dgm:chPref val="3"/>
        </dgm:presLayoutVars>
      </dgm:prSet>
      <dgm:spPr/>
    </dgm:pt>
    <dgm:pt modelId="{8E066B3A-A384-4F91-A583-586E40D4C6BA}" type="pres">
      <dgm:prSet presAssocID="{A9348E87-FC51-4F11-A6E9-575C19EF2652}" presName="rootConnector" presStyleLbl="node2" presStyleIdx="0" presStyleCnt="1"/>
      <dgm:spPr/>
    </dgm:pt>
    <dgm:pt modelId="{25046C09-35DE-4B83-9EB1-78B92E19840F}" type="pres">
      <dgm:prSet presAssocID="{A9348E87-FC51-4F11-A6E9-575C19EF2652}" presName="hierChild4" presStyleCnt="0"/>
      <dgm:spPr/>
    </dgm:pt>
    <dgm:pt modelId="{FD505224-850C-40DA-8F56-C6601819FBA0}" type="pres">
      <dgm:prSet presAssocID="{1F3F4434-B8D9-4AA0-82A0-C183B00CC54F}" presName="Name37" presStyleLbl="parChTrans1D3" presStyleIdx="0" presStyleCnt="2"/>
      <dgm:spPr/>
    </dgm:pt>
    <dgm:pt modelId="{71939F97-05B6-46F9-8522-6C83DA0E3B97}" type="pres">
      <dgm:prSet presAssocID="{9F5C5E53-FC1B-45D2-871E-C57B7F6DC895}" presName="hierRoot2" presStyleCnt="0">
        <dgm:presLayoutVars>
          <dgm:hierBranch val="init"/>
        </dgm:presLayoutVars>
      </dgm:prSet>
      <dgm:spPr/>
    </dgm:pt>
    <dgm:pt modelId="{3E108F83-5988-4B30-BEB7-6E3A5766A71E}" type="pres">
      <dgm:prSet presAssocID="{9F5C5E53-FC1B-45D2-871E-C57B7F6DC895}" presName="rootComposite" presStyleCnt="0"/>
      <dgm:spPr/>
    </dgm:pt>
    <dgm:pt modelId="{D099CDEF-F135-494B-8A12-249DF58974A7}" type="pres">
      <dgm:prSet presAssocID="{9F5C5E53-FC1B-45D2-871E-C57B7F6DC895}" presName="rootText" presStyleLbl="node3" presStyleIdx="0" presStyleCnt="2" custScaleY="64157">
        <dgm:presLayoutVars>
          <dgm:chPref val="3"/>
        </dgm:presLayoutVars>
      </dgm:prSet>
      <dgm:spPr/>
    </dgm:pt>
    <dgm:pt modelId="{00F71E02-D630-4878-9A5C-9FEA549C68D6}" type="pres">
      <dgm:prSet presAssocID="{9F5C5E53-FC1B-45D2-871E-C57B7F6DC895}" presName="rootConnector" presStyleLbl="node3" presStyleIdx="0" presStyleCnt="2"/>
      <dgm:spPr/>
    </dgm:pt>
    <dgm:pt modelId="{146B3614-A9B4-4E4C-BEA3-9A7D96456279}" type="pres">
      <dgm:prSet presAssocID="{9F5C5E53-FC1B-45D2-871E-C57B7F6DC895}" presName="hierChild4" presStyleCnt="0"/>
      <dgm:spPr/>
    </dgm:pt>
    <dgm:pt modelId="{EC21363E-F76E-4CF8-A87B-F86D06761E13}" type="pres">
      <dgm:prSet presAssocID="{9F5C5E53-FC1B-45D2-871E-C57B7F6DC895}" presName="hierChild5" presStyleCnt="0"/>
      <dgm:spPr/>
    </dgm:pt>
    <dgm:pt modelId="{D5A3ED22-CBDF-4A2D-9EF9-300C04FDE38E}" type="pres">
      <dgm:prSet presAssocID="{E045965E-E2A9-41E9-B358-2BE87D710AD1}" presName="Name37" presStyleLbl="parChTrans1D3" presStyleIdx="1" presStyleCnt="2"/>
      <dgm:spPr/>
    </dgm:pt>
    <dgm:pt modelId="{8BE22C8F-DEF8-49CE-99B6-E98B4EDE9590}" type="pres">
      <dgm:prSet presAssocID="{D0E1833F-1909-45CF-AE8E-DA329610D7F0}" presName="hierRoot2" presStyleCnt="0">
        <dgm:presLayoutVars>
          <dgm:hierBranch val="init"/>
        </dgm:presLayoutVars>
      </dgm:prSet>
      <dgm:spPr/>
    </dgm:pt>
    <dgm:pt modelId="{6162C23D-DAA7-4D36-B66E-0BE5D7EB2EFF}" type="pres">
      <dgm:prSet presAssocID="{D0E1833F-1909-45CF-AE8E-DA329610D7F0}" presName="rootComposite" presStyleCnt="0"/>
      <dgm:spPr/>
    </dgm:pt>
    <dgm:pt modelId="{FF4A3F03-8188-49FA-B32F-2A4BFBA3418A}" type="pres">
      <dgm:prSet presAssocID="{D0E1833F-1909-45CF-AE8E-DA329610D7F0}" presName="rootText" presStyleLbl="node3" presStyleIdx="1" presStyleCnt="2" custScaleY="64157">
        <dgm:presLayoutVars>
          <dgm:chPref val="3"/>
        </dgm:presLayoutVars>
      </dgm:prSet>
      <dgm:spPr/>
    </dgm:pt>
    <dgm:pt modelId="{FFC93450-EE50-4194-A3BB-4E0BD1124FA9}" type="pres">
      <dgm:prSet presAssocID="{D0E1833F-1909-45CF-AE8E-DA329610D7F0}" presName="rootConnector" presStyleLbl="node3" presStyleIdx="1" presStyleCnt="2"/>
      <dgm:spPr/>
    </dgm:pt>
    <dgm:pt modelId="{8FCBDCA2-9AAB-4D88-838D-535A6A332A25}" type="pres">
      <dgm:prSet presAssocID="{D0E1833F-1909-45CF-AE8E-DA329610D7F0}" presName="hierChild4" presStyleCnt="0"/>
      <dgm:spPr/>
    </dgm:pt>
    <dgm:pt modelId="{00E173F1-627C-4825-86AE-226FF3607C2E}" type="pres">
      <dgm:prSet presAssocID="{081A431B-A7E1-4F69-8ECB-D6F672374152}" presName="Name37" presStyleLbl="parChTrans1D4" presStyleIdx="0" presStyleCnt="4"/>
      <dgm:spPr/>
    </dgm:pt>
    <dgm:pt modelId="{D6232789-D62E-422A-8B2D-4769C0677A92}" type="pres">
      <dgm:prSet presAssocID="{BA5F487D-B4CF-418A-B62E-44580D5FD6FD}" presName="hierRoot2" presStyleCnt="0">
        <dgm:presLayoutVars>
          <dgm:hierBranch val="init"/>
        </dgm:presLayoutVars>
      </dgm:prSet>
      <dgm:spPr/>
    </dgm:pt>
    <dgm:pt modelId="{9B4F1D25-EE29-4076-BD48-DEBF4A77185F}" type="pres">
      <dgm:prSet presAssocID="{BA5F487D-B4CF-418A-B62E-44580D5FD6FD}" presName="rootComposite" presStyleCnt="0"/>
      <dgm:spPr/>
    </dgm:pt>
    <dgm:pt modelId="{97943127-F355-4FE4-AC66-9DDA1EB2AC65}" type="pres">
      <dgm:prSet presAssocID="{BA5F487D-B4CF-418A-B62E-44580D5FD6FD}" presName="rootText" presStyleLbl="node4" presStyleIdx="0" presStyleCnt="4" custScaleY="64157">
        <dgm:presLayoutVars>
          <dgm:chPref val="3"/>
        </dgm:presLayoutVars>
      </dgm:prSet>
      <dgm:spPr/>
    </dgm:pt>
    <dgm:pt modelId="{97E1DB42-6402-41BE-9DBF-E6E3F5576CC9}" type="pres">
      <dgm:prSet presAssocID="{BA5F487D-B4CF-418A-B62E-44580D5FD6FD}" presName="rootConnector" presStyleLbl="node4" presStyleIdx="0" presStyleCnt="4"/>
      <dgm:spPr/>
    </dgm:pt>
    <dgm:pt modelId="{F87D59FE-9C72-41C4-A582-311C6057E4F4}" type="pres">
      <dgm:prSet presAssocID="{BA5F487D-B4CF-418A-B62E-44580D5FD6FD}" presName="hierChild4" presStyleCnt="0"/>
      <dgm:spPr/>
    </dgm:pt>
    <dgm:pt modelId="{29663D56-85CF-4D5D-9413-F9032D34CA24}" type="pres">
      <dgm:prSet presAssocID="{D68B345E-044C-4637-B2E9-F6D954D42BF5}" presName="Name37" presStyleLbl="parChTrans1D4" presStyleIdx="1" presStyleCnt="4"/>
      <dgm:spPr/>
    </dgm:pt>
    <dgm:pt modelId="{928B242D-8E56-4118-BB85-FBB28A7B3B01}" type="pres">
      <dgm:prSet presAssocID="{EE2E8AC2-74E8-49BE-9FBA-4B1E649B0944}" presName="hierRoot2" presStyleCnt="0">
        <dgm:presLayoutVars>
          <dgm:hierBranch val="init"/>
        </dgm:presLayoutVars>
      </dgm:prSet>
      <dgm:spPr/>
    </dgm:pt>
    <dgm:pt modelId="{5C8ADFB1-442C-4625-8E40-8064D9476118}" type="pres">
      <dgm:prSet presAssocID="{EE2E8AC2-74E8-49BE-9FBA-4B1E649B0944}" presName="rootComposite" presStyleCnt="0"/>
      <dgm:spPr/>
    </dgm:pt>
    <dgm:pt modelId="{DA2252E7-130A-43DB-9A83-83FEA8260E62}" type="pres">
      <dgm:prSet presAssocID="{EE2E8AC2-74E8-49BE-9FBA-4B1E649B0944}" presName="rootText" presStyleLbl="node4" presStyleIdx="1" presStyleCnt="4" custScaleY="64157">
        <dgm:presLayoutVars>
          <dgm:chPref val="3"/>
        </dgm:presLayoutVars>
      </dgm:prSet>
      <dgm:spPr/>
    </dgm:pt>
    <dgm:pt modelId="{10E85006-390D-4CCC-8CB3-5DCF887B7C16}" type="pres">
      <dgm:prSet presAssocID="{EE2E8AC2-74E8-49BE-9FBA-4B1E649B0944}" presName="rootConnector" presStyleLbl="node4" presStyleIdx="1" presStyleCnt="4"/>
      <dgm:spPr/>
    </dgm:pt>
    <dgm:pt modelId="{CBA7414A-BED7-4D81-BB33-8C9323CEE0B6}" type="pres">
      <dgm:prSet presAssocID="{EE2E8AC2-74E8-49BE-9FBA-4B1E649B0944}" presName="hierChild4" presStyleCnt="0"/>
      <dgm:spPr/>
    </dgm:pt>
    <dgm:pt modelId="{E8298C54-B46A-498C-B6E7-6702CAA317E8}" type="pres">
      <dgm:prSet presAssocID="{EE2E8AC2-74E8-49BE-9FBA-4B1E649B0944}" presName="hierChild5" presStyleCnt="0"/>
      <dgm:spPr/>
    </dgm:pt>
    <dgm:pt modelId="{22F7D0B9-304D-4708-9D12-83D155B04E3A}" type="pres">
      <dgm:prSet presAssocID="{4F6A4179-E661-4115-BCC0-D68BDDB6549A}" presName="Name37" presStyleLbl="parChTrans1D4" presStyleIdx="2" presStyleCnt="4"/>
      <dgm:spPr/>
    </dgm:pt>
    <dgm:pt modelId="{27429526-5A8E-452F-B265-C50D52909491}" type="pres">
      <dgm:prSet presAssocID="{F2D9F029-2932-4D4A-AB79-54CE81BFE78B}" presName="hierRoot2" presStyleCnt="0">
        <dgm:presLayoutVars>
          <dgm:hierBranch val="init"/>
        </dgm:presLayoutVars>
      </dgm:prSet>
      <dgm:spPr/>
    </dgm:pt>
    <dgm:pt modelId="{F3C28518-1A85-4496-99E5-962E8CA365FF}" type="pres">
      <dgm:prSet presAssocID="{F2D9F029-2932-4D4A-AB79-54CE81BFE78B}" presName="rootComposite" presStyleCnt="0"/>
      <dgm:spPr/>
    </dgm:pt>
    <dgm:pt modelId="{F4F4CC5C-3413-468D-AE28-CABC605FF9A9}" type="pres">
      <dgm:prSet presAssocID="{F2D9F029-2932-4D4A-AB79-54CE81BFE78B}" presName="rootText" presStyleLbl="node4" presStyleIdx="2" presStyleCnt="4" custScaleY="64157">
        <dgm:presLayoutVars>
          <dgm:chPref val="3"/>
        </dgm:presLayoutVars>
      </dgm:prSet>
      <dgm:spPr/>
    </dgm:pt>
    <dgm:pt modelId="{1CB08626-065C-47EC-B6D9-4C5E63DB2234}" type="pres">
      <dgm:prSet presAssocID="{F2D9F029-2932-4D4A-AB79-54CE81BFE78B}" presName="rootConnector" presStyleLbl="node4" presStyleIdx="2" presStyleCnt="4"/>
      <dgm:spPr/>
    </dgm:pt>
    <dgm:pt modelId="{1BFA6D21-94AE-41F1-BD3A-517516C62B71}" type="pres">
      <dgm:prSet presAssocID="{F2D9F029-2932-4D4A-AB79-54CE81BFE78B}" presName="hierChild4" presStyleCnt="0"/>
      <dgm:spPr/>
    </dgm:pt>
    <dgm:pt modelId="{2AFC3FE2-9AA0-4EF5-8BFA-7ED477AEEBEB}" type="pres">
      <dgm:prSet presAssocID="{A35FA60C-4827-41FB-888B-8AB05B2F24A0}" presName="Name37" presStyleLbl="parChTrans1D4" presStyleIdx="3" presStyleCnt="4"/>
      <dgm:spPr/>
    </dgm:pt>
    <dgm:pt modelId="{74FECF80-E3BD-4E15-8971-2D6DCAB11F03}" type="pres">
      <dgm:prSet presAssocID="{928C9F74-1589-4788-BF7E-E92DA5000582}" presName="hierRoot2" presStyleCnt="0">
        <dgm:presLayoutVars>
          <dgm:hierBranch val="init"/>
        </dgm:presLayoutVars>
      </dgm:prSet>
      <dgm:spPr/>
    </dgm:pt>
    <dgm:pt modelId="{55B2292C-414E-4A04-94B0-9071B5C7EBD1}" type="pres">
      <dgm:prSet presAssocID="{928C9F74-1589-4788-BF7E-E92DA5000582}" presName="rootComposite" presStyleCnt="0"/>
      <dgm:spPr/>
    </dgm:pt>
    <dgm:pt modelId="{3BE0BCAD-8B72-43E6-9B57-A0F1DEC4DB72}" type="pres">
      <dgm:prSet presAssocID="{928C9F74-1589-4788-BF7E-E92DA5000582}" presName="rootText" presStyleLbl="node4" presStyleIdx="3" presStyleCnt="4" custScaleY="13736" custLinFactY="-100000" custLinFactNeighborX="49722" custLinFactNeighborY="-139386">
        <dgm:presLayoutVars>
          <dgm:chPref val="3"/>
        </dgm:presLayoutVars>
      </dgm:prSet>
      <dgm:spPr/>
    </dgm:pt>
    <dgm:pt modelId="{077FD7A9-EBF3-4536-83F7-65379191EAB6}" type="pres">
      <dgm:prSet presAssocID="{928C9F74-1589-4788-BF7E-E92DA5000582}" presName="rootConnector" presStyleLbl="node4" presStyleIdx="3" presStyleCnt="4"/>
      <dgm:spPr/>
    </dgm:pt>
    <dgm:pt modelId="{6EACC1BA-26C9-4E2C-98DE-A9F42E788382}" type="pres">
      <dgm:prSet presAssocID="{928C9F74-1589-4788-BF7E-E92DA5000582}" presName="hierChild4" presStyleCnt="0"/>
      <dgm:spPr/>
    </dgm:pt>
    <dgm:pt modelId="{C9F6B10C-06C8-4A90-8513-EE1172F98BF6}" type="pres">
      <dgm:prSet presAssocID="{928C9F74-1589-4788-BF7E-E92DA5000582}" presName="hierChild5" presStyleCnt="0"/>
      <dgm:spPr/>
    </dgm:pt>
    <dgm:pt modelId="{F244A96D-35B4-4F95-8550-C79480B8C6D2}" type="pres">
      <dgm:prSet presAssocID="{F2D9F029-2932-4D4A-AB79-54CE81BFE78B}" presName="hierChild5" presStyleCnt="0"/>
      <dgm:spPr/>
    </dgm:pt>
    <dgm:pt modelId="{E1FB9A02-D208-43B9-B017-E075093E52F3}" type="pres">
      <dgm:prSet presAssocID="{BA5F487D-B4CF-418A-B62E-44580D5FD6FD}" presName="hierChild5" presStyleCnt="0"/>
      <dgm:spPr/>
    </dgm:pt>
    <dgm:pt modelId="{02978054-53B9-47D2-83C7-0B63E1970533}" type="pres">
      <dgm:prSet presAssocID="{D0E1833F-1909-45CF-AE8E-DA329610D7F0}" presName="hierChild5" presStyleCnt="0"/>
      <dgm:spPr/>
    </dgm:pt>
    <dgm:pt modelId="{0DB05F01-5B6D-4851-B9FC-FC3CEF8668DD}" type="pres">
      <dgm:prSet presAssocID="{A9348E87-FC51-4F11-A6E9-575C19EF2652}" presName="hierChild5" presStyleCnt="0"/>
      <dgm:spPr/>
    </dgm:pt>
    <dgm:pt modelId="{DE57F8A8-3732-49D8-9795-89A419892FC5}" type="pres">
      <dgm:prSet presAssocID="{D3EDF9F4-FB32-4610-B798-07C024167798}" presName="hierChild3" presStyleCnt="0"/>
      <dgm:spPr/>
    </dgm:pt>
  </dgm:ptLst>
  <dgm:cxnLst>
    <dgm:cxn modelId="{727B0603-DB1E-4E23-9A27-50AC4EA3115B}" type="presOf" srcId="{081A431B-A7E1-4F69-8ECB-D6F672374152}" destId="{00E173F1-627C-4825-86AE-226FF3607C2E}" srcOrd="0" destOrd="0" presId="urn:microsoft.com/office/officeart/2005/8/layout/orgChart1"/>
    <dgm:cxn modelId="{C49B9017-D470-453B-8AB3-9E6B640BC286}" srcId="{A9348E87-FC51-4F11-A6E9-575C19EF2652}" destId="{9F5C5E53-FC1B-45D2-871E-C57B7F6DC895}" srcOrd="0" destOrd="0" parTransId="{1F3F4434-B8D9-4AA0-82A0-C183B00CC54F}" sibTransId="{7F900950-A9A1-43A3-8ACF-3C13E46DDB40}"/>
    <dgm:cxn modelId="{BE5ADF18-3FB0-452E-9AFA-FD8E7C4AECDC}" type="presOf" srcId="{EE2E8AC2-74E8-49BE-9FBA-4B1E649B0944}" destId="{10E85006-390D-4CCC-8CB3-5DCF887B7C16}" srcOrd="1" destOrd="0" presId="urn:microsoft.com/office/officeart/2005/8/layout/orgChart1"/>
    <dgm:cxn modelId="{304A041C-D071-43E5-8BEE-F880F1948C14}" type="presOf" srcId="{E045965E-E2A9-41E9-B358-2BE87D710AD1}" destId="{D5A3ED22-CBDF-4A2D-9EF9-300C04FDE38E}" srcOrd="0" destOrd="0" presId="urn:microsoft.com/office/officeart/2005/8/layout/orgChart1"/>
    <dgm:cxn modelId="{084E6626-9253-48BE-A7E2-F85B4FC288E0}" type="presOf" srcId="{EE2E8AC2-74E8-49BE-9FBA-4B1E649B0944}" destId="{DA2252E7-130A-43DB-9A83-83FEA8260E62}" srcOrd="0" destOrd="0" presId="urn:microsoft.com/office/officeart/2005/8/layout/orgChart1"/>
    <dgm:cxn modelId="{2FA3B93C-D923-476A-875A-A07D76B82991}" type="presOf" srcId="{F2D9F029-2932-4D4A-AB79-54CE81BFE78B}" destId="{F4F4CC5C-3413-468D-AE28-CABC605FF9A9}" srcOrd="0" destOrd="0" presId="urn:microsoft.com/office/officeart/2005/8/layout/orgChart1"/>
    <dgm:cxn modelId="{8272D95D-338B-40B0-A4E2-13FF13825559}" srcId="{D3EDF9F4-FB32-4610-B798-07C024167798}" destId="{A9348E87-FC51-4F11-A6E9-575C19EF2652}" srcOrd="0" destOrd="0" parTransId="{DED4B258-A069-4653-A565-5F4BB23CB69C}" sibTransId="{638B223F-96CA-4364-891C-F4026D7E54A1}"/>
    <dgm:cxn modelId="{366CA342-BB65-482C-9E50-5EEFA1787E5B}" type="presOf" srcId="{A9348E87-FC51-4F11-A6E9-575C19EF2652}" destId="{8E066B3A-A384-4F91-A583-586E40D4C6BA}" srcOrd="1" destOrd="0" presId="urn:microsoft.com/office/officeart/2005/8/layout/orgChart1"/>
    <dgm:cxn modelId="{1D021463-E62D-475A-B433-8C933A5171C5}" type="presOf" srcId="{A35FA60C-4827-41FB-888B-8AB05B2F24A0}" destId="{2AFC3FE2-9AA0-4EF5-8BFA-7ED477AEEBEB}" srcOrd="0" destOrd="0" presId="urn:microsoft.com/office/officeart/2005/8/layout/orgChart1"/>
    <dgm:cxn modelId="{7DA5676B-2903-432A-A909-BD163F9AC73F}" type="presOf" srcId="{928C9F74-1589-4788-BF7E-E92DA5000582}" destId="{3BE0BCAD-8B72-43E6-9B57-A0F1DEC4DB72}" srcOrd="0" destOrd="0" presId="urn:microsoft.com/office/officeart/2005/8/layout/orgChart1"/>
    <dgm:cxn modelId="{FDC2FC70-0E37-4060-8149-DC057DCE7C5A}" type="presOf" srcId="{9F5C5E53-FC1B-45D2-871E-C57B7F6DC895}" destId="{D099CDEF-F135-494B-8A12-249DF58974A7}" srcOrd="0" destOrd="0" presId="urn:microsoft.com/office/officeart/2005/8/layout/orgChart1"/>
    <dgm:cxn modelId="{0B8C4051-5E85-4F3C-8291-2F5D7B68CA83}" type="presOf" srcId="{A9348E87-FC51-4F11-A6E9-575C19EF2652}" destId="{864E2A4E-006D-49F1-AE39-36CC4E987BF4}" srcOrd="0" destOrd="0" presId="urn:microsoft.com/office/officeart/2005/8/layout/orgChart1"/>
    <dgm:cxn modelId="{AAC88856-9FD4-4E51-8160-E8DB3C8DF7EC}" type="presOf" srcId="{DED4B258-A069-4653-A565-5F4BB23CB69C}" destId="{F313BB9F-90AF-4867-A70B-17FC11425865}" srcOrd="0" destOrd="0" presId="urn:microsoft.com/office/officeart/2005/8/layout/orgChart1"/>
    <dgm:cxn modelId="{C38B5F77-6EA1-4A53-8457-4C90C641354C}" srcId="{F2D9F029-2932-4D4A-AB79-54CE81BFE78B}" destId="{928C9F74-1589-4788-BF7E-E92DA5000582}" srcOrd="0" destOrd="0" parTransId="{A35FA60C-4827-41FB-888B-8AB05B2F24A0}" sibTransId="{F649DC54-074A-4BF2-AD33-B645F3C7E11D}"/>
    <dgm:cxn modelId="{F55BDB58-1B00-464E-B711-ED2D680E3935}" srcId="{A9348E87-FC51-4F11-A6E9-575C19EF2652}" destId="{D0E1833F-1909-45CF-AE8E-DA329610D7F0}" srcOrd="1" destOrd="0" parTransId="{E045965E-E2A9-41E9-B358-2BE87D710AD1}" sibTransId="{D0CAF49D-D4E8-4096-A0F5-53726952E0E3}"/>
    <dgm:cxn modelId="{F409A35A-0196-4AB0-B2B1-DA9C1496E76B}" type="presOf" srcId="{D68B345E-044C-4637-B2E9-F6D954D42BF5}" destId="{29663D56-85CF-4D5D-9413-F9032D34CA24}" srcOrd="0" destOrd="0" presId="urn:microsoft.com/office/officeart/2005/8/layout/orgChart1"/>
    <dgm:cxn modelId="{CFFFE27B-B58E-488E-8E7B-7F925E1871F9}" type="presOf" srcId="{1F3F4434-B8D9-4AA0-82A0-C183B00CC54F}" destId="{FD505224-850C-40DA-8F56-C6601819FBA0}" srcOrd="0" destOrd="0" presId="urn:microsoft.com/office/officeart/2005/8/layout/orgChart1"/>
    <dgm:cxn modelId="{3FBF4A8C-0613-40AF-BF15-5E2412F0B555}" type="presOf" srcId="{9F5C5E53-FC1B-45D2-871E-C57B7F6DC895}" destId="{00F71E02-D630-4878-9A5C-9FEA549C68D6}" srcOrd="1" destOrd="0" presId="urn:microsoft.com/office/officeart/2005/8/layout/orgChart1"/>
    <dgm:cxn modelId="{E7FFC090-649A-413A-A0B6-B73EC7285C47}" type="presOf" srcId="{D0E1833F-1909-45CF-AE8E-DA329610D7F0}" destId="{FFC93450-EE50-4194-A3BB-4E0BD1124FA9}" srcOrd="1" destOrd="0" presId="urn:microsoft.com/office/officeart/2005/8/layout/orgChart1"/>
    <dgm:cxn modelId="{919758AA-4DEA-4BED-9A3A-7D9A91B1D09A}" type="presOf" srcId="{BA5F487D-B4CF-418A-B62E-44580D5FD6FD}" destId="{97943127-F355-4FE4-AC66-9DDA1EB2AC65}" srcOrd="0" destOrd="0" presId="urn:microsoft.com/office/officeart/2005/8/layout/orgChart1"/>
    <dgm:cxn modelId="{3BB0F7AE-F9C1-4773-A9F0-7BE545467040}" type="presOf" srcId="{D7466D26-9CEA-494E-965B-674C016E4E6D}" destId="{BF5B46B5-8CF6-470D-8B6A-FCCEBEC2E270}" srcOrd="0" destOrd="0" presId="urn:microsoft.com/office/officeart/2005/8/layout/orgChart1"/>
    <dgm:cxn modelId="{B621A0B8-4CC1-4549-9D74-5E19D511CE01}" type="presOf" srcId="{D0E1833F-1909-45CF-AE8E-DA329610D7F0}" destId="{FF4A3F03-8188-49FA-B32F-2A4BFBA3418A}" srcOrd="0" destOrd="0" presId="urn:microsoft.com/office/officeart/2005/8/layout/orgChart1"/>
    <dgm:cxn modelId="{4F1FAABA-2308-4465-9A06-F8C0E3250E67}" srcId="{D0E1833F-1909-45CF-AE8E-DA329610D7F0}" destId="{BA5F487D-B4CF-418A-B62E-44580D5FD6FD}" srcOrd="0" destOrd="0" parTransId="{081A431B-A7E1-4F69-8ECB-D6F672374152}" sibTransId="{EF74B867-9FA1-40DF-AFA8-CE8BB8D44D89}"/>
    <dgm:cxn modelId="{96171CBF-DD6C-471B-8C97-37C61E4BF7CA}" type="presOf" srcId="{D3EDF9F4-FB32-4610-B798-07C024167798}" destId="{CAE6D8D5-9381-4E22-B64E-194F0DA80114}" srcOrd="1" destOrd="0" presId="urn:microsoft.com/office/officeart/2005/8/layout/orgChart1"/>
    <dgm:cxn modelId="{689970CB-3A2E-481C-A4E5-5F7845A6BD23}" type="presOf" srcId="{D3EDF9F4-FB32-4610-B798-07C024167798}" destId="{033DA597-B30F-44B4-88CE-DAE829888F47}" srcOrd="0" destOrd="0" presId="urn:microsoft.com/office/officeart/2005/8/layout/orgChart1"/>
    <dgm:cxn modelId="{3495D9D1-B2FD-4734-A54E-F772A4B3D865}" srcId="{BA5F487D-B4CF-418A-B62E-44580D5FD6FD}" destId="{F2D9F029-2932-4D4A-AB79-54CE81BFE78B}" srcOrd="1" destOrd="0" parTransId="{4F6A4179-E661-4115-BCC0-D68BDDB6549A}" sibTransId="{33207171-948D-466A-9CD3-0D3F64B38E7E}"/>
    <dgm:cxn modelId="{D0F4FAE5-6007-4723-84F6-B50BD41D4C5C}" srcId="{D7466D26-9CEA-494E-965B-674C016E4E6D}" destId="{D3EDF9F4-FB32-4610-B798-07C024167798}" srcOrd="0" destOrd="0" parTransId="{5B7231A8-400B-4C07-9DEE-8CEA7013CC52}" sibTransId="{C9D7E15F-53BE-4A1F-9979-F8C0D2DE2156}"/>
    <dgm:cxn modelId="{00A5A3E9-5A27-49A1-9EA5-2DB8117D1587}" type="presOf" srcId="{BA5F487D-B4CF-418A-B62E-44580D5FD6FD}" destId="{97E1DB42-6402-41BE-9DBF-E6E3F5576CC9}" srcOrd="1" destOrd="0" presId="urn:microsoft.com/office/officeart/2005/8/layout/orgChart1"/>
    <dgm:cxn modelId="{724EACEC-E054-4575-929C-F023828D0C31}" type="presOf" srcId="{4F6A4179-E661-4115-BCC0-D68BDDB6549A}" destId="{22F7D0B9-304D-4708-9D12-83D155B04E3A}" srcOrd="0" destOrd="0" presId="urn:microsoft.com/office/officeart/2005/8/layout/orgChart1"/>
    <dgm:cxn modelId="{59C4D1F2-B26D-4C34-9ADA-EE4C83AEAFBB}" type="presOf" srcId="{F2D9F029-2932-4D4A-AB79-54CE81BFE78B}" destId="{1CB08626-065C-47EC-B6D9-4C5E63DB2234}" srcOrd="1" destOrd="0" presId="urn:microsoft.com/office/officeart/2005/8/layout/orgChart1"/>
    <dgm:cxn modelId="{E924D1F4-A2A2-4F6C-8772-4B2557AB7075}" type="presOf" srcId="{928C9F74-1589-4788-BF7E-E92DA5000582}" destId="{077FD7A9-EBF3-4536-83F7-65379191EAB6}" srcOrd="1" destOrd="0" presId="urn:microsoft.com/office/officeart/2005/8/layout/orgChart1"/>
    <dgm:cxn modelId="{EB6092FF-9341-40A4-9606-9D731F2C49EF}" srcId="{BA5F487D-B4CF-418A-B62E-44580D5FD6FD}" destId="{EE2E8AC2-74E8-49BE-9FBA-4B1E649B0944}" srcOrd="0" destOrd="0" parTransId="{D68B345E-044C-4637-B2E9-F6D954D42BF5}" sibTransId="{28ACF037-66DB-472F-8E46-139BAE0B3758}"/>
    <dgm:cxn modelId="{6464EBE9-D24E-4E65-B617-51441CBCD1B4}" type="presParOf" srcId="{BF5B46B5-8CF6-470D-8B6A-FCCEBEC2E270}" destId="{D2A6FF57-E78C-4515-B1F6-98BF472AC288}" srcOrd="0" destOrd="0" presId="urn:microsoft.com/office/officeart/2005/8/layout/orgChart1"/>
    <dgm:cxn modelId="{09DB0AA1-EAAA-4BFF-B98C-81C8178B463A}" type="presParOf" srcId="{D2A6FF57-E78C-4515-B1F6-98BF472AC288}" destId="{EFD74E59-E651-4A9B-A21B-718F6C322DCC}" srcOrd="0" destOrd="0" presId="urn:microsoft.com/office/officeart/2005/8/layout/orgChart1"/>
    <dgm:cxn modelId="{1290AB69-B924-46D5-A26D-91B2F4470127}" type="presParOf" srcId="{EFD74E59-E651-4A9B-A21B-718F6C322DCC}" destId="{033DA597-B30F-44B4-88CE-DAE829888F47}" srcOrd="0" destOrd="0" presId="urn:microsoft.com/office/officeart/2005/8/layout/orgChart1"/>
    <dgm:cxn modelId="{ABC728A7-9CDA-4119-A406-25879E4EBBBA}" type="presParOf" srcId="{EFD74E59-E651-4A9B-A21B-718F6C322DCC}" destId="{CAE6D8D5-9381-4E22-B64E-194F0DA80114}" srcOrd="1" destOrd="0" presId="urn:microsoft.com/office/officeart/2005/8/layout/orgChart1"/>
    <dgm:cxn modelId="{3F10C1E2-116B-43C4-9048-FF948649EB1D}" type="presParOf" srcId="{D2A6FF57-E78C-4515-B1F6-98BF472AC288}" destId="{B7ABB8AC-DE69-453D-854A-0247D4BEE97E}" srcOrd="1" destOrd="0" presId="urn:microsoft.com/office/officeart/2005/8/layout/orgChart1"/>
    <dgm:cxn modelId="{9589FEA7-2D0F-4F9A-875F-6A44533E0EB6}" type="presParOf" srcId="{B7ABB8AC-DE69-453D-854A-0247D4BEE97E}" destId="{F313BB9F-90AF-4867-A70B-17FC11425865}" srcOrd="0" destOrd="0" presId="urn:microsoft.com/office/officeart/2005/8/layout/orgChart1"/>
    <dgm:cxn modelId="{3E31273F-DE0E-4422-B8C3-74C74C124671}" type="presParOf" srcId="{B7ABB8AC-DE69-453D-854A-0247D4BEE97E}" destId="{5D93D8A7-2BE2-4B0D-AA4A-7D35B64DA0F2}" srcOrd="1" destOrd="0" presId="urn:microsoft.com/office/officeart/2005/8/layout/orgChart1"/>
    <dgm:cxn modelId="{047BEF9A-DF92-448F-A577-04A2DF2D6113}" type="presParOf" srcId="{5D93D8A7-2BE2-4B0D-AA4A-7D35B64DA0F2}" destId="{4DD57ABA-5D45-4AA6-BA27-BE5834F69ACA}" srcOrd="0" destOrd="0" presId="urn:microsoft.com/office/officeart/2005/8/layout/orgChart1"/>
    <dgm:cxn modelId="{F1D1476B-ECCE-46DD-8162-B88241119227}" type="presParOf" srcId="{4DD57ABA-5D45-4AA6-BA27-BE5834F69ACA}" destId="{864E2A4E-006D-49F1-AE39-36CC4E987BF4}" srcOrd="0" destOrd="0" presId="urn:microsoft.com/office/officeart/2005/8/layout/orgChart1"/>
    <dgm:cxn modelId="{79AA7393-CC38-4DB4-9454-9C24E2DC9AB0}" type="presParOf" srcId="{4DD57ABA-5D45-4AA6-BA27-BE5834F69ACA}" destId="{8E066B3A-A384-4F91-A583-586E40D4C6BA}" srcOrd="1" destOrd="0" presId="urn:microsoft.com/office/officeart/2005/8/layout/orgChart1"/>
    <dgm:cxn modelId="{60ACEA46-BC91-4F90-9C14-96783DB16182}" type="presParOf" srcId="{5D93D8A7-2BE2-4B0D-AA4A-7D35B64DA0F2}" destId="{25046C09-35DE-4B83-9EB1-78B92E19840F}" srcOrd="1" destOrd="0" presId="urn:microsoft.com/office/officeart/2005/8/layout/orgChart1"/>
    <dgm:cxn modelId="{CB8DD6D3-E659-4D33-8E71-8EC23974E02D}" type="presParOf" srcId="{25046C09-35DE-4B83-9EB1-78B92E19840F}" destId="{FD505224-850C-40DA-8F56-C6601819FBA0}" srcOrd="0" destOrd="0" presId="urn:microsoft.com/office/officeart/2005/8/layout/orgChart1"/>
    <dgm:cxn modelId="{2DB39AFB-4320-4119-B937-49E66EEAB14B}" type="presParOf" srcId="{25046C09-35DE-4B83-9EB1-78B92E19840F}" destId="{71939F97-05B6-46F9-8522-6C83DA0E3B97}" srcOrd="1" destOrd="0" presId="urn:microsoft.com/office/officeart/2005/8/layout/orgChart1"/>
    <dgm:cxn modelId="{E6F4D4AF-B8E7-45EB-ABF4-BA5EE9A55433}" type="presParOf" srcId="{71939F97-05B6-46F9-8522-6C83DA0E3B97}" destId="{3E108F83-5988-4B30-BEB7-6E3A5766A71E}" srcOrd="0" destOrd="0" presId="urn:microsoft.com/office/officeart/2005/8/layout/orgChart1"/>
    <dgm:cxn modelId="{1557B4B9-0F39-4B3A-8E1A-A13A6D1343E5}" type="presParOf" srcId="{3E108F83-5988-4B30-BEB7-6E3A5766A71E}" destId="{D099CDEF-F135-494B-8A12-249DF58974A7}" srcOrd="0" destOrd="0" presId="urn:microsoft.com/office/officeart/2005/8/layout/orgChart1"/>
    <dgm:cxn modelId="{44D97571-543B-477C-A5BE-F5C501673A2A}" type="presParOf" srcId="{3E108F83-5988-4B30-BEB7-6E3A5766A71E}" destId="{00F71E02-D630-4878-9A5C-9FEA549C68D6}" srcOrd="1" destOrd="0" presId="urn:microsoft.com/office/officeart/2005/8/layout/orgChart1"/>
    <dgm:cxn modelId="{5948049B-8AAF-4C0D-8FF2-8EFF590F4B67}" type="presParOf" srcId="{71939F97-05B6-46F9-8522-6C83DA0E3B97}" destId="{146B3614-A9B4-4E4C-BEA3-9A7D96456279}" srcOrd="1" destOrd="0" presId="urn:microsoft.com/office/officeart/2005/8/layout/orgChart1"/>
    <dgm:cxn modelId="{09243345-3D35-49E5-88AA-517183F57EFE}" type="presParOf" srcId="{71939F97-05B6-46F9-8522-6C83DA0E3B97}" destId="{EC21363E-F76E-4CF8-A87B-F86D06761E13}" srcOrd="2" destOrd="0" presId="urn:microsoft.com/office/officeart/2005/8/layout/orgChart1"/>
    <dgm:cxn modelId="{16200F49-609B-4525-912E-4F39E6C7D866}" type="presParOf" srcId="{25046C09-35DE-4B83-9EB1-78B92E19840F}" destId="{D5A3ED22-CBDF-4A2D-9EF9-300C04FDE38E}" srcOrd="2" destOrd="0" presId="urn:microsoft.com/office/officeart/2005/8/layout/orgChart1"/>
    <dgm:cxn modelId="{43419E2A-9256-461A-B3C1-A8F73C93BFD1}" type="presParOf" srcId="{25046C09-35DE-4B83-9EB1-78B92E19840F}" destId="{8BE22C8F-DEF8-49CE-99B6-E98B4EDE9590}" srcOrd="3" destOrd="0" presId="urn:microsoft.com/office/officeart/2005/8/layout/orgChart1"/>
    <dgm:cxn modelId="{502D491B-79C9-4B07-A31E-E14C354AB6CC}" type="presParOf" srcId="{8BE22C8F-DEF8-49CE-99B6-E98B4EDE9590}" destId="{6162C23D-DAA7-4D36-B66E-0BE5D7EB2EFF}" srcOrd="0" destOrd="0" presId="urn:microsoft.com/office/officeart/2005/8/layout/orgChart1"/>
    <dgm:cxn modelId="{3CD52763-DA4B-42CD-8CFF-A6D28DFD25DD}" type="presParOf" srcId="{6162C23D-DAA7-4D36-B66E-0BE5D7EB2EFF}" destId="{FF4A3F03-8188-49FA-B32F-2A4BFBA3418A}" srcOrd="0" destOrd="0" presId="urn:microsoft.com/office/officeart/2005/8/layout/orgChart1"/>
    <dgm:cxn modelId="{CE1058D9-F116-4BF5-891A-A57D99BA3F2F}" type="presParOf" srcId="{6162C23D-DAA7-4D36-B66E-0BE5D7EB2EFF}" destId="{FFC93450-EE50-4194-A3BB-4E0BD1124FA9}" srcOrd="1" destOrd="0" presId="urn:microsoft.com/office/officeart/2005/8/layout/orgChart1"/>
    <dgm:cxn modelId="{2365CA5A-EF69-42E9-B303-19229F0003F4}" type="presParOf" srcId="{8BE22C8F-DEF8-49CE-99B6-E98B4EDE9590}" destId="{8FCBDCA2-9AAB-4D88-838D-535A6A332A25}" srcOrd="1" destOrd="0" presId="urn:microsoft.com/office/officeart/2005/8/layout/orgChart1"/>
    <dgm:cxn modelId="{D037E1DF-866B-491A-8E76-C6783D0E9A2C}" type="presParOf" srcId="{8FCBDCA2-9AAB-4D88-838D-535A6A332A25}" destId="{00E173F1-627C-4825-86AE-226FF3607C2E}" srcOrd="0" destOrd="0" presId="urn:microsoft.com/office/officeart/2005/8/layout/orgChart1"/>
    <dgm:cxn modelId="{74E51555-B60D-406D-8D71-21A289ED9CD5}" type="presParOf" srcId="{8FCBDCA2-9AAB-4D88-838D-535A6A332A25}" destId="{D6232789-D62E-422A-8B2D-4769C0677A92}" srcOrd="1" destOrd="0" presId="urn:microsoft.com/office/officeart/2005/8/layout/orgChart1"/>
    <dgm:cxn modelId="{1DF6C303-A353-4300-9A65-CBF3E20F3AF9}" type="presParOf" srcId="{D6232789-D62E-422A-8B2D-4769C0677A92}" destId="{9B4F1D25-EE29-4076-BD48-DEBF4A77185F}" srcOrd="0" destOrd="0" presId="urn:microsoft.com/office/officeart/2005/8/layout/orgChart1"/>
    <dgm:cxn modelId="{1DAB1133-1187-4261-A1DE-AC62D9A5932B}" type="presParOf" srcId="{9B4F1D25-EE29-4076-BD48-DEBF4A77185F}" destId="{97943127-F355-4FE4-AC66-9DDA1EB2AC65}" srcOrd="0" destOrd="0" presId="urn:microsoft.com/office/officeart/2005/8/layout/orgChart1"/>
    <dgm:cxn modelId="{7475AB3F-CE50-4699-9272-58778B01EAC1}" type="presParOf" srcId="{9B4F1D25-EE29-4076-BD48-DEBF4A77185F}" destId="{97E1DB42-6402-41BE-9DBF-E6E3F5576CC9}" srcOrd="1" destOrd="0" presId="urn:microsoft.com/office/officeart/2005/8/layout/orgChart1"/>
    <dgm:cxn modelId="{D06A61DC-2658-4AE7-A33D-08ABDFFD2C3D}" type="presParOf" srcId="{D6232789-D62E-422A-8B2D-4769C0677A92}" destId="{F87D59FE-9C72-41C4-A582-311C6057E4F4}" srcOrd="1" destOrd="0" presId="urn:microsoft.com/office/officeart/2005/8/layout/orgChart1"/>
    <dgm:cxn modelId="{384F367A-1094-4384-A1A7-F95AE5EBC5F5}" type="presParOf" srcId="{F87D59FE-9C72-41C4-A582-311C6057E4F4}" destId="{29663D56-85CF-4D5D-9413-F9032D34CA24}" srcOrd="0" destOrd="0" presId="urn:microsoft.com/office/officeart/2005/8/layout/orgChart1"/>
    <dgm:cxn modelId="{95EA06C3-1D77-4486-8A6F-B20562BB93F7}" type="presParOf" srcId="{F87D59FE-9C72-41C4-A582-311C6057E4F4}" destId="{928B242D-8E56-4118-BB85-FBB28A7B3B01}" srcOrd="1" destOrd="0" presId="urn:microsoft.com/office/officeart/2005/8/layout/orgChart1"/>
    <dgm:cxn modelId="{55A6682C-6D6D-425B-BE11-E6FD5F5D63AA}" type="presParOf" srcId="{928B242D-8E56-4118-BB85-FBB28A7B3B01}" destId="{5C8ADFB1-442C-4625-8E40-8064D9476118}" srcOrd="0" destOrd="0" presId="urn:microsoft.com/office/officeart/2005/8/layout/orgChart1"/>
    <dgm:cxn modelId="{2EE9E5E9-69C0-4BA7-AC42-50D9F4CED386}" type="presParOf" srcId="{5C8ADFB1-442C-4625-8E40-8064D9476118}" destId="{DA2252E7-130A-43DB-9A83-83FEA8260E62}" srcOrd="0" destOrd="0" presId="urn:microsoft.com/office/officeart/2005/8/layout/orgChart1"/>
    <dgm:cxn modelId="{276F7605-F172-4F51-BBE1-DF07EF6ACD6A}" type="presParOf" srcId="{5C8ADFB1-442C-4625-8E40-8064D9476118}" destId="{10E85006-390D-4CCC-8CB3-5DCF887B7C16}" srcOrd="1" destOrd="0" presId="urn:microsoft.com/office/officeart/2005/8/layout/orgChart1"/>
    <dgm:cxn modelId="{05B4DCEE-51CD-4700-AD26-29D043BF5107}" type="presParOf" srcId="{928B242D-8E56-4118-BB85-FBB28A7B3B01}" destId="{CBA7414A-BED7-4D81-BB33-8C9323CEE0B6}" srcOrd="1" destOrd="0" presId="urn:microsoft.com/office/officeart/2005/8/layout/orgChart1"/>
    <dgm:cxn modelId="{3A537EB6-6476-4D6B-A7E8-F5ACF775AC03}" type="presParOf" srcId="{928B242D-8E56-4118-BB85-FBB28A7B3B01}" destId="{E8298C54-B46A-498C-B6E7-6702CAA317E8}" srcOrd="2" destOrd="0" presId="urn:microsoft.com/office/officeart/2005/8/layout/orgChart1"/>
    <dgm:cxn modelId="{9932F943-E069-4E08-AF7C-A58F69FF055E}" type="presParOf" srcId="{F87D59FE-9C72-41C4-A582-311C6057E4F4}" destId="{22F7D0B9-304D-4708-9D12-83D155B04E3A}" srcOrd="2" destOrd="0" presId="urn:microsoft.com/office/officeart/2005/8/layout/orgChart1"/>
    <dgm:cxn modelId="{D498E428-0D4A-4350-AFE6-64D56FAA215D}" type="presParOf" srcId="{F87D59FE-9C72-41C4-A582-311C6057E4F4}" destId="{27429526-5A8E-452F-B265-C50D52909491}" srcOrd="3" destOrd="0" presId="urn:microsoft.com/office/officeart/2005/8/layout/orgChart1"/>
    <dgm:cxn modelId="{E6F2B810-F207-47C9-B6F7-6118547DDC20}" type="presParOf" srcId="{27429526-5A8E-452F-B265-C50D52909491}" destId="{F3C28518-1A85-4496-99E5-962E8CA365FF}" srcOrd="0" destOrd="0" presId="urn:microsoft.com/office/officeart/2005/8/layout/orgChart1"/>
    <dgm:cxn modelId="{BF315474-2A71-45E6-91DE-92B6CF3E9AB2}" type="presParOf" srcId="{F3C28518-1A85-4496-99E5-962E8CA365FF}" destId="{F4F4CC5C-3413-468D-AE28-CABC605FF9A9}" srcOrd="0" destOrd="0" presId="urn:microsoft.com/office/officeart/2005/8/layout/orgChart1"/>
    <dgm:cxn modelId="{938D4CE1-94B5-4970-963E-2B3B5DC5CFEC}" type="presParOf" srcId="{F3C28518-1A85-4496-99E5-962E8CA365FF}" destId="{1CB08626-065C-47EC-B6D9-4C5E63DB2234}" srcOrd="1" destOrd="0" presId="urn:microsoft.com/office/officeart/2005/8/layout/orgChart1"/>
    <dgm:cxn modelId="{4F6813F5-16E3-4A25-811A-D9D0E65C9D6B}" type="presParOf" srcId="{27429526-5A8E-452F-B265-C50D52909491}" destId="{1BFA6D21-94AE-41F1-BD3A-517516C62B71}" srcOrd="1" destOrd="0" presId="urn:microsoft.com/office/officeart/2005/8/layout/orgChart1"/>
    <dgm:cxn modelId="{301E4834-C7F6-434A-B6AA-09D363B90D5A}" type="presParOf" srcId="{1BFA6D21-94AE-41F1-BD3A-517516C62B71}" destId="{2AFC3FE2-9AA0-4EF5-8BFA-7ED477AEEBEB}" srcOrd="0" destOrd="0" presId="urn:microsoft.com/office/officeart/2005/8/layout/orgChart1"/>
    <dgm:cxn modelId="{9C872D7A-0E00-4142-9BFD-E1D1C2DCB7D0}" type="presParOf" srcId="{1BFA6D21-94AE-41F1-BD3A-517516C62B71}" destId="{74FECF80-E3BD-4E15-8971-2D6DCAB11F03}" srcOrd="1" destOrd="0" presId="urn:microsoft.com/office/officeart/2005/8/layout/orgChart1"/>
    <dgm:cxn modelId="{2004C613-A42D-47C5-BC35-C6CB47414F87}" type="presParOf" srcId="{74FECF80-E3BD-4E15-8971-2D6DCAB11F03}" destId="{55B2292C-414E-4A04-94B0-9071B5C7EBD1}" srcOrd="0" destOrd="0" presId="urn:microsoft.com/office/officeart/2005/8/layout/orgChart1"/>
    <dgm:cxn modelId="{4034CDFC-B59F-4A08-81F6-9699A488474A}" type="presParOf" srcId="{55B2292C-414E-4A04-94B0-9071B5C7EBD1}" destId="{3BE0BCAD-8B72-43E6-9B57-A0F1DEC4DB72}" srcOrd="0" destOrd="0" presId="urn:microsoft.com/office/officeart/2005/8/layout/orgChart1"/>
    <dgm:cxn modelId="{D5199361-0D00-4A7E-9903-21AB47A8DE79}" type="presParOf" srcId="{55B2292C-414E-4A04-94B0-9071B5C7EBD1}" destId="{077FD7A9-EBF3-4536-83F7-65379191EAB6}" srcOrd="1" destOrd="0" presId="urn:microsoft.com/office/officeart/2005/8/layout/orgChart1"/>
    <dgm:cxn modelId="{986E0A14-1084-450E-B219-583117545181}" type="presParOf" srcId="{74FECF80-E3BD-4E15-8971-2D6DCAB11F03}" destId="{6EACC1BA-26C9-4E2C-98DE-A9F42E788382}" srcOrd="1" destOrd="0" presId="urn:microsoft.com/office/officeart/2005/8/layout/orgChart1"/>
    <dgm:cxn modelId="{AE3FFC04-E110-4A2F-9682-7C02BC5F9A3C}" type="presParOf" srcId="{74FECF80-E3BD-4E15-8971-2D6DCAB11F03}" destId="{C9F6B10C-06C8-4A90-8513-EE1172F98BF6}" srcOrd="2" destOrd="0" presId="urn:microsoft.com/office/officeart/2005/8/layout/orgChart1"/>
    <dgm:cxn modelId="{A0B057B8-7FE1-4478-9C9C-170C5676272D}" type="presParOf" srcId="{27429526-5A8E-452F-B265-C50D52909491}" destId="{F244A96D-35B4-4F95-8550-C79480B8C6D2}" srcOrd="2" destOrd="0" presId="urn:microsoft.com/office/officeart/2005/8/layout/orgChart1"/>
    <dgm:cxn modelId="{3033F37E-AAC0-413B-9A0C-6687A38BA766}" type="presParOf" srcId="{D6232789-D62E-422A-8B2D-4769C0677A92}" destId="{E1FB9A02-D208-43B9-B017-E075093E52F3}" srcOrd="2" destOrd="0" presId="urn:microsoft.com/office/officeart/2005/8/layout/orgChart1"/>
    <dgm:cxn modelId="{5748927C-E4BF-4CE0-AF9D-677FAE2B9D9A}" type="presParOf" srcId="{8BE22C8F-DEF8-49CE-99B6-E98B4EDE9590}" destId="{02978054-53B9-47D2-83C7-0B63E1970533}" srcOrd="2" destOrd="0" presId="urn:microsoft.com/office/officeart/2005/8/layout/orgChart1"/>
    <dgm:cxn modelId="{953D7275-86A8-4837-BF05-4C1B2D3D8AFA}" type="presParOf" srcId="{5D93D8A7-2BE2-4B0D-AA4A-7D35B64DA0F2}" destId="{0DB05F01-5B6D-4851-B9FC-FC3CEF8668DD}" srcOrd="2" destOrd="0" presId="urn:microsoft.com/office/officeart/2005/8/layout/orgChart1"/>
    <dgm:cxn modelId="{A0ADEC6D-AE8C-4B85-BDD2-5FB55D060086}" type="presParOf" srcId="{D2A6FF57-E78C-4515-B1F6-98BF472AC288}" destId="{DE57F8A8-3732-49D8-9795-89A419892FC5}" srcOrd="2" destOrd="0" presId="urn:microsoft.com/office/officeart/2005/8/layout/orgChart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D7B167-5820-47E0-BC05-91E14FC9759D}">
      <dsp:nvSpPr>
        <dsp:cNvPr id="0" name=""/>
        <dsp:cNvSpPr/>
      </dsp:nvSpPr>
      <dsp:spPr>
        <a:xfrm>
          <a:off x="3662897" y="956806"/>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6"/>
          </a:solidFill>
          <a:prstDash val="solid"/>
          <a:miter lim="800000"/>
        </a:ln>
        <a:effectLst/>
      </dsp:spPr>
      <dsp:style>
        <a:lnRef idx="2">
          <a:scrgbClr r="0" g="0" b="0"/>
        </a:lnRef>
        <a:fillRef idx="0">
          <a:scrgbClr r="0" g="0" b="0"/>
        </a:fillRef>
        <a:effectRef idx="0">
          <a:scrgbClr r="0" g="0" b="0"/>
        </a:effectRef>
        <a:fontRef idx="minor"/>
      </dsp:style>
    </dsp:sp>
    <dsp:sp modelId="{F06ABF7F-839E-4455-A455-83FCC60A5FF0}">
      <dsp:nvSpPr>
        <dsp:cNvPr id="0" name=""/>
        <dsp:cNvSpPr/>
      </dsp:nvSpPr>
      <dsp:spPr>
        <a:xfrm>
          <a:off x="3122131" y="396303"/>
          <a:ext cx="856542" cy="165782"/>
        </a:xfrm>
        <a:custGeom>
          <a:avLst/>
          <a:gdLst/>
          <a:ahLst/>
          <a:cxnLst/>
          <a:rect l="0" t="0" r="0" b="0"/>
          <a:pathLst>
            <a:path>
              <a:moveTo>
                <a:pt x="0" y="0"/>
              </a:moveTo>
              <a:lnTo>
                <a:pt x="0" y="82891"/>
              </a:lnTo>
              <a:lnTo>
                <a:pt x="856542" y="82891"/>
              </a:lnTo>
              <a:lnTo>
                <a:pt x="856542" y="165782"/>
              </a:lnTo>
            </a:path>
          </a:pathLst>
        </a:custGeom>
        <a:noFill/>
        <a:ln w="12700" cap="flat" cmpd="sng" algn="ctr">
          <a:solidFill>
            <a:schemeClr val="accent2"/>
          </a:solidFill>
          <a:prstDash val="solid"/>
          <a:miter lim="800000"/>
        </a:ln>
        <a:effectLst/>
      </dsp:spPr>
      <dsp:style>
        <a:lnRef idx="2">
          <a:scrgbClr r="0" g="0" b="0"/>
        </a:lnRef>
        <a:fillRef idx="0">
          <a:scrgbClr r="0" g="0" b="0"/>
        </a:fillRef>
        <a:effectRef idx="0">
          <a:scrgbClr r="0" g="0" b="0"/>
        </a:effectRef>
        <a:fontRef idx="minor"/>
      </dsp:style>
    </dsp:sp>
    <dsp:sp modelId="{07C2BA15-E7A6-400F-8E8E-09F506D3E532}">
      <dsp:nvSpPr>
        <dsp:cNvPr id="0" name=""/>
        <dsp:cNvSpPr/>
      </dsp:nvSpPr>
      <dsp:spPr>
        <a:xfrm>
          <a:off x="2905035" y="1517308"/>
          <a:ext cx="118416" cy="1484147"/>
        </a:xfrm>
        <a:custGeom>
          <a:avLst/>
          <a:gdLst/>
          <a:ahLst/>
          <a:cxnLst/>
          <a:rect l="0" t="0" r="0" b="0"/>
          <a:pathLst>
            <a:path>
              <a:moveTo>
                <a:pt x="0" y="0"/>
              </a:moveTo>
              <a:lnTo>
                <a:pt x="0" y="1484147"/>
              </a:lnTo>
              <a:lnTo>
                <a:pt x="118416" y="1484147"/>
              </a:lnTo>
            </a:path>
          </a:pathLst>
        </a:custGeom>
        <a:noFill/>
        <a:ln w="12700" cap="flat" cmpd="sng" algn="ctr">
          <a:solidFill>
            <a:schemeClr val="accent6"/>
          </a:solidFill>
          <a:prstDash val="solid"/>
          <a:miter lim="800000"/>
        </a:ln>
        <a:effectLst/>
      </dsp:spPr>
      <dsp:style>
        <a:lnRef idx="2">
          <a:scrgbClr r="0" g="0" b="0"/>
        </a:lnRef>
        <a:fillRef idx="0">
          <a:scrgbClr r="0" g="0" b="0"/>
        </a:fillRef>
        <a:effectRef idx="0">
          <a:scrgbClr r="0" g="0" b="0"/>
        </a:effectRef>
        <a:fontRef idx="minor"/>
      </dsp:style>
    </dsp:sp>
    <dsp:sp modelId="{72627D2C-CF5F-4B92-9D57-63DA3972E86E}">
      <dsp:nvSpPr>
        <dsp:cNvPr id="0" name=""/>
        <dsp:cNvSpPr/>
      </dsp:nvSpPr>
      <dsp:spPr>
        <a:xfrm>
          <a:off x="2905035" y="1517308"/>
          <a:ext cx="118416" cy="923645"/>
        </a:xfrm>
        <a:custGeom>
          <a:avLst/>
          <a:gdLst/>
          <a:ahLst/>
          <a:cxnLst/>
          <a:rect l="0" t="0" r="0" b="0"/>
          <a:pathLst>
            <a:path>
              <a:moveTo>
                <a:pt x="0" y="0"/>
              </a:moveTo>
              <a:lnTo>
                <a:pt x="0" y="923645"/>
              </a:lnTo>
              <a:lnTo>
                <a:pt x="118416" y="923645"/>
              </a:lnTo>
            </a:path>
          </a:pathLst>
        </a:custGeom>
        <a:noFill/>
        <a:ln w="12700" cap="flat" cmpd="sng" algn="ctr">
          <a:solidFill>
            <a:schemeClr val="accent6"/>
          </a:solidFill>
          <a:prstDash val="solid"/>
          <a:miter lim="800000"/>
        </a:ln>
        <a:effectLst/>
      </dsp:spPr>
      <dsp:style>
        <a:lnRef idx="2">
          <a:scrgbClr r="0" g="0" b="0"/>
        </a:lnRef>
        <a:fillRef idx="0">
          <a:scrgbClr r="0" g="0" b="0"/>
        </a:fillRef>
        <a:effectRef idx="0">
          <a:scrgbClr r="0" g="0" b="0"/>
        </a:effectRef>
        <a:fontRef idx="minor"/>
      </dsp:style>
    </dsp:sp>
    <dsp:sp modelId="{B4029B12-43B8-4214-AFAD-681E47BFC2CC}">
      <dsp:nvSpPr>
        <dsp:cNvPr id="0" name=""/>
        <dsp:cNvSpPr/>
      </dsp:nvSpPr>
      <dsp:spPr>
        <a:xfrm>
          <a:off x="2905035" y="1517308"/>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6"/>
          </a:solidFill>
          <a:prstDash val="solid"/>
          <a:miter lim="800000"/>
        </a:ln>
        <a:effectLst/>
      </dsp:spPr>
      <dsp:style>
        <a:lnRef idx="2">
          <a:scrgbClr r="0" g="0" b="0"/>
        </a:lnRef>
        <a:fillRef idx="0">
          <a:scrgbClr r="0" g="0" b="0"/>
        </a:fillRef>
        <a:effectRef idx="0">
          <a:scrgbClr r="0" g="0" b="0"/>
        </a:effectRef>
        <a:fontRef idx="minor"/>
      </dsp:style>
    </dsp:sp>
    <dsp:sp modelId="{D4AF7851-E950-4136-8666-7CF25E919B09}">
      <dsp:nvSpPr>
        <dsp:cNvPr id="0" name=""/>
        <dsp:cNvSpPr/>
      </dsp:nvSpPr>
      <dsp:spPr>
        <a:xfrm>
          <a:off x="2265588" y="956806"/>
          <a:ext cx="955222" cy="165782"/>
        </a:xfrm>
        <a:custGeom>
          <a:avLst/>
          <a:gdLst/>
          <a:ahLst/>
          <a:cxnLst/>
          <a:rect l="0" t="0" r="0" b="0"/>
          <a:pathLst>
            <a:path>
              <a:moveTo>
                <a:pt x="0" y="0"/>
              </a:moveTo>
              <a:lnTo>
                <a:pt x="0" y="82891"/>
              </a:lnTo>
              <a:lnTo>
                <a:pt x="955222" y="82891"/>
              </a:lnTo>
              <a:lnTo>
                <a:pt x="955222" y="165782"/>
              </a:lnTo>
            </a:path>
          </a:pathLst>
        </a:custGeom>
        <a:noFill/>
        <a:ln w="12700" cap="flat" cmpd="sng" algn="ctr">
          <a:solidFill>
            <a:schemeClr val="accent2"/>
          </a:solidFill>
          <a:prstDash val="solid"/>
          <a:miter lim="800000"/>
        </a:ln>
        <a:effectLst/>
      </dsp:spPr>
      <dsp:style>
        <a:lnRef idx="2">
          <a:scrgbClr r="0" g="0" b="0"/>
        </a:lnRef>
        <a:fillRef idx="0">
          <a:scrgbClr r="0" g="0" b="0"/>
        </a:fillRef>
        <a:effectRef idx="0">
          <a:scrgbClr r="0" g="0" b="0"/>
        </a:effectRef>
        <a:fontRef idx="minor"/>
      </dsp:style>
    </dsp:sp>
    <dsp:sp modelId="{E0B3B88B-A2FA-469A-85D5-5E06863DB1B2}">
      <dsp:nvSpPr>
        <dsp:cNvPr id="0" name=""/>
        <dsp:cNvSpPr/>
      </dsp:nvSpPr>
      <dsp:spPr>
        <a:xfrm>
          <a:off x="1949812" y="1517308"/>
          <a:ext cx="118416" cy="923645"/>
        </a:xfrm>
        <a:custGeom>
          <a:avLst/>
          <a:gdLst/>
          <a:ahLst/>
          <a:cxnLst/>
          <a:rect l="0" t="0" r="0" b="0"/>
          <a:pathLst>
            <a:path>
              <a:moveTo>
                <a:pt x="0" y="0"/>
              </a:moveTo>
              <a:lnTo>
                <a:pt x="0" y="923645"/>
              </a:lnTo>
              <a:lnTo>
                <a:pt x="118416" y="923645"/>
              </a:lnTo>
            </a:path>
          </a:pathLst>
        </a:custGeom>
        <a:noFill/>
        <a:ln w="12700" cap="flat" cmpd="sng" algn="ctr">
          <a:solidFill>
            <a:schemeClr val="accent6"/>
          </a:solidFill>
          <a:prstDash val="solid"/>
          <a:miter lim="800000"/>
        </a:ln>
        <a:effectLst/>
      </dsp:spPr>
      <dsp:style>
        <a:lnRef idx="2">
          <a:scrgbClr r="0" g="0" b="0"/>
        </a:lnRef>
        <a:fillRef idx="0">
          <a:scrgbClr r="0" g="0" b="0"/>
        </a:fillRef>
        <a:effectRef idx="0">
          <a:scrgbClr r="0" g="0" b="0"/>
        </a:effectRef>
        <a:fontRef idx="minor"/>
      </dsp:style>
    </dsp:sp>
    <dsp:sp modelId="{57DEC1E2-B085-4C4E-9137-6FFAC76E3ECC}">
      <dsp:nvSpPr>
        <dsp:cNvPr id="0" name=""/>
        <dsp:cNvSpPr/>
      </dsp:nvSpPr>
      <dsp:spPr>
        <a:xfrm>
          <a:off x="1949812" y="1517308"/>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6"/>
          </a:solidFill>
          <a:prstDash val="solid"/>
          <a:miter lim="800000"/>
        </a:ln>
        <a:effectLst/>
      </dsp:spPr>
      <dsp:style>
        <a:lnRef idx="2">
          <a:scrgbClr r="0" g="0" b="0"/>
        </a:lnRef>
        <a:fillRef idx="0">
          <a:scrgbClr r="0" g="0" b="0"/>
        </a:fillRef>
        <a:effectRef idx="0">
          <a:scrgbClr r="0" g="0" b="0"/>
        </a:effectRef>
        <a:fontRef idx="minor"/>
      </dsp:style>
    </dsp:sp>
    <dsp:sp modelId="{57DAC0BC-3B0C-4A04-A237-48F174359929}">
      <dsp:nvSpPr>
        <dsp:cNvPr id="0" name=""/>
        <dsp:cNvSpPr/>
      </dsp:nvSpPr>
      <dsp:spPr>
        <a:xfrm>
          <a:off x="2219868" y="956806"/>
          <a:ext cx="91440" cy="165782"/>
        </a:xfrm>
        <a:custGeom>
          <a:avLst/>
          <a:gdLst/>
          <a:ahLst/>
          <a:cxnLst/>
          <a:rect l="0" t="0" r="0" b="0"/>
          <a:pathLst>
            <a:path>
              <a:moveTo>
                <a:pt x="45720" y="0"/>
              </a:moveTo>
              <a:lnTo>
                <a:pt x="45720" y="165782"/>
              </a:lnTo>
            </a:path>
          </a:pathLst>
        </a:custGeom>
        <a:noFill/>
        <a:ln w="12700" cap="flat" cmpd="sng" algn="ctr">
          <a:solidFill>
            <a:schemeClr val="accent2"/>
          </a:solidFill>
          <a:prstDash val="solid"/>
          <a:miter lim="800000"/>
        </a:ln>
        <a:effectLst/>
      </dsp:spPr>
      <dsp:style>
        <a:lnRef idx="2">
          <a:scrgbClr r="0" g="0" b="0"/>
        </a:lnRef>
        <a:fillRef idx="0">
          <a:scrgbClr r="0" g="0" b="0"/>
        </a:fillRef>
        <a:effectRef idx="0">
          <a:scrgbClr r="0" g="0" b="0"/>
        </a:effectRef>
        <a:fontRef idx="minor"/>
      </dsp:style>
    </dsp:sp>
    <dsp:sp modelId="{D0441008-C4A5-45A9-88BB-11D17E41446F}">
      <dsp:nvSpPr>
        <dsp:cNvPr id="0" name=""/>
        <dsp:cNvSpPr/>
      </dsp:nvSpPr>
      <dsp:spPr>
        <a:xfrm>
          <a:off x="994589" y="1517308"/>
          <a:ext cx="118416" cy="923645"/>
        </a:xfrm>
        <a:custGeom>
          <a:avLst/>
          <a:gdLst/>
          <a:ahLst/>
          <a:cxnLst/>
          <a:rect l="0" t="0" r="0" b="0"/>
          <a:pathLst>
            <a:path>
              <a:moveTo>
                <a:pt x="0" y="0"/>
              </a:moveTo>
              <a:lnTo>
                <a:pt x="0" y="923645"/>
              </a:lnTo>
              <a:lnTo>
                <a:pt x="118416" y="923645"/>
              </a:lnTo>
            </a:path>
          </a:pathLst>
        </a:custGeom>
        <a:noFill/>
        <a:ln w="12700" cap="flat" cmpd="sng" algn="ctr">
          <a:solidFill>
            <a:schemeClr val="accent6"/>
          </a:solidFill>
          <a:prstDash val="solid"/>
          <a:miter lim="800000"/>
        </a:ln>
        <a:effectLst/>
      </dsp:spPr>
      <dsp:style>
        <a:lnRef idx="2">
          <a:scrgbClr r="0" g="0" b="0"/>
        </a:lnRef>
        <a:fillRef idx="0">
          <a:scrgbClr r="0" g="0" b="0"/>
        </a:fillRef>
        <a:effectRef idx="0">
          <a:scrgbClr r="0" g="0" b="0"/>
        </a:effectRef>
        <a:fontRef idx="minor"/>
      </dsp:style>
    </dsp:sp>
    <dsp:sp modelId="{178F4EAD-9225-41B5-8A8A-7966952AF93A}">
      <dsp:nvSpPr>
        <dsp:cNvPr id="0" name=""/>
        <dsp:cNvSpPr/>
      </dsp:nvSpPr>
      <dsp:spPr>
        <a:xfrm>
          <a:off x="994589" y="1517308"/>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6"/>
          </a:solidFill>
          <a:prstDash val="solid"/>
          <a:miter lim="800000"/>
        </a:ln>
        <a:effectLst/>
      </dsp:spPr>
      <dsp:style>
        <a:lnRef idx="2">
          <a:scrgbClr r="0" g="0" b="0"/>
        </a:lnRef>
        <a:fillRef idx="0">
          <a:scrgbClr r="0" g="0" b="0"/>
        </a:fillRef>
        <a:effectRef idx="0">
          <a:scrgbClr r="0" g="0" b="0"/>
        </a:effectRef>
        <a:fontRef idx="minor"/>
      </dsp:style>
    </dsp:sp>
    <dsp:sp modelId="{2467D179-719D-4977-A0E0-E69E47ACCE94}">
      <dsp:nvSpPr>
        <dsp:cNvPr id="0" name=""/>
        <dsp:cNvSpPr/>
      </dsp:nvSpPr>
      <dsp:spPr>
        <a:xfrm>
          <a:off x="1310366" y="956806"/>
          <a:ext cx="955222" cy="165782"/>
        </a:xfrm>
        <a:custGeom>
          <a:avLst/>
          <a:gdLst/>
          <a:ahLst/>
          <a:cxnLst/>
          <a:rect l="0" t="0" r="0" b="0"/>
          <a:pathLst>
            <a:path>
              <a:moveTo>
                <a:pt x="955222" y="0"/>
              </a:moveTo>
              <a:lnTo>
                <a:pt x="955222" y="82891"/>
              </a:lnTo>
              <a:lnTo>
                <a:pt x="0" y="82891"/>
              </a:lnTo>
              <a:lnTo>
                <a:pt x="0" y="165782"/>
              </a:lnTo>
            </a:path>
          </a:pathLst>
        </a:custGeom>
        <a:noFill/>
        <a:ln w="12700" cap="flat" cmpd="sng" algn="ctr">
          <a:solidFill>
            <a:schemeClr val="accent2"/>
          </a:solidFill>
          <a:prstDash val="solid"/>
          <a:miter lim="800000"/>
        </a:ln>
        <a:effectLst/>
      </dsp:spPr>
      <dsp:style>
        <a:lnRef idx="2">
          <a:scrgbClr r="0" g="0" b="0"/>
        </a:lnRef>
        <a:fillRef idx="0">
          <a:scrgbClr r="0" g="0" b="0"/>
        </a:fillRef>
        <a:effectRef idx="0">
          <a:scrgbClr r="0" g="0" b="0"/>
        </a:effectRef>
        <a:fontRef idx="minor"/>
      </dsp:style>
    </dsp:sp>
    <dsp:sp modelId="{106B11D6-CCA7-4A13-B7A4-7FABE7C757E5}">
      <dsp:nvSpPr>
        <dsp:cNvPr id="0" name=""/>
        <dsp:cNvSpPr/>
      </dsp:nvSpPr>
      <dsp:spPr>
        <a:xfrm>
          <a:off x="2265588" y="396303"/>
          <a:ext cx="856542" cy="165782"/>
        </a:xfrm>
        <a:custGeom>
          <a:avLst/>
          <a:gdLst/>
          <a:ahLst/>
          <a:cxnLst/>
          <a:rect l="0" t="0" r="0" b="0"/>
          <a:pathLst>
            <a:path>
              <a:moveTo>
                <a:pt x="856542" y="0"/>
              </a:moveTo>
              <a:lnTo>
                <a:pt x="856542" y="82891"/>
              </a:lnTo>
              <a:lnTo>
                <a:pt x="0" y="82891"/>
              </a:lnTo>
              <a:lnTo>
                <a:pt x="0" y="165782"/>
              </a:lnTo>
            </a:path>
          </a:pathLst>
        </a:custGeom>
        <a:noFill/>
        <a:ln w="12700" cap="flat" cmpd="sng" algn="ctr">
          <a:solidFill>
            <a:schemeClr val="accent2"/>
          </a:solidFill>
          <a:prstDash val="solid"/>
          <a:miter lim="800000"/>
        </a:ln>
        <a:effectLst/>
      </dsp:spPr>
      <dsp:style>
        <a:lnRef idx="2">
          <a:scrgbClr r="0" g="0" b="0"/>
        </a:lnRef>
        <a:fillRef idx="0">
          <a:scrgbClr r="0" g="0" b="0"/>
        </a:fillRef>
        <a:effectRef idx="0">
          <a:scrgbClr r="0" g="0" b="0"/>
        </a:effectRef>
        <a:fontRef idx="minor"/>
      </dsp:style>
    </dsp:sp>
    <dsp:sp modelId="{F5BF9345-2876-426A-A8E7-5F36EA81D98E}">
      <dsp:nvSpPr>
        <dsp:cNvPr id="0" name=""/>
        <dsp:cNvSpPr/>
      </dsp:nvSpPr>
      <dsp:spPr>
        <a:xfrm>
          <a:off x="2727411" y="1583"/>
          <a:ext cx="789440" cy="394720"/>
        </a:xfrm>
        <a:prstGeom prst="rect">
          <a:avLst/>
        </a:prstGeom>
        <a:solidFill>
          <a:schemeClr val="accent2">
            <a:lumMod val="60000"/>
            <a:lumOff val="40000"/>
          </a:schemeClr>
        </a:solidFill>
        <a:ln w="12700" cap="flat" cmpd="sng" algn="ctr">
          <a:solidFill>
            <a:schemeClr val="accent2"/>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de-CH" sz="1000" b="1" kern="1200">
              <a:solidFill>
                <a:sysClr val="windowText" lastClr="000000"/>
              </a:solidFill>
            </a:rPr>
            <a:t>RL Agenten</a:t>
          </a:r>
        </a:p>
      </dsp:txBody>
      <dsp:txXfrm>
        <a:off x="2727411" y="1583"/>
        <a:ext cx="789440" cy="394720"/>
      </dsp:txXfrm>
    </dsp:sp>
    <dsp:sp modelId="{03B817C0-70F8-4019-A4AC-E526F36F1218}">
      <dsp:nvSpPr>
        <dsp:cNvPr id="0" name=""/>
        <dsp:cNvSpPr/>
      </dsp:nvSpPr>
      <dsp:spPr>
        <a:xfrm>
          <a:off x="1870868" y="562086"/>
          <a:ext cx="789440" cy="394720"/>
        </a:xfrm>
        <a:prstGeom prst="rect">
          <a:avLst/>
        </a:prstGeom>
        <a:solidFill>
          <a:schemeClr val="accent2">
            <a:lumMod val="60000"/>
            <a:lumOff val="40000"/>
          </a:schemeClr>
        </a:solidFill>
        <a:ln w="12700" cap="flat" cmpd="sng" algn="ctr">
          <a:solidFill>
            <a:schemeClr val="accent2"/>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CH" sz="900" b="1" kern="1200">
              <a:solidFill>
                <a:sysClr val="windowText" lastClr="000000"/>
              </a:solidFill>
            </a:rPr>
            <a:t>Model-Free RL</a:t>
          </a:r>
        </a:p>
      </dsp:txBody>
      <dsp:txXfrm>
        <a:off x="1870868" y="562086"/>
        <a:ext cx="789440" cy="394720"/>
      </dsp:txXfrm>
    </dsp:sp>
    <dsp:sp modelId="{A709FED6-C496-42A5-913C-1675E198E186}">
      <dsp:nvSpPr>
        <dsp:cNvPr id="0" name=""/>
        <dsp:cNvSpPr/>
      </dsp:nvSpPr>
      <dsp:spPr>
        <a:xfrm>
          <a:off x="915645" y="1122588"/>
          <a:ext cx="789440" cy="394720"/>
        </a:xfrm>
        <a:prstGeom prst="rect">
          <a:avLst/>
        </a:prstGeom>
        <a:solidFill>
          <a:schemeClr val="accent4">
            <a:lumMod val="60000"/>
            <a:lumOff val="40000"/>
          </a:schemeClr>
        </a:solidFill>
        <a:ln w="12700" cap="flat" cmpd="sng" algn="ctr">
          <a:solidFill>
            <a:schemeClr val="accent4"/>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Font typeface="Courier New" panose="02070309020205020404" pitchFamily="49" charset="0"/>
            <a:buNone/>
          </a:pPr>
          <a:r>
            <a:rPr lang="de-CH" sz="900" b="1" kern="1200">
              <a:solidFill>
                <a:sysClr val="windowText" lastClr="000000"/>
              </a:solidFill>
            </a:rPr>
            <a:t>Policy Optimization</a:t>
          </a:r>
        </a:p>
      </dsp:txBody>
      <dsp:txXfrm>
        <a:off x="915645" y="1122588"/>
        <a:ext cx="789440" cy="394720"/>
      </dsp:txXfrm>
    </dsp:sp>
    <dsp:sp modelId="{57C19D82-B627-4F7D-8536-EC1AB353BBE3}">
      <dsp:nvSpPr>
        <dsp:cNvPr id="0" name=""/>
        <dsp:cNvSpPr/>
      </dsp:nvSpPr>
      <dsp:spPr>
        <a:xfrm>
          <a:off x="1113006" y="1683091"/>
          <a:ext cx="789440" cy="394720"/>
        </a:xfrm>
        <a:prstGeom prst="rect">
          <a:avLst/>
        </a:prstGeom>
        <a:solidFill>
          <a:schemeClr val="accent6">
            <a:lumMod val="60000"/>
            <a:lumOff val="40000"/>
          </a:schemeClr>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Font typeface="Wingdings" panose="05000000000000000000" pitchFamily="2" charset="2"/>
            <a:buNone/>
          </a:pPr>
          <a:r>
            <a:rPr lang="de-CH" sz="900" kern="1200">
              <a:solidFill>
                <a:sysClr val="windowText" lastClr="000000"/>
              </a:solidFill>
            </a:rPr>
            <a:t>A2C</a:t>
          </a:r>
        </a:p>
      </dsp:txBody>
      <dsp:txXfrm>
        <a:off x="1113006" y="1683091"/>
        <a:ext cx="789440" cy="394720"/>
      </dsp:txXfrm>
    </dsp:sp>
    <dsp:sp modelId="{C791DAFC-C6B3-43F2-A90E-B4B4CB9784AC}">
      <dsp:nvSpPr>
        <dsp:cNvPr id="0" name=""/>
        <dsp:cNvSpPr/>
      </dsp:nvSpPr>
      <dsp:spPr>
        <a:xfrm>
          <a:off x="1113006" y="2243593"/>
          <a:ext cx="789440" cy="394720"/>
        </a:xfrm>
        <a:prstGeom prst="rect">
          <a:avLst/>
        </a:prstGeom>
        <a:solidFill>
          <a:schemeClr val="accent6">
            <a:lumMod val="60000"/>
            <a:lumOff val="40000"/>
          </a:schemeClr>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Font typeface="Wingdings" panose="05000000000000000000" pitchFamily="2" charset="2"/>
            <a:buNone/>
          </a:pPr>
          <a:r>
            <a:rPr lang="de-CH" sz="900" kern="1200">
              <a:solidFill>
                <a:sysClr val="windowText" lastClr="000000"/>
              </a:solidFill>
            </a:rPr>
            <a:t>PPO</a:t>
          </a:r>
        </a:p>
      </dsp:txBody>
      <dsp:txXfrm>
        <a:off x="1113006" y="2243593"/>
        <a:ext cx="789440" cy="394720"/>
      </dsp:txXfrm>
    </dsp:sp>
    <dsp:sp modelId="{719E0730-B9C6-4893-B5F6-935D76957227}">
      <dsp:nvSpPr>
        <dsp:cNvPr id="0" name=""/>
        <dsp:cNvSpPr/>
      </dsp:nvSpPr>
      <dsp:spPr>
        <a:xfrm>
          <a:off x="1870868" y="1122588"/>
          <a:ext cx="789440" cy="394720"/>
        </a:xfrm>
        <a:prstGeom prst="rect">
          <a:avLst/>
        </a:prstGeom>
        <a:solidFill>
          <a:schemeClr val="accent4">
            <a:lumMod val="60000"/>
            <a:lumOff val="40000"/>
          </a:schemeClr>
        </a:solidFill>
        <a:ln w="12700" cap="flat" cmpd="sng" algn="ctr">
          <a:solidFill>
            <a:schemeClr val="accent4"/>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Font typeface="Courier New" panose="02070309020205020404" pitchFamily="49" charset="0"/>
            <a:buNone/>
          </a:pPr>
          <a:r>
            <a:rPr lang="de-CH" sz="900" b="1" kern="1200">
              <a:solidFill>
                <a:sysClr val="windowText" lastClr="000000"/>
              </a:solidFill>
            </a:rPr>
            <a:t>Q-Learning</a:t>
          </a:r>
        </a:p>
      </dsp:txBody>
      <dsp:txXfrm>
        <a:off x="1870868" y="1122588"/>
        <a:ext cx="789440" cy="394720"/>
      </dsp:txXfrm>
    </dsp:sp>
    <dsp:sp modelId="{AD136118-E1DD-4D49-A117-CA138F4F978A}">
      <dsp:nvSpPr>
        <dsp:cNvPr id="0" name=""/>
        <dsp:cNvSpPr/>
      </dsp:nvSpPr>
      <dsp:spPr>
        <a:xfrm>
          <a:off x="2068228" y="1683091"/>
          <a:ext cx="789440" cy="394720"/>
        </a:xfrm>
        <a:prstGeom prst="rect">
          <a:avLst/>
        </a:prstGeom>
        <a:solidFill>
          <a:schemeClr val="accent6">
            <a:lumMod val="60000"/>
            <a:lumOff val="40000"/>
          </a:schemeClr>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Font typeface="Wingdings" panose="05000000000000000000" pitchFamily="2" charset="2"/>
            <a:buNone/>
          </a:pPr>
          <a:r>
            <a:rPr lang="de-CH" sz="900" kern="1200">
              <a:solidFill>
                <a:sysClr val="windowText" lastClr="000000"/>
              </a:solidFill>
            </a:rPr>
            <a:t>DQN</a:t>
          </a:r>
        </a:p>
      </dsp:txBody>
      <dsp:txXfrm>
        <a:off x="2068228" y="1683091"/>
        <a:ext cx="789440" cy="394720"/>
      </dsp:txXfrm>
    </dsp:sp>
    <dsp:sp modelId="{89EC1801-28B1-49D1-B8F2-2D26851D1798}">
      <dsp:nvSpPr>
        <dsp:cNvPr id="0" name=""/>
        <dsp:cNvSpPr/>
      </dsp:nvSpPr>
      <dsp:spPr>
        <a:xfrm>
          <a:off x="2068228" y="2243593"/>
          <a:ext cx="789440" cy="394720"/>
        </a:xfrm>
        <a:prstGeom prst="rect">
          <a:avLst/>
        </a:prstGeom>
        <a:solidFill>
          <a:schemeClr val="accent6">
            <a:lumMod val="60000"/>
            <a:lumOff val="40000"/>
          </a:schemeClr>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Font typeface="Wingdings" panose="05000000000000000000" pitchFamily="2" charset="2"/>
            <a:buNone/>
          </a:pPr>
          <a:r>
            <a:rPr lang="de-CH" sz="900" kern="1200">
              <a:solidFill>
                <a:sysClr val="windowText" lastClr="000000"/>
              </a:solidFill>
            </a:rPr>
            <a:t>HER</a:t>
          </a:r>
        </a:p>
      </dsp:txBody>
      <dsp:txXfrm>
        <a:off x="2068228" y="2243593"/>
        <a:ext cx="789440" cy="394720"/>
      </dsp:txXfrm>
    </dsp:sp>
    <dsp:sp modelId="{F67D1F45-20FB-4925-A095-9839F90468C9}">
      <dsp:nvSpPr>
        <dsp:cNvPr id="0" name=""/>
        <dsp:cNvSpPr/>
      </dsp:nvSpPr>
      <dsp:spPr>
        <a:xfrm>
          <a:off x="2826091" y="1122588"/>
          <a:ext cx="789440" cy="394720"/>
        </a:xfrm>
        <a:prstGeom prst="rect">
          <a:avLst/>
        </a:prstGeom>
        <a:solidFill>
          <a:schemeClr val="accent4">
            <a:lumMod val="60000"/>
            <a:lumOff val="40000"/>
          </a:schemeClr>
        </a:solidFill>
        <a:ln w="12700" cap="flat" cmpd="sng" algn="ctr">
          <a:solidFill>
            <a:schemeClr val="accent4"/>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Font typeface="Courier New" panose="02070309020205020404" pitchFamily="49" charset="0"/>
            <a:buNone/>
          </a:pPr>
          <a:r>
            <a:rPr lang="de-CH" sz="900" b="1" kern="1200">
              <a:solidFill>
                <a:sysClr val="windowText" lastClr="000000"/>
              </a:solidFill>
            </a:rPr>
            <a:t>Hybrid</a:t>
          </a:r>
        </a:p>
      </dsp:txBody>
      <dsp:txXfrm>
        <a:off x="2826091" y="1122588"/>
        <a:ext cx="789440" cy="394720"/>
      </dsp:txXfrm>
    </dsp:sp>
    <dsp:sp modelId="{292A1B0D-8358-42E9-AE8B-83683B31AD16}">
      <dsp:nvSpPr>
        <dsp:cNvPr id="0" name=""/>
        <dsp:cNvSpPr/>
      </dsp:nvSpPr>
      <dsp:spPr>
        <a:xfrm>
          <a:off x="3023451" y="1683091"/>
          <a:ext cx="789440" cy="394720"/>
        </a:xfrm>
        <a:prstGeom prst="rect">
          <a:avLst/>
        </a:prstGeom>
        <a:solidFill>
          <a:schemeClr val="accent6">
            <a:lumMod val="60000"/>
            <a:lumOff val="40000"/>
          </a:schemeClr>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Font typeface="Wingdings" panose="05000000000000000000" pitchFamily="2" charset="2"/>
            <a:buNone/>
          </a:pPr>
          <a:r>
            <a:rPr lang="de-CH" sz="900" kern="1200">
              <a:solidFill>
                <a:sysClr val="windowText" lastClr="000000"/>
              </a:solidFill>
            </a:rPr>
            <a:t>DDPG</a:t>
          </a:r>
        </a:p>
      </dsp:txBody>
      <dsp:txXfrm>
        <a:off x="3023451" y="1683091"/>
        <a:ext cx="789440" cy="394720"/>
      </dsp:txXfrm>
    </dsp:sp>
    <dsp:sp modelId="{F7D8D5A0-4BA8-41D8-84CF-264905004655}">
      <dsp:nvSpPr>
        <dsp:cNvPr id="0" name=""/>
        <dsp:cNvSpPr/>
      </dsp:nvSpPr>
      <dsp:spPr>
        <a:xfrm>
          <a:off x="3023451" y="2243593"/>
          <a:ext cx="789440" cy="394720"/>
        </a:xfrm>
        <a:prstGeom prst="rect">
          <a:avLst/>
        </a:prstGeom>
        <a:solidFill>
          <a:schemeClr val="accent6">
            <a:lumMod val="60000"/>
            <a:lumOff val="40000"/>
          </a:schemeClr>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Font typeface="Wingdings" panose="05000000000000000000" pitchFamily="2" charset="2"/>
            <a:buNone/>
          </a:pPr>
          <a:r>
            <a:rPr lang="de-CH" sz="900" kern="1200">
              <a:solidFill>
                <a:sysClr val="windowText" lastClr="000000"/>
              </a:solidFill>
            </a:rPr>
            <a:t>SAC</a:t>
          </a:r>
        </a:p>
      </dsp:txBody>
      <dsp:txXfrm>
        <a:off x="3023451" y="2243593"/>
        <a:ext cx="789440" cy="394720"/>
      </dsp:txXfrm>
    </dsp:sp>
    <dsp:sp modelId="{3D2D273D-FE4C-47AA-B5B9-120DFD7F03BE}">
      <dsp:nvSpPr>
        <dsp:cNvPr id="0" name=""/>
        <dsp:cNvSpPr/>
      </dsp:nvSpPr>
      <dsp:spPr>
        <a:xfrm>
          <a:off x="3023451" y="2804096"/>
          <a:ext cx="789440" cy="394720"/>
        </a:xfrm>
        <a:prstGeom prst="rect">
          <a:avLst/>
        </a:prstGeom>
        <a:solidFill>
          <a:schemeClr val="accent6">
            <a:lumMod val="60000"/>
            <a:lumOff val="40000"/>
          </a:schemeClr>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Font typeface="Wingdings" panose="05000000000000000000" pitchFamily="2" charset="2"/>
            <a:buNone/>
          </a:pPr>
          <a:r>
            <a:rPr lang="de-CH" sz="900" kern="1200">
              <a:solidFill>
                <a:sysClr val="windowText" lastClr="000000"/>
              </a:solidFill>
            </a:rPr>
            <a:t>TD3</a:t>
          </a:r>
        </a:p>
      </dsp:txBody>
      <dsp:txXfrm>
        <a:off x="3023451" y="2804096"/>
        <a:ext cx="789440" cy="394720"/>
      </dsp:txXfrm>
    </dsp:sp>
    <dsp:sp modelId="{5A84264E-A9A9-4B83-A893-0AC8EE2416D0}">
      <dsp:nvSpPr>
        <dsp:cNvPr id="0" name=""/>
        <dsp:cNvSpPr/>
      </dsp:nvSpPr>
      <dsp:spPr>
        <a:xfrm>
          <a:off x="3583953" y="562086"/>
          <a:ext cx="789440" cy="394720"/>
        </a:xfrm>
        <a:prstGeom prst="rect">
          <a:avLst/>
        </a:prstGeom>
        <a:solidFill>
          <a:schemeClr val="accent2">
            <a:lumMod val="60000"/>
            <a:lumOff val="40000"/>
          </a:schemeClr>
        </a:solidFill>
        <a:ln w="12700" cap="flat" cmpd="sng" algn="ctr">
          <a:solidFill>
            <a:schemeClr val="accent2"/>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CH" sz="900" b="1" kern="1200">
              <a:solidFill>
                <a:sysClr val="windowText" lastClr="000000"/>
              </a:solidFill>
            </a:rPr>
            <a:t>Model-Based RL</a:t>
          </a:r>
        </a:p>
      </dsp:txBody>
      <dsp:txXfrm>
        <a:off x="3583953" y="562086"/>
        <a:ext cx="789440" cy="394720"/>
      </dsp:txXfrm>
    </dsp:sp>
    <dsp:sp modelId="{1788C877-FDDD-4E8A-B515-F3300BE8434A}">
      <dsp:nvSpPr>
        <dsp:cNvPr id="0" name=""/>
        <dsp:cNvSpPr/>
      </dsp:nvSpPr>
      <dsp:spPr>
        <a:xfrm>
          <a:off x="3781313" y="1122588"/>
          <a:ext cx="789440" cy="394720"/>
        </a:xfrm>
        <a:prstGeom prst="rect">
          <a:avLst/>
        </a:prstGeom>
        <a:solidFill>
          <a:schemeClr val="accent6">
            <a:lumMod val="60000"/>
            <a:lumOff val="40000"/>
          </a:schemeClr>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CH" sz="900" i="1" kern="1200">
              <a:solidFill>
                <a:sysClr val="windowText" lastClr="000000"/>
              </a:solidFill>
            </a:rPr>
            <a:t>keine Agenten von Stable Baselines</a:t>
          </a:r>
        </a:p>
      </dsp:txBody>
      <dsp:txXfrm>
        <a:off x="3781313" y="1122588"/>
        <a:ext cx="789440" cy="3947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FC3FE2-9AA0-4EF5-8BFA-7ED477AEEBEB}">
      <dsp:nvSpPr>
        <dsp:cNvPr id="0" name=""/>
        <dsp:cNvSpPr/>
      </dsp:nvSpPr>
      <dsp:spPr>
        <a:xfrm>
          <a:off x="3339792" y="1812255"/>
          <a:ext cx="785992" cy="1156837"/>
        </a:xfrm>
        <a:custGeom>
          <a:avLst/>
          <a:gdLst/>
          <a:ahLst/>
          <a:cxnLst/>
          <a:rect l="0" t="0" r="0" b="0"/>
          <a:pathLst>
            <a:path>
              <a:moveTo>
                <a:pt x="0" y="1156837"/>
              </a:moveTo>
              <a:lnTo>
                <a:pt x="785992" y="0"/>
              </a:lnTo>
            </a:path>
          </a:pathLst>
        </a:custGeom>
        <a:noFill/>
        <a:ln w="12700" cap="flat" cmpd="sng" algn="ctr">
          <a:solidFill>
            <a:schemeClr val="bg1"/>
          </a:solidFill>
          <a:prstDash val="solid"/>
          <a:miter lim="800000"/>
        </a:ln>
        <a:effectLst/>
      </dsp:spPr>
      <dsp:style>
        <a:lnRef idx="2">
          <a:scrgbClr r="0" g="0" b="0"/>
        </a:lnRef>
        <a:fillRef idx="0">
          <a:scrgbClr r="0" g="0" b="0"/>
        </a:fillRef>
        <a:effectRef idx="0">
          <a:scrgbClr r="0" g="0" b="0"/>
        </a:effectRef>
        <a:fontRef idx="minor"/>
      </dsp:style>
    </dsp:sp>
    <dsp:sp modelId="{22F7D0B9-304D-4708-9D12-83D155B04E3A}">
      <dsp:nvSpPr>
        <dsp:cNvPr id="0" name=""/>
        <dsp:cNvSpPr/>
      </dsp:nvSpPr>
      <dsp:spPr>
        <a:xfrm>
          <a:off x="3090838" y="2324500"/>
          <a:ext cx="734719" cy="255026"/>
        </a:xfrm>
        <a:custGeom>
          <a:avLst/>
          <a:gdLst/>
          <a:ahLst/>
          <a:cxnLst/>
          <a:rect l="0" t="0" r="0" b="0"/>
          <a:pathLst>
            <a:path>
              <a:moveTo>
                <a:pt x="0" y="0"/>
              </a:moveTo>
              <a:lnTo>
                <a:pt x="0" y="127513"/>
              </a:lnTo>
              <a:lnTo>
                <a:pt x="734719" y="127513"/>
              </a:lnTo>
              <a:lnTo>
                <a:pt x="734719" y="2550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663D56-85CF-4D5D-9413-F9032D34CA24}">
      <dsp:nvSpPr>
        <dsp:cNvPr id="0" name=""/>
        <dsp:cNvSpPr/>
      </dsp:nvSpPr>
      <dsp:spPr>
        <a:xfrm>
          <a:off x="2356118" y="2324500"/>
          <a:ext cx="734719" cy="255026"/>
        </a:xfrm>
        <a:custGeom>
          <a:avLst/>
          <a:gdLst/>
          <a:ahLst/>
          <a:cxnLst/>
          <a:rect l="0" t="0" r="0" b="0"/>
          <a:pathLst>
            <a:path>
              <a:moveTo>
                <a:pt x="734719" y="0"/>
              </a:moveTo>
              <a:lnTo>
                <a:pt x="734719" y="127513"/>
              </a:lnTo>
              <a:lnTo>
                <a:pt x="0" y="127513"/>
              </a:lnTo>
              <a:lnTo>
                <a:pt x="0" y="2550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E173F1-627C-4825-86AE-226FF3607C2E}">
      <dsp:nvSpPr>
        <dsp:cNvPr id="0" name=""/>
        <dsp:cNvSpPr/>
      </dsp:nvSpPr>
      <dsp:spPr>
        <a:xfrm>
          <a:off x="3045118" y="1679908"/>
          <a:ext cx="91440" cy="255026"/>
        </a:xfrm>
        <a:custGeom>
          <a:avLst/>
          <a:gdLst/>
          <a:ahLst/>
          <a:cxnLst/>
          <a:rect l="0" t="0" r="0" b="0"/>
          <a:pathLst>
            <a:path>
              <a:moveTo>
                <a:pt x="45720" y="0"/>
              </a:moveTo>
              <a:lnTo>
                <a:pt x="45720" y="2550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A3ED22-CBDF-4A2D-9EF9-300C04FDE38E}">
      <dsp:nvSpPr>
        <dsp:cNvPr id="0" name=""/>
        <dsp:cNvSpPr/>
      </dsp:nvSpPr>
      <dsp:spPr>
        <a:xfrm>
          <a:off x="2356118" y="1035316"/>
          <a:ext cx="734719" cy="255026"/>
        </a:xfrm>
        <a:custGeom>
          <a:avLst/>
          <a:gdLst/>
          <a:ahLst/>
          <a:cxnLst/>
          <a:rect l="0" t="0" r="0" b="0"/>
          <a:pathLst>
            <a:path>
              <a:moveTo>
                <a:pt x="0" y="0"/>
              </a:moveTo>
              <a:lnTo>
                <a:pt x="0" y="127513"/>
              </a:lnTo>
              <a:lnTo>
                <a:pt x="734719" y="127513"/>
              </a:lnTo>
              <a:lnTo>
                <a:pt x="734719" y="2550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505224-850C-40DA-8F56-C6601819FBA0}">
      <dsp:nvSpPr>
        <dsp:cNvPr id="0" name=""/>
        <dsp:cNvSpPr/>
      </dsp:nvSpPr>
      <dsp:spPr>
        <a:xfrm>
          <a:off x="1621398" y="1035316"/>
          <a:ext cx="734719" cy="255026"/>
        </a:xfrm>
        <a:custGeom>
          <a:avLst/>
          <a:gdLst/>
          <a:ahLst/>
          <a:cxnLst/>
          <a:rect l="0" t="0" r="0" b="0"/>
          <a:pathLst>
            <a:path>
              <a:moveTo>
                <a:pt x="734719" y="0"/>
              </a:moveTo>
              <a:lnTo>
                <a:pt x="734719" y="127513"/>
              </a:lnTo>
              <a:lnTo>
                <a:pt x="0" y="127513"/>
              </a:lnTo>
              <a:lnTo>
                <a:pt x="0" y="2550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13BB9F-90AF-4867-A70B-17FC11425865}">
      <dsp:nvSpPr>
        <dsp:cNvPr id="0" name=""/>
        <dsp:cNvSpPr/>
      </dsp:nvSpPr>
      <dsp:spPr>
        <a:xfrm>
          <a:off x="2310398" y="390724"/>
          <a:ext cx="91440" cy="255026"/>
        </a:xfrm>
        <a:custGeom>
          <a:avLst/>
          <a:gdLst/>
          <a:ahLst/>
          <a:cxnLst/>
          <a:rect l="0" t="0" r="0" b="0"/>
          <a:pathLst>
            <a:path>
              <a:moveTo>
                <a:pt x="45720" y="0"/>
              </a:moveTo>
              <a:lnTo>
                <a:pt x="45720" y="2550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3DA597-B30F-44B4-88CE-DAE829888F47}">
      <dsp:nvSpPr>
        <dsp:cNvPr id="0" name=""/>
        <dsp:cNvSpPr/>
      </dsp:nvSpPr>
      <dsp:spPr>
        <a:xfrm>
          <a:off x="1748912" y="1158"/>
          <a:ext cx="1214412" cy="389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dirty="0"/>
            <a:t>runner.py</a:t>
          </a:r>
        </a:p>
      </dsp:txBody>
      <dsp:txXfrm>
        <a:off x="1748912" y="1158"/>
        <a:ext cx="1214412" cy="389565"/>
      </dsp:txXfrm>
    </dsp:sp>
    <dsp:sp modelId="{864E2A4E-006D-49F1-AE39-36CC4E987BF4}">
      <dsp:nvSpPr>
        <dsp:cNvPr id="0" name=""/>
        <dsp:cNvSpPr/>
      </dsp:nvSpPr>
      <dsp:spPr>
        <a:xfrm>
          <a:off x="1748912" y="645751"/>
          <a:ext cx="1214412" cy="389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dirty="0"/>
            <a:t>rl_mtd.py</a:t>
          </a:r>
        </a:p>
      </dsp:txBody>
      <dsp:txXfrm>
        <a:off x="1748912" y="645751"/>
        <a:ext cx="1214412" cy="389565"/>
      </dsp:txXfrm>
    </dsp:sp>
    <dsp:sp modelId="{D099CDEF-F135-494B-8A12-249DF58974A7}">
      <dsp:nvSpPr>
        <dsp:cNvPr id="0" name=""/>
        <dsp:cNvSpPr/>
      </dsp:nvSpPr>
      <dsp:spPr>
        <a:xfrm>
          <a:off x="1014192" y="1290343"/>
          <a:ext cx="1214412" cy="389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dirty="0"/>
            <a:t>defender2000.py</a:t>
          </a:r>
        </a:p>
      </dsp:txBody>
      <dsp:txXfrm>
        <a:off x="1014192" y="1290343"/>
        <a:ext cx="1214412" cy="389565"/>
      </dsp:txXfrm>
    </dsp:sp>
    <dsp:sp modelId="{FF4A3F03-8188-49FA-B32F-2A4BFBA3418A}">
      <dsp:nvSpPr>
        <dsp:cNvPr id="0" name=""/>
        <dsp:cNvSpPr/>
      </dsp:nvSpPr>
      <dsp:spPr>
        <a:xfrm>
          <a:off x="2483631" y="1290343"/>
          <a:ext cx="1214412" cy="389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dirty="0"/>
            <a:t>mtd_env.py</a:t>
          </a:r>
        </a:p>
      </dsp:txBody>
      <dsp:txXfrm>
        <a:off x="2483631" y="1290343"/>
        <a:ext cx="1214412" cy="389565"/>
      </dsp:txXfrm>
    </dsp:sp>
    <dsp:sp modelId="{97943127-F355-4FE4-AC66-9DDA1EB2AC65}">
      <dsp:nvSpPr>
        <dsp:cNvPr id="0" name=""/>
        <dsp:cNvSpPr/>
      </dsp:nvSpPr>
      <dsp:spPr>
        <a:xfrm>
          <a:off x="2483631" y="1934935"/>
          <a:ext cx="1214412" cy="389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dirty="0"/>
            <a:t>graph.py</a:t>
          </a:r>
        </a:p>
      </dsp:txBody>
      <dsp:txXfrm>
        <a:off x="2483631" y="1934935"/>
        <a:ext cx="1214412" cy="389565"/>
      </dsp:txXfrm>
    </dsp:sp>
    <dsp:sp modelId="{DA2252E7-130A-43DB-9A83-83FEA8260E62}">
      <dsp:nvSpPr>
        <dsp:cNvPr id="0" name=""/>
        <dsp:cNvSpPr/>
      </dsp:nvSpPr>
      <dsp:spPr>
        <a:xfrm>
          <a:off x="1748912" y="2579527"/>
          <a:ext cx="1214412" cy="389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dirty="0"/>
            <a:t>node.py</a:t>
          </a:r>
        </a:p>
      </dsp:txBody>
      <dsp:txXfrm>
        <a:off x="1748912" y="2579527"/>
        <a:ext cx="1214412" cy="389565"/>
      </dsp:txXfrm>
    </dsp:sp>
    <dsp:sp modelId="{F4F4CC5C-3413-468D-AE28-CABC605FF9A9}">
      <dsp:nvSpPr>
        <dsp:cNvPr id="0" name=""/>
        <dsp:cNvSpPr/>
      </dsp:nvSpPr>
      <dsp:spPr>
        <a:xfrm>
          <a:off x="3218351" y="2579527"/>
          <a:ext cx="1214412" cy="389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dirty="0"/>
            <a:t>prevention_system.py</a:t>
          </a:r>
        </a:p>
      </dsp:txBody>
      <dsp:txXfrm>
        <a:off x="3218351" y="2579527"/>
        <a:ext cx="1214412" cy="389565"/>
      </dsp:txXfrm>
    </dsp:sp>
    <dsp:sp modelId="{3BE0BCAD-8B72-43E6-9B57-A0F1DEC4DB72}">
      <dsp:nvSpPr>
        <dsp:cNvPr id="0" name=""/>
        <dsp:cNvSpPr/>
      </dsp:nvSpPr>
      <dsp:spPr>
        <a:xfrm>
          <a:off x="4125785" y="1770552"/>
          <a:ext cx="1214412" cy="83405"/>
        </a:xfrm>
        <a:prstGeom prst="rect">
          <a:avLst/>
        </a:prstGeom>
        <a:solidFill>
          <a:schemeClr val="bg1"/>
        </a:solidFill>
        <a:ln w="12700" cap="flat" cmpd="sng" algn="ctr">
          <a:solidFill>
            <a:schemeClr val="bg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endParaRPr lang="en-GB" sz="500" kern="1200" dirty="0"/>
        </a:p>
      </dsp:txBody>
      <dsp:txXfrm>
        <a:off x="4125785" y="1770552"/>
        <a:ext cx="1214412" cy="8340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1F0CDA1EA804C64884D168FB83C7C7D2" ma:contentTypeVersion="4" ma:contentTypeDescription="Ein neues Dokument erstellen." ma:contentTypeScope="" ma:versionID="5d501b1b29eff67a1fc4718f7898caf1">
  <xsd:schema xmlns:xsd="http://www.w3.org/2001/XMLSchema" xmlns:xs="http://www.w3.org/2001/XMLSchema" xmlns:p="http://schemas.microsoft.com/office/2006/metadata/properties" xmlns:ns2="0ca4519e-f7ae-4716-9300-8b80674a5553" targetNamespace="http://schemas.microsoft.com/office/2006/metadata/properties" ma:root="true" ma:fieldsID="8e44896f610e7114fd8e268ad3db45f6" ns2:_="">
    <xsd:import namespace="0ca4519e-f7ae-4716-9300-8b80674a555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a4519e-f7ae-4716-9300-8b80674a55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BA9C641-F001-46AF-9F1E-897679D56EE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E77879-4708-4638-84BB-44B91272DE71}">
  <ds:schemaRefs>
    <ds:schemaRef ds:uri="http://schemas.openxmlformats.org/officeDocument/2006/bibliography"/>
  </ds:schemaRefs>
</ds:datastoreItem>
</file>

<file path=customXml/itemProps3.xml><?xml version="1.0" encoding="utf-8"?>
<ds:datastoreItem xmlns:ds="http://schemas.openxmlformats.org/officeDocument/2006/customXml" ds:itemID="{52C89AFA-7409-40EC-9BE2-FD279EB9BA77}">
  <ds:schemaRefs>
    <ds:schemaRef ds:uri="http://schemas.microsoft.com/sharepoint/v3/contenttype/forms"/>
  </ds:schemaRefs>
</ds:datastoreItem>
</file>

<file path=customXml/itemProps4.xml><?xml version="1.0" encoding="utf-8"?>
<ds:datastoreItem xmlns:ds="http://schemas.openxmlformats.org/officeDocument/2006/customXml" ds:itemID="{98FBD2E9-6F68-4247-A6D0-B3C828192B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a4519e-f7ae-4716-9300-8b80674a55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0</TotalTime>
  <Pages>63</Pages>
  <Words>34730</Words>
  <Characters>218800</Characters>
  <Application>Microsoft Office Word</Application>
  <DocSecurity>0</DocSecurity>
  <Lines>1823</Lines>
  <Paragraphs>506</Paragraphs>
  <ScaleCrop>false</ScaleCrop>
  <HeadingPairs>
    <vt:vector size="2" baseType="variant">
      <vt:variant>
        <vt:lpstr>Title</vt:lpstr>
      </vt:variant>
      <vt:variant>
        <vt:i4>1</vt:i4>
      </vt:variant>
    </vt:vector>
  </HeadingPairs>
  <TitlesOfParts>
    <vt:vector size="1" baseType="lpstr">
      <vt:lpstr>Projektarbeit</vt:lpstr>
    </vt:vector>
  </TitlesOfParts>
  <Company/>
  <LinksUpToDate>false</LinksUpToDate>
  <CharactersWithSpaces>253024</CharactersWithSpaces>
  <SharedDoc>false</SharedDoc>
  <HLinks>
    <vt:vector size="558" baseType="variant">
      <vt:variant>
        <vt:i4>7012474</vt:i4>
      </vt:variant>
      <vt:variant>
        <vt:i4>1266</vt:i4>
      </vt:variant>
      <vt:variant>
        <vt:i4>0</vt:i4>
      </vt:variant>
      <vt:variant>
        <vt:i4>5</vt:i4>
      </vt:variant>
      <vt:variant>
        <vt:lpwstr>https://github.zhaw.ch/cailllev/PA_MTD/tree/master/RL_MTD</vt:lpwstr>
      </vt:variant>
      <vt:variant>
        <vt:lpwstr/>
      </vt:variant>
      <vt:variant>
        <vt:i4>1114166</vt:i4>
      </vt:variant>
      <vt:variant>
        <vt:i4>1259</vt:i4>
      </vt:variant>
      <vt:variant>
        <vt:i4>0</vt:i4>
      </vt:variant>
      <vt:variant>
        <vt:i4>5</vt:i4>
      </vt:variant>
      <vt:variant>
        <vt:lpwstr/>
      </vt:variant>
      <vt:variant>
        <vt:lpwstr>_Toc59002718</vt:lpwstr>
      </vt:variant>
      <vt:variant>
        <vt:i4>1966134</vt:i4>
      </vt:variant>
      <vt:variant>
        <vt:i4>1253</vt:i4>
      </vt:variant>
      <vt:variant>
        <vt:i4>0</vt:i4>
      </vt:variant>
      <vt:variant>
        <vt:i4>5</vt:i4>
      </vt:variant>
      <vt:variant>
        <vt:lpwstr/>
      </vt:variant>
      <vt:variant>
        <vt:lpwstr>_Toc59002717</vt:lpwstr>
      </vt:variant>
      <vt:variant>
        <vt:i4>2031670</vt:i4>
      </vt:variant>
      <vt:variant>
        <vt:i4>1247</vt:i4>
      </vt:variant>
      <vt:variant>
        <vt:i4>0</vt:i4>
      </vt:variant>
      <vt:variant>
        <vt:i4>5</vt:i4>
      </vt:variant>
      <vt:variant>
        <vt:lpwstr/>
      </vt:variant>
      <vt:variant>
        <vt:lpwstr>_Toc59002716</vt:lpwstr>
      </vt:variant>
      <vt:variant>
        <vt:i4>1835062</vt:i4>
      </vt:variant>
      <vt:variant>
        <vt:i4>1241</vt:i4>
      </vt:variant>
      <vt:variant>
        <vt:i4>0</vt:i4>
      </vt:variant>
      <vt:variant>
        <vt:i4>5</vt:i4>
      </vt:variant>
      <vt:variant>
        <vt:lpwstr/>
      </vt:variant>
      <vt:variant>
        <vt:lpwstr>_Toc59002715</vt:lpwstr>
      </vt:variant>
      <vt:variant>
        <vt:i4>1900598</vt:i4>
      </vt:variant>
      <vt:variant>
        <vt:i4>1235</vt:i4>
      </vt:variant>
      <vt:variant>
        <vt:i4>0</vt:i4>
      </vt:variant>
      <vt:variant>
        <vt:i4>5</vt:i4>
      </vt:variant>
      <vt:variant>
        <vt:lpwstr/>
      </vt:variant>
      <vt:variant>
        <vt:lpwstr>_Toc59002714</vt:lpwstr>
      </vt:variant>
      <vt:variant>
        <vt:i4>1703990</vt:i4>
      </vt:variant>
      <vt:variant>
        <vt:i4>1229</vt:i4>
      </vt:variant>
      <vt:variant>
        <vt:i4>0</vt:i4>
      </vt:variant>
      <vt:variant>
        <vt:i4>5</vt:i4>
      </vt:variant>
      <vt:variant>
        <vt:lpwstr/>
      </vt:variant>
      <vt:variant>
        <vt:lpwstr>_Toc59002713</vt:lpwstr>
      </vt:variant>
      <vt:variant>
        <vt:i4>1769526</vt:i4>
      </vt:variant>
      <vt:variant>
        <vt:i4>1223</vt:i4>
      </vt:variant>
      <vt:variant>
        <vt:i4>0</vt:i4>
      </vt:variant>
      <vt:variant>
        <vt:i4>5</vt:i4>
      </vt:variant>
      <vt:variant>
        <vt:lpwstr/>
      </vt:variant>
      <vt:variant>
        <vt:lpwstr>_Toc59002712</vt:lpwstr>
      </vt:variant>
      <vt:variant>
        <vt:i4>1572918</vt:i4>
      </vt:variant>
      <vt:variant>
        <vt:i4>1217</vt:i4>
      </vt:variant>
      <vt:variant>
        <vt:i4>0</vt:i4>
      </vt:variant>
      <vt:variant>
        <vt:i4>5</vt:i4>
      </vt:variant>
      <vt:variant>
        <vt:lpwstr/>
      </vt:variant>
      <vt:variant>
        <vt:lpwstr>_Toc59002711</vt:lpwstr>
      </vt:variant>
      <vt:variant>
        <vt:i4>1638454</vt:i4>
      </vt:variant>
      <vt:variant>
        <vt:i4>1211</vt:i4>
      </vt:variant>
      <vt:variant>
        <vt:i4>0</vt:i4>
      </vt:variant>
      <vt:variant>
        <vt:i4>5</vt:i4>
      </vt:variant>
      <vt:variant>
        <vt:lpwstr/>
      </vt:variant>
      <vt:variant>
        <vt:lpwstr>_Toc59002710</vt:lpwstr>
      </vt:variant>
      <vt:variant>
        <vt:i4>1048631</vt:i4>
      </vt:variant>
      <vt:variant>
        <vt:i4>1205</vt:i4>
      </vt:variant>
      <vt:variant>
        <vt:i4>0</vt:i4>
      </vt:variant>
      <vt:variant>
        <vt:i4>5</vt:i4>
      </vt:variant>
      <vt:variant>
        <vt:lpwstr/>
      </vt:variant>
      <vt:variant>
        <vt:lpwstr>_Toc59002709</vt:lpwstr>
      </vt:variant>
      <vt:variant>
        <vt:i4>1114167</vt:i4>
      </vt:variant>
      <vt:variant>
        <vt:i4>1199</vt:i4>
      </vt:variant>
      <vt:variant>
        <vt:i4>0</vt:i4>
      </vt:variant>
      <vt:variant>
        <vt:i4>5</vt:i4>
      </vt:variant>
      <vt:variant>
        <vt:lpwstr/>
      </vt:variant>
      <vt:variant>
        <vt:lpwstr>_Toc59002708</vt:lpwstr>
      </vt:variant>
      <vt:variant>
        <vt:i4>1048597</vt:i4>
      </vt:variant>
      <vt:variant>
        <vt:i4>1190</vt:i4>
      </vt:variant>
      <vt:variant>
        <vt:i4>0</vt:i4>
      </vt:variant>
      <vt:variant>
        <vt:i4>5</vt:i4>
      </vt:variant>
      <vt:variant>
        <vt:lpwstr>https://zhaw.sharepoint.com/sites/PAMTD/Freigegebene Dokumente/General/PA_MTD.docx</vt:lpwstr>
      </vt:variant>
      <vt:variant>
        <vt:lpwstr>_Toc59002593</vt:lpwstr>
      </vt:variant>
      <vt:variant>
        <vt:i4>1114133</vt:i4>
      </vt:variant>
      <vt:variant>
        <vt:i4>1184</vt:i4>
      </vt:variant>
      <vt:variant>
        <vt:i4>0</vt:i4>
      </vt:variant>
      <vt:variant>
        <vt:i4>5</vt:i4>
      </vt:variant>
      <vt:variant>
        <vt:lpwstr>https://zhaw.sharepoint.com/sites/PAMTD/Freigegebene Dokumente/General/PA_MTD.docx</vt:lpwstr>
      </vt:variant>
      <vt:variant>
        <vt:lpwstr>_Toc59002592</vt:lpwstr>
      </vt:variant>
      <vt:variant>
        <vt:i4>1179669</vt:i4>
      </vt:variant>
      <vt:variant>
        <vt:i4>1178</vt:i4>
      </vt:variant>
      <vt:variant>
        <vt:i4>0</vt:i4>
      </vt:variant>
      <vt:variant>
        <vt:i4>5</vt:i4>
      </vt:variant>
      <vt:variant>
        <vt:lpwstr>https://zhaw.sharepoint.com/sites/PAMTD/Freigegebene Dokumente/General/PA_MTD.docx</vt:lpwstr>
      </vt:variant>
      <vt:variant>
        <vt:lpwstr>_Toc59002591</vt:lpwstr>
      </vt:variant>
      <vt:variant>
        <vt:i4>1245205</vt:i4>
      </vt:variant>
      <vt:variant>
        <vt:i4>1172</vt:i4>
      </vt:variant>
      <vt:variant>
        <vt:i4>0</vt:i4>
      </vt:variant>
      <vt:variant>
        <vt:i4>5</vt:i4>
      </vt:variant>
      <vt:variant>
        <vt:lpwstr>https://zhaw.sharepoint.com/sites/PAMTD/Freigegebene Dokumente/General/PA_MTD.docx</vt:lpwstr>
      </vt:variant>
      <vt:variant>
        <vt:lpwstr>_Toc59002590</vt:lpwstr>
      </vt:variant>
      <vt:variant>
        <vt:i4>1179711</vt:i4>
      </vt:variant>
      <vt:variant>
        <vt:i4>1166</vt:i4>
      </vt:variant>
      <vt:variant>
        <vt:i4>0</vt:i4>
      </vt:variant>
      <vt:variant>
        <vt:i4>5</vt:i4>
      </vt:variant>
      <vt:variant>
        <vt:lpwstr/>
      </vt:variant>
      <vt:variant>
        <vt:lpwstr>_Toc59002589</vt:lpwstr>
      </vt:variant>
      <vt:variant>
        <vt:i4>1245247</vt:i4>
      </vt:variant>
      <vt:variant>
        <vt:i4>1160</vt:i4>
      </vt:variant>
      <vt:variant>
        <vt:i4>0</vt:i4>
      </vt:variant>
      <vt:variant>
        <vt:i4>5</vt:i4>
      </vt:variant>
      <vt:variant>
        <vt:lpwstr/>
      </vt:variant>
      <vt:variant>
        <vt:lpwstr>_Toc59002588</vt:lpwstr>
      </vt:variant>
      <vt:variant>
        <vt:i4>1835071</vt:i4>
      </vt:variant>
      <vt:variant>
        <vt:i4>1154</vt:i4>
      </vt:variant>
      <vt:variant>
        <vt:i4>0</vt:i4>
      </vt:variant>
      <vt:variant>
        <vt:i4>5</vt:i4>
      </vt:variant>
      <vt:variant>
        <vt:lpwstr/>
      </vt:variant>
      <vt:variant>
        <vt:lpwstr>_Toc59002587</vt:lpwstr>
      </vt:variant>
      <vt:variant>
        <vt:i4>1376276</vt:i4>
      </vt:variant>
      <vt:variant>
        <vt:i4>1148</vt:i4>
      </vt:variant>
      <vt:variant>
        <vt:i4>0</vt:i4>
      </vt:variant>
      <vt:variant>
        <vt:i4>5</vt:i4>
      </vt:variant>
      <vt:variant>
        <vt:lpwstr>https://zhaw.sharepoint.com/sites/PAMTD/Freigegebene Dokumente/General/PA_MTD.docx</vt:lpwstr>
      </vt:variant>
      <vt:variant>
        <vt:lpwstr>_Toc59002586</vt:lpwstr>
      </vt:variant>
      <vt:variant>
        <vt:i4>1441812</vt:i4>
      </vt:variant>
      <vt:variant>
        <vt:i4>1142</vt:i4>
      </vt:variant>
      <vt:variant>
        <vt:i4>0</vt:i4>
      </vt:variant>
      <vt:variant>
        <vt:i4>5</vt:i4>
      </vt:variant>
      <vt:variant>
        <vt:lpwstr>https://zhaw.sharepoint.com/sites/PAMTD/Freigegebene Dokumente/General/PA_MTD.docx</vt:lpwstr>
      </vt:variant>
      <vt:variant>
        <vt:lpwstr>_Toc59002585</vt:lpwstr>
      </vt:variant>
      <vt:variant>
        <vt:i4>1507348</vt:i4>
      </vt:variant>
      <vt:variant>
        <vt:i4>1136</vt:i4>
      </vt:variant>
      <vt:variant>
        <vt:i4>0</vt:i4>
      </vt:variant>
      <vt:variant>
        <vt:i4>5</vt:i4>
      </vt:variant>
      <vt:variant>
        <vt:lpwstr>https://zhaw.sharepoint.com/sites/PAMTD/Freigegebene Dokumente/General/PA_MTD.docx</vt:lpwstr>
      </vt:variant>
      <vt:variant>
        <vt:lpwstr>_Toc59002584</vt:lpwstr>
      </vt:variant>
      <vt:variant>
        <vt:i4>1048596</vt:i4>
      </vt:variant>
      <vt:variant>
        <vt:i4>1130</vt:i4>
      </vt:variant>
      <vt:variant>
        <vt:i4>0</vt:i4>
      </vt:variant>
      <vt:variant>
        <vt:i4>5</vt:i4>
      </vt:variant>
      <vt:variant>
        <vt:lpwstr>https://zhaw.sharepoint.com/sites/PAMTD/Freigegebene Dokumente/General/PA_MTD.docx</vt:lpwstr>
      </vt:variant>
      <vt:variant>
        <vt:lpwstr>_Toc59002583</vt:lpwstr>
      </vt:variant>
      <vt:variant>
        <vt:i4>1114132</vt:i4>
      </vt:variant>
      <vt:variant>
        <vt:i4>1124</vt:i4>
      </vt:variant>
      <vt:variant>
        <vt:i4>0</vt:i4>
      </vt:variant>
      <vt:variant>
        <vt:i4>5</vt:i4>
      </vt:variant>
      <vt:variant>
        <vt:lpwstr>https://zhaw.sharepoint.com/sites/PAMTD/Freigegebene Dokumente/General/PA_MTD.docx</vt:lpwstr>
      </vt:variant>
      <vt:variant>
        <vt:lpwstr>_Toc59002582</vt:lpwstr>
      </vt:variant>
      <vt:variant>
        <vt:i4>1179668</vt:i4>
      </vt:variant>
      <vt:variant>
        <vt:i4>1118</vt:i4>
      </vt:variant>
      <vt:variant>
        <vt:i4>0</vt:i4>
      </vt:variant>
      <vt:variant>
        <vt:i4>5</vt:i4>
      </vt:variant>
      <vt:variant>
        <vt:lpwstr>https://zhaw.sharepoint.com/sites/PAMTD/Freigegebene Dokumente/General/PA_MTD.docx</vt:lpwstr>
      </vt:variant>
      <vt:variant>
        <vt:lpwstr>_Toc59002581</vt:lpwstr>
      </vt:variant>
      <vt:variant>
        <vt:i4>1245204</vt:i4>
      </vt:variant>
      <vt:variant>
        <vt:i4>1112</vt:i4>
      </vt:variant>
      <vt:variant>
        <vt:i4>0</vt:i4>
      </vt:variant>
      <vt:variant>
        <vt:i4>5</vt:i4>
      </vt:variant>
      <vt:variant>
        <vt:lpwstr>https://zhaw.sharepoint.com/sites/PAMTD/Freigegebene Dokumente/General/PA_MTD.docx</vt:lpwstr>
      </vt:variant>
      <vt:variant>
        <vt:lpwstr>_Toc59002580</vt:lpwstr>
      </vt:variant>
      <vt:variant>
        <vt:i4>2031677</vt:i4>
      </vt:variant>
      <vt:variant>
        <vt:i4>404</vt:i4>
      </vt:variant>
      <vt:variant>
        <vt:i4>0</vt:i4>
      </vt:variant>
      <vt:variant>
        <vt:i4>5</vt:i4>
      </vt:variant>
      <vt:variant>
        <vt:lpwstr/>
      </vt:variant>
      <vt:variant>
        <vt:lpwstr>_Toc59179701</vt:lpwstr>
      </vt:variant>
      <vt:variant>
        <vt:i4>1441844</vt:i4>
      </vt:variant>
      <vt:variant>
        <vt:i4>398</vt:i4>
      </vt:variant>
      <vt:variant>
        <vt:i4>0</vt:i4>
      </vt:variant>
      <vt:variant>
        <vt:i4>5</vt:i4>
      </vt:variant>
      <vt:variant>
        <vt:lpwstr/>
      </vt:variant>
      <vt:variant>
        <vt:lpwstr>_Toc59179699</vt:lpwstr>
      </vt:variant>
      <vt:variant>
        <vt:i4>1507380</vt:i4>
      </vt:variant>
      <vt:variant>
        <vt:i4>392</vt:i4>
      </vt:variant>
      <vt:variant>
        <vt:i4>0</vt:i4>
      </vt:variant>
      <vt:variant>
        <vt:i4>5</vt:i4>
      </vt:variant>
      <vt:variant>
        <vt:lpwstr/>
      </vt:variant>
      <vt:variant>
        <vt:lpwstr>_Toc59179698</vt:lpwstr>
      </vt:variant>
      <vt:variant>
        <vt:i4>1572916</vt:i4>
      </vt:variant>
      <vt:variant>
        <vt:i4>386</vt:i4>
      </vt:variant>
      <vt:variant>
        <vt:i4>0</vt:i4>
      </vt:variant>
      <vt:variant>
        <vt:i4>5</vt:i4>
      </vt:variant>
      <vt:variant>
        <vt:lpwstr/>
      </vt:variant>
      <vt:variant>
        <vt:lpwstr>_Toc59179697</vt:lpwstr>
      </vt:variant>
      <vt:variant>
        <vt:i4>1638452</vt:i4>
      </vt:variant>
      <vt:variant>
        <vt:i4>380</vt:i4>
      </vt:variant>
      <vt:variant>
        <vt:i4>0</vt:i4>
      </vt:variant>
      <vt:variant>
        <vt:i4>5</vt:i4>
      </vt:variant>
      <vt:variant>
        <vt:lpwstr/>
      </vt:variant>
      <vt:variant>
        <vt:lpwstr>_Toc59179696</vt:lpwstr>
      </vt:variant>
      <vt:variant>
        <vt:i4>1703988</vt:i4>
      </vt:variant>
      <vt:variant>
        <vt:i4>374</vt:i4>
      </vt:variant>
      <vt:variant>
        <vt:i4>0</vt:i4>
      </vt:variant>
      <vt:variant>
        <vt:i4>5</vt:i4>
      </vt:variant>
      <vt:variant>
        <vt:lpwstr/>
      </vt:variant>
      <vt:variant>
        <vt:lpwstr>_Toc59179695</vt:lpwstr>
      </vt:variant>
      <vt:variant>
        <vt:i4>1835060</vt:i4>
      </vt:variant>
      <vt:variant>
        <vt:i4>368</vt:i4>
      </vt:variant>
      <vt:variant>
        <vt:i4>0</vt:i4>
      </vt:variant>
      <vt:variant>
        <vt:i4>5</vt:i4>
      </vt:variant>
      <vt:variant>
        <vt:lpwstr/>
      </vt:variant>
      <vt:variant>
        <vt:lpwstr>_Toc59179693</vt:lpwstr>
      </vt:variant>
      <vt:variant>
        <vt:i4>1900596</vt:i4>
      </vt:variant>
      <vt:variant>
        <vt:i4>362</vt:i4>
      </vt:variant>
      <vt:variant>
        <vt:i4>0</vt:i4>
      </vt:variant>
      <vt:variant>
        <vt:i4>5</vt:i4>
      </vt:variant>
      <vt:variant>
        <vt:lpwstr/>
      </vt:variant>
      <vt:variant>
        <vt:lpwstr>_Toc59179692</vt:lpwstr>
      </vt:variant>
      <vt:variant>
        <vt:i4>1966132</vt:i4>
      </vt:variant>
      <vt:variant>
        <vt:i4>356</vt:i4>
      </vt:variant>
      <vt:variant>
        <vt:i4>0</vt:i4>
      </vt:variant>
      <vt:variant>
        <vt:i4>5</vt:i4>
      </vt:variant>
      <vt:variant>
        <vt:lpwstr/>
      </vt:variant>
      <vt:variant>
        <vt:lpwstr>_Toc59179691</vt:lpwstr>
      </vt:variant>
      <vt:variant>
        <vt:i4>2031668</vt:i4>
      </vt:variant>
      <vt:variant>
        <vt:i4>350</vt:i4>
      </vt:variant>
      <vt:variant>
        <vt:i4>0</vt:i4>
      </vt:variant>
      <vt:variant>
        <vt:i4>5</vt:i4>
      </vt:variant>
      <vt:variant>
        <vt:lpwstr/>
      </vt:variant>
      <vt:variant>
        <vt:lpwstr>_Toc59179690</vt:lpwstr>
      </vt:variant>
      <vt:variant>
        <vt:i4>1441845</vt:i4>
      </vt:variant>
      <vt:variant>
        <vt:i4>344</vt:i4>
      </vt:variant>
      <vt:variant>
        <vt:i4>0</vt:i4>
      </vt:variant>
      <vt:variant>
        <vt:i4>5</vt:i4>
      </vt:variant>
      <vt:variant>
        <vt:lpwstr/>
      </vt:variant>
      <vt:variant>
        <vt:lpwstr>_Toc59179689</vt:lpwstr>
      </vt:variant>
      <vt:variant>
        <vt:i4>1638453</vt:i4>
      </vt:variant>
      <vt:variant>
        <vt:i4>338</vt:i4>
      </vt:variant>
      <vt:variant>
        <vt:i4>0</vt:i4>
      </vt:variant>
      <vt:variant>
        <vt:i4>5</vt:i4>
      </vt:variant>
      <vt:variant>
        <vt:lpwstr/>
      </vt:variant>
      <vt:variant>
        <vt:lpwstr>_Toc59179686</vt:lpwstr>
      </vt:variant>
      <vt:variant>
        <vt:i4>1703989</vt:i4>
      </vt:variant>
      <vt:variant>
        <vt:i4>332</vt:i4>
      </vt:variant>
      <vt:variant>
        <vt:i4>0</vt:i4>
      </vt:variant>
      <vt:variant>
        <vt:i4>5</vt:i4>
      </vt:variant>
      <vt:variant>
        <vt:lpwstr/>
      </vt:variant>
      <vt:variant>
        <vt:lpwstr>_Toc59179685</vt:lpwstr>
      </vt:variant>
      <vt:variant>
        <vt:i4>1769525</vt:i4>
      </vt:variant>
      <vt:variant>
        <vt:i4>326</vt:i4>
      </vt:variant>
      <vt:variant>
        <vt:i4>0</vt:i4>
      </vt:variant>
      <vt:variant>
        <vt:i4>5</vt:i4>
      </vt:variant>
      <vt:variant>
        <vt:lpwstr/>
      </vt:variant>
      <vt:variant>
        <vt:lpwstr>_Toc59179684</vt:lpwstr>
      </vt:variant>
      <vt:variant>
        <vt:i4>1835061</vt:i4>
      </vt:variant>
      <vt:variant>
        <vt:i4>320</vt:i4>
      </vt:variant>
      <vt:variant>
        <vt:i4>0</vt:i4>
      </vt:variant>
      <vt:variant>
        <vt:i4>5</vt:i4>
      </vt:variant>
      <vt:variant>
        <vt:lpwstr/>
      </vt:variant>
      <vt:variant>
        <vt:lpwstr>_Toc59179683</vt:lpwstr>
      </vt:variant>
      <vt:variant>
        <vt:i4>1900597</vt:i4>
      </vt:variant>
      <vt:variant>
        <vt:i4>314</vt:i4>
      </vt:variant>
      <vt:variant>
        <vt:i4>0</vt:i4>
      </vt:variant>
      <vt:variant>
        <vt:i4>5</vt:i4>
      </vt:variant>
      <vt:variant>
        <vt:lpwstr/>
      </vt:variant>
      <vt:variant>
        <vt:lpwstr>_Toc59179682</vt:lpwstr>
      </vt:variant>
      <vt:variant>
        <vt:i4>1966133</vt:i4>
      </vt:variant>
      <vt:variant>
        <vt:i4>308</vt:i4>
      </vt:variant>
      <vt:variant>
        <vt:i4>0</vt:i4>
      </vt:variant>
      <vt:variant>
        <vt:i4>5</vt:i4>
      </vt:variant>
      <vt:variant>
        <vt:lpwstr/>
      </vt:variant>
      <vt:variant>
        <vt:lpwstr>_Toc59179681</vt:lpwstr>
      </vt:variant>
      <vt:variant>
        <vt:i4>2031669</vt:i4>
      </vt:variant>
      <vt:variant>
        <vt:i4>302</vt:i4>
      </vt:variant>
      <vt:variant>
        <vt:i4>0</vt:i4>
      </vt:variant>
      <vt:variant>
        <vt:i4>5</vt:i4>
      </vt:variant>
      <vt:variant>
        <vt:lpwstr/>
      </vt:variant>
      <vt:variant>
        <vt:lpwstr>_Toc59179680</vt:lpwstr>
      </vt:variant>
      <vt:variant>
        <vt:i4>1441850</vt:i4>
      </vt:variant>
      <vt:variant>
        <vt:i4>296</vt:i4>
      </vt:variant>
      <vt:variant>
        <vt:i4>0</vt:i4>
      </vt:variant>
      <vt:variant>
        <vt:i4>5</vt:i4>
      </vt:variant>
      <vt:variant>
        <vt:lpwstr/>
      </vt:variant>
      <vt:variant>
        <vt:lpwstr>_Toc59179679</vt:lpwstr>
      </vt:variant>
      <vt:variant>
        <vt:i4>1507386</vt:i4>
      </vt:variant>
      <vt:variant>
        <vt:i4>290</vt:i4>
      </vt:variant>
      <vt:variant>
        <vt:i4>0</vt:i4>
      </vt:variant>
      <vt:variant>
        <vt:i4>5</vt:i4>
      </vt:variant>
      <vt:variant>
        <vt:lpwstr/>
      </vt:variant>
      <vt:variant>
        <vt:lpwstr>_Toc59179678</vt:lpwstr>
      </vt:variant>
      <vt:variant>
        <vt:i4>1572922</vt:i4>
      </vt:variant>
      <vt:variant>
        <vt:i4>284</vt:i4>
      </vt:variant>
      <vt:variant>
        <vt:i4>0</vt:i4>
      </vt:variant>
      <vt:variant>
        <vt:i4>5</vt:i4>
      </vt:variant>
      <vt:variant>
        <vt:lpwstr/>
      </vt:variant>
      <vt:variant>
        <vt:lpwstr>_Toc59179677</vt:lpwstr>
      </vt:variant>
      <vt:variant>
        <vt:i4>1638458</vt:i4>
      </vt:variant>
      <vt:variant>
        <vt:i4>278</vt:i4>
      </vt:variant>
      <vt:variant>
        <vt:i4>0</vt:i4>
      </vt:variant>
      <vt:variant>
        <vt:i4>5</vt:i4>
      </vt:variant>
      <vt:variant>
        <vt:lpwstr/>
      </vt:variant>
      <vt:variant>
        <vt:lpwstr>_Toc59179676</vt:lpwstr>
      </vt:variant>
      <vt:variant>
        <vt:i4>1703994</vt:i4>
      </vt:variant>
      <vt:variant>
        <vt:i4>272</vt:i4>
      </vt:variant>
      <vt:variant>
        <vt:i4>0</vt:i4>
      </vt:variant>
      <vt:variant>
        <vt:i4>5</vt:i4>
      </vt:variant>
      <vt:variant>
        <vt:lpwstr/>
      </vt:variant>
      <vt:variant>
        <vt:lpwstr>_Toc59179675</vt:lpwstr>
      </vt:variant>
      <vt:variant>
        <vt:i4>1769530</vt:i4>
      </vt:variant>
      <vt:variant>
        <vt:i4>266</vt:i4>
      </vt:variant>
      <vt:variant>
        <vt:i4>0</vt:i4>
      </vt:variant>
      <vt:variant>
        <vt:i4>5</vt:i4>
      </vt:variant>
      <vt:variant>
        <vt:lpwstr/>
      </vt:variant>
      <vt:variant>
        <vt:lpwstr>_Toc59179674</vt:lpwstr>
      </vt:variant>
      <vt:variant>
        <vt:i4>1835066</vt:i4>
      </vt:variant>
      <vt:variant>
        <vt:i4>260</vt:i4>
      </vt:variant>
      <vt:variant>
        <vt:i4>0</vt:i4>
      </vt:variant>
      <vt:variant>
        <vt:i4>5</vt:i4>
      </vt:variant>
      <vt:variant>
        <vt:lpwstr/>
      </vt:variant>
      <vt:variant>
        <vt:lpwstr>_Toc59179673</vt:lpwstr>
      </vt:variant>
      <vt:variant>
        <vt:i4>1900602</vt:i4>
      </vt:variant>
      <vt:variant>
        <vt:i4>254</vt:i4>
      </vt:variant>
      <vt:variant>
        <vt:i4>0</vt:i4>
      </vt:variant>
      <vt:variant>
        <vt:i4>5</vt:i4>
      </vt:variant>
      <vt:variant>
        <vt:lpwstr/>
      </vt:variant>
      <vt:variant>
        <vt:lpwstr>_Toc59179672</vt:lpwstr>
      </vt:variant>
      <vt:variant>
        <vt:i4>2031674</vt:i4>
      </vt:variant>
      <vt:variant>
        <vt:i4>248</vt:i4>
      </vt:variant>
      <vt:variant>
        <vt:i4>0</vt:i4>
      </vt:variant>
      <vt:variant>
        <vt:i4>5</vt:i4>
      </vt:variant>
      <vt:variant>
        <vt:lpwstr/>
      </vt:variant>
      <vt:variant>
        <vt:lpwstr>_Toc59179670</vt:lpwstr>
      </vt:variant>
      <vt:variant>
        <vt:i4>1441851</vt:i4>
      </vt:variant>
      <vt:variant>
        <vt:i4>242</vt:i4>
      </vt:variant>
      <vt:variant>
        <vt:i4>0</vt:i4>
      </vt:variant>
      <vt:variant>
        <vt:i4>5</vt:i4>
      </vt:variant>
      <vt:variant>
        <vt:lpwstr/>
      </vt:variant>
      <vt:variant>
        <vt:lpwstr>_Toc59179669</vt:lpwstr>
      </vt:variant>
      <vt:variant>
        <vt:i4>1507387</vt:i4>
      </vt:variant>
      <vt:variant>
        <vt:i4>236</vt:i4>
      </vt:variant>
      <vt:variant>
        <vt:i4>0</vt:i4>
      </vt:variant>
      <vt:variant>
        <vt:i4>5</vt:i4>
      </vt:variant>
      <vt:variant>
        <vt:lpwstr/>
      </vt:variant>
      <vt:variant>
        <vt:lpwstr>_Toc59179668</vt:lpwstr>
      </vt:variant>
      <vt:variant>
        <vt:i4>1572923</vt:i4>
      </vt:variant>
      <vt:variant>
        <vt:i4>230</vt:i4>
      </vt:variant>
      <vt:variant>
        <vt:i4>0</vt:i4>
      </vt:variant>
      <vt:variant>
        <vt:i4>5</vt:i4>
      </vt:variant>
      <vt:variant>
        <vt:lpwstr/>
      </vt:variant>
      <vt:variant>
        <vt:lpwstr>_Toc59179667</vt:lpwstr>
      </vt:variant>
      <vt:variant>
        <vt:i4>1638459</vt:i4>
      </vt:variant>
      <vt:variant>
        <vt:i4>224</vt:i4>
      </vt:variant>
      <vt:variant>
        <vt:i4>0</vt:i4>
      </vt:variant>
      <vt:variant>
        <vt:i4>5</vt:i4>
      </vt:variant>
      <vt:variant>
        <vt:lpwstr/>
      </vt:variant>
      <vt:variant>
        <vt:lpwstr>_Toc59179666</vt:lpwstr>
      </vt:variant>
      <vt:variant>
        <vt:i4>1703995</vt:i4>
      </vt:variant>
      <vt:variant>
        <vt:i4>218</vt:i4>
      </vt:variant>
      <vt:variant>
        <vt:i4>0</vt:i4>
      </vt:variant>
      <vt:variant>
        <vt:i4>5</vt:i4>
      </vt:variant>
      <vt:variant>
        <vt:lpwstr/>
      </vt:variant>
      <vt:variant>
        <vt:lpwstr>_Toc59179665</vt:lpwstr>
      </vt:variant>
      <vt:variant>
        <vt:i4>1769531</vt:i4>
      </vt:variant>
      <vt:variant>
        <vt:i4>212</vt:i4>
      </vt:variant>
      <vt:variant>
        <vt:i4>0</vt:i4>
      </vt:variant>
      <vt:variant>
        <vt:i4>5</vt:i4>
      </vt:variant>
      <vt:variant>
        <vt:lpwstr/>
      </vt:variant>
      <vt:variant>
        <vt:lpwstr>_Toc59179664</vt:lpwstr>
      </vt:variant>
      <vt:variant>
        <vt:i4>1835067</vt:i4>
      </vt:variant>
      <vt:variant>
        <vt:i4>206</vt:i4>
      </vt:variant>
      <vt:variant>
        <vt:i4>0</vt:i4>
      </vt:variant>
      <vt:variant>
        <vt:i4>5</vt:i4>
      </vt:variant>
      <vt:variant>
        <vt:lpwstr/>
      </vt:variant>
      <vt:variant>
        <vt:lpwstr>_Toc59179663</vt:lpwstr>
      </vt:variant>
      <vt:variant>
        <vt:i4>1900603</vt:i4>
      </vt:variant>
      <vt:variant>
        <vt:i4>200</vt:i4>
      </vt:variant>
      <vt:variant>
        <vt:i4>0</vt:i4>
      </vt:variant>
      <vt:variant>
        <vt:i4>5</vt:i4>
      </vt:variant>
      <vt:variant>
        <vt:lpwstr/>
      </vt:variant>
      <vt:variant>
        <vt:lpwstr>_Toc59179662</vt:lpwstr>
      </vt:variant>
      <vt:variant>
        <vt:i4>1966139</vt:i4>
      </vt:variant>
      <vt:variant>
        <vt:i4>194</vt:i4>
      </vt:variant>
      <vt:variant>
        <vt:i4>0</vt:i4>
      </vt:variant>
      <vt:variant>
        <vt:i4>5</vt:i4>
      </vt:variant>
      <vt:variant>
        <vt:lpwstr/>
      </vt:variant>
      <vt:variant>
        <vt:lpwstr>_Toc59179661</vt:lpwstr>
      </vt:variant>
      <vt:variant>
        <vt:i4>2031675</vt:i4>
      </vt:variant>
      <vt:variant>
        <vt:i4>188</vt:i4>
      </vt:variant>
      <vt:variant>
        <vt:i4>0</vt:i4>
      </vt:variant>
      <vt:variant>
        <vt:i4>5</vt:i4>
      </vt:variant>
      <vt:variant>
        <vt:lpwstr/>
      </vt:variant>
      <vt:variant>
        <vt:lpwstr>_Toc59179660</vt:lpwstr>
      </vt:variant>
      <vt:variant>
        <vt:i4>1441848</vt:i4>
      </vt:variant>
      <vt:variant>
        <vt:i4>182</vt:i4>
      </vt:variant>
      <vt:variant>
        <vt:i4>0</vt:i4>
      </vt:variant>
      <vt:variant>
        <vt:i4>5</vt:i4>
      </vt:variant>
      <vt:variant>
        <vt:lpwstr/>
      </vt:variant>
      <vt:variant>
        <vt:lpwstr>_Toc59179659</vt:lpwstr>
      </vt:variant>
      <vt:variant>
        <vt:i4>1507384</vt:i4>
      </vt:variant>
      <vt:variant>
        <vt:i4>176</vt:i4>
      </vt:variant>
      <vt:variant>
        <vt:i4>0</vt:i4>
      </vt:variant>
      <vt:variant>
        <vt:i4>5</vt:i4>
      </vt:variant>
      <vt:variant>
        <vt:lpwstr/>
      </vt:variant>
      <vt:variant>
        <vt:lpwstr>_Toc59179658</vt:lpwstr>
      </vt:variant>
      <vt:variant>
        <vt:i4>1572920</vt:i4>
      </vt:variant>
      <vt:variant>
        <vt:i4>170</vt:i4>
      </vt:variant>
      <vt:variant>
        <vt:i4>0</vt:i4>
      </vt:variant>
      <vt:variant>
        <vt:i4>5</vt:i4>
      </vt:variant>
      <vt:variant>
        <vt:lpwstr/>
      </vt:variant>
      <vt:variant>
        <vt:lpwstr>_Toc59179657</vt:lpwstr>
      </vt:variant>
      <vt:variant>
        <vt:i4>1638456</vt:i4>
      </vt:variant>
      <vt:variant>
        <vt:i4>164</vt:i4>
      </vt:variant>
      <vt:variant>
        <vt:i4>0</vt:i4>
      </vt:variant>
      <vt:variant>
        <vt:i4>5</vt:i4>
      </vt:variant>
      <vt:variant>
        <vt:lpwstr/>
      </vt:variant>
      <vt:variant>
        <vt:lpwstr>_Toc59179656</vt:lpwstr>
      </vt:variant>
      <vt:variant>
        <vt:i4>1703992</vt:i4>
      </vt:variant>
      <vt:variant>
        <vt:i4>158</vt:i4>
      </vt:variant>
      <vt:variant>
        <vt:i4>0</vt:i4>
      </vt:variant>
      <vt:variant>
        <vt:i4>5</vt:i4>
      </vt:variant>
      <vt:variant>
        <vt:lpwstr/>
      </vt:variant>
      <vt:variant>
        <vt:lpwstr>_Toc59179655</vt:lpwstr>
      </vt:variant>
      <vt:variant>
        <vt:i4>1769528</vt:i4>
      </vt:variant>
      <vt:variant>
        <vt:i4>152</vt:i4>
      </vt:variant>
      <vt:variant>
        <vt:i4>0</vt:i4>
      </vt:variant>
      <vt:variant>
        <vt:i4>5</vt:i4>
      </vt:variant>
      <vt:variant>
        <vt:lpwstr/>
      </vt:variant>
      <vt:variant>
        <vt:lpwstr>_Toc59179654</vt:lpwstr>
      </vt:variant>
      <vt:variant>
        <vt:i4>1835064</vt:i4>
      </vt:variant>
      <vt:variant>
        <vt:i4>146</vt:i4>
      </vt:variant>
      <vt:variant>
        <vt:i4>0</vt:i4>
      </vt:variant>
      <vt:variant>
        <vt:i4>5</vt:i4>
      </vt:variant>
      <vt:variant>
        <vt:lpwstr/>
      </vt:variant>
      <vt:variant>
        <vt:lpwstr>_Toc59179653</vt:lpwstr>
      </vt:variant>
      <vt:variant>
        <vt:i4>1900600</vt:i4>
      </vt:variant>
      <vt:variant>
        <vt:i4>140</vt:i4>
      </vt:variant>
      <vt:variant>
        <vt:i4>0</vt:i4>
      </vt:variant>
      <vt:variant>
        <vt:i4>5</vt:i4>
      </vt:variant>
      <vt:variant>
        <vt:lpwstr/>
      </vt:variant>
      <vt:variant>
        <vt:lpwstr>_Toc59179652</vt:lpwstr>
      </vt:variant>
      <vt:variant>
        <vt:i4>1966136</vt:i4>
      </vt:variant>
      <vt:variant>
        <vt:i4>134</vt:i4>
      </vt:variant>
      <vt:variant>
        <vt:i4>0</vt:i4>
      </vt:variant>
      <vt:variant>
        <vt:i4>5</vt:i4>
      </vt:variant>
      <vt:variant>
        <vt:lpwstr/>
      </vt:variant>
      <vt:variant>
        <vt:lpwstr>_Toc59179651</vt:lpwstr>
      </vt:variant>
      <vt:variant>
        <vt:i4>2031672</vt:i4>
      </vt:variant>
      <vt:variant>
        <vt:i4>128</vt:i4>
      </vt:variant>
      <vt:variant>
        <vt:i4>0</vt:i4>
      </vt:variant>
      <vt:variant>
        <vt:i4>5</vt:i4>
      </vt:variant>
      <vt:variant>
        <vt:lpwstr/>
      </vt:variant>
      <vt:variant>
        <vt:lpwstr>_Toc59179650</vt:lpwstr>
      </vt:variant>
      <vt:variant>
        <vt:i4>1441849</vt:i4>
      </vt:variant>
      <vt:variant>
        <vt:i4>122</vt:i4>
      </vt:variant>
      <vt:variant>
        <vt:i4>0</vt:i4>
      </vt:variant>
      <vt:variant>
        <vt:i4>5</vt:i4>
      </vt:variant>
      <vt:variant>
        <vt:lpwstr/>
      </vt:variant>
      <vt:variant>
        <vt:lpwstr>_Toc59179649</vt:lpwstr>
      </vt:variant>
      <vt:variant>
        <vt:i4>1507385</vt:i4>
      </vt:variant>
      <vt:variant>
        <vt:i4>116</vt:i4>
      </vt:variant>
      <vt:variant>
        <vt:i4>0</vt:i4>
      </vt:variant>
      <vt:variant>
        <vt:i4>5</vt:i4>
      </vt:variant>
      <vt:variant>
        <vt:lpwstr/>
      </vt:variant>
      <vt:variant>
        <vt:lpwstr>_Toc59179648</vt:lpwstr>
      </vt:variant>
      <vt:variant>
        <vt:i4>1572921</vt:i4>
      </vt:variant>
      <vt:variant>
        <vt:i4>110</vt:i4>
      </vt:variant>
      <vt:variant>
        <vt:i4>0</vt:i4>
      </vt:variant>
      <vt:variant>
        <vt:i4>5</vt:i4>
      </vt:variant>
      <vt:variant>
        <vt:lpwstr/>
      </vt:variant>
      <vt:variant>
        <vt:lpwstr>_Toc59179647</vt:lpwstr>
      </vt:variant>
      <vt:variant>
        <vt:i4>1638457</vt:i4>
      </vt:variant>
      <vt:variant>
        <vt:i4>104</vt:i4>
      </vt:variant>
      <vt:variant>
        <vt:i4>0</vt:i4>
      </vt:variant>
      <vt:variant>
        <vt:i4>5</vt:i4>
      </vt:variant>
      <vt:variant>
        <vt:lpwstr/>
      </vt:variant>
      <vt:variant>
        <vt:lpwstr>_Toc59179646</vt:lpwstr>
      </vt:variant>
      <vt:variant>
        <vt:i4>1703993</vt:i4>
      </vt:variant>
      <vt:variant>
        <vt:i4>98</vt:i4>
      </vt:variant>
      <vt:variant>
        <vt:i4>0</vt:i4>
      </vt:variant>
      <vt:variant>
        <vt:i4>5</vt:i4>
      </vt:variant>
      <vt:variant>
        <vt:lpwstr/>
      </vt:variant>
      <vt:variant>
        <vt:lpwstr>_Toc59179645</vt:lpwstr>
      </vt:variant>
      <vt:variant>
        <vt:i4>1769529</vt:i4>
      </vt:variant>
      <vt:variant>
        <vt:i4>92</vt:i4>
      </vt:variant>
      <vt:variant>
        <vt:i4>0</vt:i4>
      </vt:variant>
      <vt:variant>
        <vt:i4>5</vt:i4>
      </vt:variant>
      <vt:variant>
        <vt:lpwstr/>
      </vt:variant>
      <vt:variant>
        <vt:lpwstr>_Toc59179644</vt:lpwstr>
      </vt:variant>
      <vt:variant>
        <vt:i4>1835065</vt:i4>
      </vt:variant>
      <vt:variant>
        <vt:i4>86</vt:i4>
      </vt:variant>
      <vt:variant>
        <vt:i4>0</vt:i4>
      </vt:variant>
      <vt:variant>
        <vt:i4>5</vt:i4>
      </vt:variant>
      <vt:variant>
        <vt:lpwstr/>
      </vt:variant>
      <vt:variant>
        <vt:lpwstr>_Toc59179643</vt:lpwstr>
      </vt:variant>
      <vt:variant>
        <vt:i4>1900601</vt:i4>
      </vt:variant>
      <vt:variant>
        <vt:i4>80</vt:i4>
      </vt:variant>
      <vt:variant>
        <vt:i4>0</vt:i4>
      </vt:variant>
      <vt:variant>
        <vt:i4>5</vt:i4>
      </vt:variant>
      <vt:variant>
        <vt:lpwstr/>
      </vt:variant>
      <vt:variant>
        <vt:lpwstr>_Toc59179642</vt:lpwstr>
      </vt:variant>
      <vt:variant>
        <vt:i4>1966137</vt:i4>
      </vt:variant>
      <vt:variant>
        <vt:i4>74</vt:i4>
      </vt:variant>
      <vt:variant>
        <vt:i4>0</vt:i4>
      </vt:variant>
      <vt:variant>
        <vt:i4>5</vt:i4>
      </vt:variant>
      <vt:variant>
        <vt:lpwstr/>
      </vt:variant>
      <vt:variant>
        <vt:lpwstr>_Toc59179641</vt:lpwstr>
      </vt:variant>
      <vt:variant>
        <vt:i4>2031673</vt:i4>
      </vt:variant>
      <vt:variant>
        <vt:i4>68</vt:i4>
      </vt:variant>
      <vt:variant>
        <vt:i4>0</vt:i4>
      </vt:variant>
      <vt:variant>
        <vt:i4>5</vt:i4>
      </vt:variant>
      <vt:variant>
        <vt:lpwstr/>
      </vt:variant>
      <vt:variant>
        <vt:lpwstr>_Toc59179640</vt:lpwstr>
      </vt:variant>
      <vt:variant>
        <vt:i4>1441854</vt:i4>
      </vt:variant>
      <vt:variant>
        <vt:i4>62</vt:i4>
      </vt:variant>
      <vt:variant>
        <vt:i4>0</vt:i4>
      </vt:variant>
      <vt:variant>
        <vt:i4>5</vt:i4>
      </vt:variant>
      <vt:variant>
        <vt:lpwstr/>
      </vt:variant>
      <vt:variant>
        <vt:lpwstr>_Toc59179639</vt:lpwstr>
      </vt:variant>
      <vt:variant>
        <vt:i4>1507390</vt:i4>
      </vt:variant>
      <vt:variant>
        <vt:i4>56</vt:i4>
      </vt:variant>
      <vt:variant>
        <vt:i4>0</vt:i4>
      </vt:variant>
      <vt:variant>
        <vt:i4>5</vt:i4>
      </vt:variant>
      <vt:variant>
        <vt:lpwstr/>
      </vt:variant>
      <vt:variant>
        <vt:lpwstr>_Toc59179638</vt:lpwstr>
      </vt:variant>
      <vt:variant>
        <vt:i4>1572926</vt:i4>
      </vt:variant>
      <vt:variant>
        <vt:i4>50</vt:i4>
      </vt:variant>
      <vt:variant>
        <vt:i4>0</vt:i4>
      </vt:variant>
      <vt:variant>
        <vt:i4>5</vt:i4>
      </vt:variant>
      <vt:variant>
        <vt:lpwstr/>
      </vt:variant>
      <vt:variant>
        <vt:lpwstr>_Toc59179637</vt:lpwstr>
      </vt:variant>
      <vt:variant>
        <vt:i4>1638462</vt:i4>
      </vt:variant>
      <vt:variant>
        <vt:i4>44</vt:i4>
      </vt:variant>
      <vt:variant>
        <vt:i4>0</vt:i4>
      </vt:variant>
      <vt:variant>
        <vt:i4>5</vt:i4>
      </vt:variant>
      <vt:variant>
        <vt:lpwstr/>
      </vt:variant>
      <vt:variant>
        <vt:lpwstr>_Toc59179636</vt:lpwstr>
      </vt:variant>
      <vt:variant>
        <vt:i4>1703998</vt:i4>
      </vt:variant>
      <vt:variant>
        <vt:i4>38</vt:i4>
      </vt:variant>
      <vt:variant>
        <vt:i4>0</vt:i4>
      </vt:variant>
      <vt:variant>
        <vt:i4>5</vt:i4>
      </vt:variant>
      <vt:variant>
        <vt:lpwstr/>
      </vt:variant>
      <vt:variant>
        <vt:lpwstr>_Toc59179635</vt:lpwstr>
      </vt:variant>
      <vt:variant>
        <vt:i4>1769534</vt:i4>
      </vt:variant>
      <vt:variant>
        <vt:i4>32</vt:i4>
      </vt:variant>
      <vt:variant>
        <vt:i4>0</vt:i4>
      </vt:variant>
      <vt:variant>
        <vt:i4>5</vt:i4>
      </vt:variant>
      <vt:variant>
        <vt:lpwstr/>
      </vt:variant>
      <vt:variant>
        <vt:lpwstr>_Toc59179634</vt:lpwstr>
      </vt:variant>
      <vt:variant>
        <vt:i4>1835070</vt:i4>
      </vt:variant>
      <vt:variant>
        <vt:i4>26</vt:i4>
      </vt:variant>
      <vt:variant>
        <vt:i4>0</vt:i4>
      </vt:variant>
      <vt:variant>
        <vt:i4>5</vt:i4>
      </vt:variant>
      <vt:variant>
        <vt:lpwstr/>
      </vt:variant>
      <vt:variant>
        <vt:lpwstr>_Toc59179633</vt:lpwstr>
      </vt:variant>
      <vt:variant>
        <vt:i4>1900606</vt:i4>
      </vt:variant>
      <vt:variant>
        <vt:i4>20</vt:i4>
      </vt:variant>
      <vt:variant>
        <vt:i4>0</vt:i4>
      </vt:variant>
      <vt:variant>
        <vt:i4>5</vt:i4>
      </vt:variant>
      <vt:variant>
        <vt:lpwstr/>
      </vt:variant>
      <vt:variant>
        <vt:lpwstr>_Toc59179632</vt:lpwstr>
      </vt:variant>
      <vt:variant>
        <vt:i4>1966142</vt:i4>
      </vt:variant>
      <vt:variant>
        <vt:i4>14</vt:i4>
      </vt:variant>
      <vt:variant>
        <vt:i4>0</vt:i4>
      </vt:variant>
      <vt:variant>
        <vt:i4>5</vt:i4>
      </vt:variant>
      <vt:variant>
        <vt:lpwstr/>
      </vt:variant>
      <vt:variant>
        <vt:lpwstr>_Toc59179631</vt:lpwstr>
      </vt:variant>
      <vt:variant>
        <vt:i4>2031678</vt:i4>
      </vt:variant>
      <vt:variant>
        <vt:i4>8</vt:i4>
      </vt:variant>
      <vt:variant>
        <vt:i4>0</vt:i4>
      </vt:variant>
      <vt:variant>
        <vt:i4>5</vt:i4>
      </vt:variant>
      <vt:variant>
        <vt:lpwstr/>
      </vt:variant>
      <vt:variant>
        <vt:lpwstr>_Toc59179630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Projektarbeit</dc:title>
  <dc:subject>Moving Target Defense</dc:subject>
  <dc:creator>Cailleret Levi (cailllev)</dc:creator>
  <cp:keywords/>
  <dc:description/>
  <cp:lastModifiedBy>Cailleret Levi (cailllev)</cp:lastModifiedBy>
  <cp:revision>4037</cp:revision>
  <cp:lastPrinted>2020-12-18T10:13:00Z</cp:lastPrinted>
  <dcterms:created xsi:type="dcterms:W3CDTF">2020-09-30T18:23:00Z</dcterms:created>
  <dcterms:modified xsi:type="dcterms:W3CDTF">2020-12-19T19:06:00Z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0x0101001F0CDA1EA804C64884D168FB83C7C7D2</vt:lpwstr>
  </property>
  <property fmtid="{D5CDD505-2E9C-101B-9397-08002B2CF9AE}" pid="3" name="ZOTERO_PREF_1">
    <vt:lpwstr>&lt;data data-version="3" zotero-version="5.0.93"&gt;&lt;session id="qLaPHpHQ"/&gt;&lt;style id="http://www.zotero.org/styles/ieee" locale="de-DE" hasBibliography="1" bibliographyStyleHasBeenSet="1"/&gt;&lt;prefs&gt;&lt;pref name="fieldType" value="Field"/&gt;&lt;/prefs&gt;&lt;/data&gt;</vt:lpwstr>
  </property>
</Properties>
</file>